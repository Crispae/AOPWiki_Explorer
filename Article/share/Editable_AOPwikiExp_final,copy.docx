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6589D" w14:textId="49EB774B" w:rsidR="00576346" w:rsidRPr="006F0067" w:rsidRDefault="006E6DE5" w:rsidP="006E6DE5">
      <w:pPr>
        <w:pStyle w:val="Heading1"/>
        <w:jc w:val="center"/>
      </w:pPr>
      <w:bookmarkStart w:id="0" w:name="_Hlk146791190"/>
      <w:r w:rsidRPr="006F0067">
        <w:t xml:space="preserve">Integrating Graph and Large Language </w:t>
      </w:r>
      <w:r>
        <w:t>Model</w:t>
      </w:r>
      <w:ins w:id="1" w:author="l.slater.1@bham.ac.uk" w:date="2023-10-12T12:41:00Z">
        <w:r w:rsidR="6647BA4B">
          <w:t>s</w:t>
        </w:r>
      </w:ins>
      <w:r w:rsidRPr="006F0067">
        <w:t xml:space="preserve"> with AOP-Wiki for Contextual and Semantic Parsing of</w:t>
      </w:r>
      <w:r w:rsidR="009F6D84" w:rsidRPr="006F0067">
        <w:t xml:space="preserve"> Adverse Outcome Pathway Information</w:t>
      </w:r>
    </w:p>
    <w:p w14:paraId="71924C5C" w14:textId="6D097D3B" w:rsidR="006E6DE5" w:rsidRPr="006F0067" w:rsidRDefault="006E6DE5" w:rsidP="00203C14">
      <w:pPr>
        <w:ind w:left="2160"/>
      </w:pPr>
      <w:r w:rsidRPr="006F0067">
        <w:t>Saurav Kumar</w:t>
      </w:r>
      <w:r w:rsidRPr="006F0067">
        <w:rPr>
          <w:vertAlign w:val="superscript"/>
        </w:rPr>
        <w:t>1</w:t>
      </w:r>
      <w:r w:rsidRPr="006F0067">
        <w:t>, Deepika Deepika</w:t>
      </w:r>
      <w:r w:rsidRPr="006F0067">
        <w:rPr>
          <w:vertAlign w:val="superscript"/>
        </w:rPr>
        <w:t>1</w:t>
      </w:r>
      <w:r w:rsidRPr="006F0067">
        <w:t xml:space="preserve">, </w:t>
      </w:r>
      <w:ins w:id="2" w:author="l.slater.1@bham.ac.uk" w:date="2023-10-12T12:31:00Z">
        <w:r w:rsidR="1F75C76D">
          <w:t xml:space="preserve">Luke T Slater³, </w:t>
        </w:r>
      </w:ins>
      <w:r w:rsidRPr="006F0067">
        <w:t>Vikas Kumar</w:t>
      </w:r>
      <w:r w:rsidRPr="006F0067">
        <w:rPr>
          <w:vertAlign w:val="superscript"/>
        </w:rPr>
        <w:t>1,2</w:t>
      </w:r>
      <w:r w:rsidRPr="006F0067">
        <w:t>*</w:t>
      </w:r>
    </w:p>
    <w:p w14:paraId="266180E1" w14:textId="08C1DE31" w:rsidR="00003240" w:rsidRPr="006F0067" w:rsidRDefault="00003240" w:rsidP="00003240">
      <w:pPr>
        <w:spacing w:after="0" w:line="240" w:lineRule="auto"/>
        <w:jc w:val="center"/>
        <w:rPr>
          <w:i/>
          <w:sz w:val="16"/>
          <w:szCs w:val="16"/>
        </w:rPr>
      </w:pPr>
      <w:r w:rsidRPr="006F0067">
        <w:rPr>
          <w:i/>
          <w:sz w:val="16"/>
          <w:szCs w:val="16"/>
          <w:vertAlign w:val="superscript"/>
        </w:rPr>
        <w:t>1</w:t>
      </w:r>
      <w:r w:rsidR="006E6DE5" w:rsidRPr="006F0067">
        <w:rPr>
          <w:i/>
          <w:sz w:val="16"/>
          <w:szCs w:val="16"/>
        </w:rPr>
        <w:t xml:space="preserve">IISPV, Hospital </w:t>
      </w:r>
      <w:proofErr w:type="spellStart"/>
      <w:r w:rsidR="006E6DE5" w:rsidRPr="006F0067">
        <w:rPr>
          <w:i/>
          <w:sz w:val="16"/>
          <w:szCs w:val="16"/>
        </w:rPr>
        <w:t>Universitari</w:t>
      </w:r>
      <w:proofErr w:type="spellEnd"/>
      <w:r w:rsidR="006E6DE5" w:rsidRPr="006F0067">
        <w:rPr>
          <w:i/>
          <w:sz w:val="16"/>
          <w:szCs w:val="16"/>
        </w:rPr>
        <w:t xml:space="preserve"> Sant Joan de Reus, Universitat Rovira I Virgili, Reus, Spai</w:t>
      </w:r>
      <w:r w:rsidRPr="006F0067">
        <w:rPr>
          <w:i/>
          <w:sz w:val="16"/>
          <w:szCs w:val="16"/>
        </w:rPr>
        <w:t>n</w:t>
      </w:r>
    </w:p>
    <w:p w14:paraId="1000954A" w14:textId="357D94E6" w:rsidR="00003240" w:rsidRPr="006F0067" w:rsidDel="004B3D1F" w:rsidRDefault="00003240" w:rsidP="00003240">
      <w:pPr>
        <w:spacing w:after="0" w:line="240" w:lineRule="auto"/>
        <w:jc w:val="center"/>
        <w:rPr>
          <w:ins w:id="3" w:author="l.slater.1@bham.ac.uk" w:date="2023-10-12T12:31:00Z"/>
          <w:i/>
          <w:sz w:val="16"/>
          <w:szCs w:val="16"/>
        </w:rPr>
      </w:pPr>
      <w:r w:rsidRPr="006F0067">
        <w:rPr>
          <w:i/>
          <w:sz w:val="16"/>
          <w:szCs w:val="16"/>
          <w:vertAlign w:val="superscript"/>
        </w:rPr>
        <w:t>2</w:t>
      </w:r>
      <w:r w:rsidRPr="006F0067">
        <w:rPr>
          <w:i/>
          <w:sz w:val="16"/>
          <w:szCs w:val="16"/>
        </w:rPr>
        <w:t>German Federal Institute for Risk Assessment (</w:t>
      </w:r>
      <w:proofErr w:type="spellStart"/>
      <w:r w:rsidRPr="006F0067">
        <w:rPr>
          <w:i/>
          <w:sz w:val="16"/>
          <w:szCs w:val="16"/>
        </w:rPr>
        <w:t>BfR</w:t>
      </w:r>
      <w:proofErr w:type="spellEnd"/>
      <w:r w:rsidRPr="006F0067">
        <w:rPr>
          <w:i/>
          <w:sz w:val="16"/>
          <w:szCs w:val="16"/>
        </w:rPr>
        <w:t>), Berlin, Germany</w:t>
      </w:r>
    </w:p>
    <w:bookmarkEnd w:id="0"/>
    <w:p w14:paraId="1B9FFE8D" w14:textId="7454A7AB" w:rsidR="388F0C6D" w:rsidRDefault="388F0C6D" w:rsidP="5ADA6802">
      <w:pPr>
        <w:spacing w:after="0" w:line="240" w:lineRule="auto"/>
        <w:jc w:val="center"/>
        <w:rPr>
          <w:del w:id="4" w:author="Saurav Kumar" w:date="2023-10-04T19:11:00Z"/>
          <w:i/>
          <w:iCs/>
          <w:sz w:val="16"/>
          <w:szCs w:val="16"/>
        </w:rPr>
      </w:pPr>
      <w:ins w:id="5" w:author="l.slater.1@bham.ac.uk" w:date="2023-10-12T12:31:00Z">
        <w:r w:rsidRPr="5ADA6802">
          <w:rPr>
            <w:i/>
            <w:iCs/>
            <w:sz w:val="16"/>
            <w:szCs w:val="16"/>
          </w:rPr>
          <w:t>³</w:t>
        </w:r>
      </w:ins>
      <w:ins w:id="6" w:author="l.slater.1@bham.ac.uk" w:date="2023-10-12T12:33:00Z">
        <w:r w:rsidR="3A579CBB" w:rsidRPr="5ADA6802">
          <w:rPr>
            <w:i/>
            <w:iCs/>
            <w:sz w:val="16"/>
            <w:szCs w:val="16"/>
          </w:rPr>
          <w:t xml:space="preserve"> Center for Environmental Research and Justice, University of </w:t>
        </w:r>
        <w:proofErr w:type="spellStart"/>
        <w:r w:rsidR="3A579CBB" w:rsidRPr="5ADA6802">
          <w:rPr>
            <w:i/>
            <w:iCs/>
            <w:sz w:val="16"/>
            <w:szCs w:val="16"/>
          </w:rPr>
          <w:t>BIrmingham</w:t>
        </w:r>
      </w:ins>
      <w:proofErr w:type="spellEnd"/>
      <w:ins w:id="7" w:author="l.slater.1@bham.ac.uk" w:date="2023-10-12T12:34:00Z">
        <w:r w:rsidR="3A579CBB" w:rsidRPr="5ADA6802">
          <w:rPr>
            <w:i/>
            <w:iCs/>
            <w:sz w:val="16"/>
            <w:szCs w:val="16"/>
          </w:rPr>
          <w:t>, United Kingdom</w:t>
        </w:r>
      </w:ins>
    </w:p>
    <w:p w14:paraId="5AD16EF8" w14:textId="4D13E9E3" w:rsidR="00003240" w:rsidRPr="006F0067" w:rsidRDefault="00003240">
      <w:pPr>
        <w:spacing w:after="0" w:line="240" w:lineRule="auto"/>
        <w:jc w:val="center"/>
        <w:rPr>
          <w:i/>
          <w:sz w:val="16"/>
          <w:szCs w:val="16"/>
        </w:rPr>
        <w:pPrChange w:id="8" w:author="Saurav Kumar" w:date="2023-10-04T19:11:00Z">
          <w:pPr>
            <w:spacing w:line="240" w:lineRule="auto"/>
            <w:jc w:val="center"/>
          </w:pPr>
        </w:pPrChange>
      </w:pPr>
    </w:p>
    <w:p w14:paraId="7D5285FB" w14:textId="033EC170" w:rsidR="006E6DE5" w:rsidRPr="006F0067" w:rsidRDefault="009F6D84" w:rsidP="009F6D84">
      <w:pPr>
        <w:pStyle w:val="Heading2"/>
      </w:pPr>
      <w:r w:rsidRPr="006F0067">
        <w:t>Abstract</w:t>
      </w:r>
    </w:p>
    <w:p w14:paraId="1F5EA1C3" w14:textId="7980473A" w:rsidR="008666C0" w:rsidRDefault="0530131B" w:rsidP="5ADA6802">
      <w:pPr>
        <w:jc w:val="both"/>
        <w:rPr>
          <w:ins w:id="9" w:author="l.slater.1@bham.ac.uk" w:date="2023-10-12T12:34:00Z"/>
          <w:rFonts w:ascii="Calibri" w:eastAsia="Calibri" w:hAnsi="Calibri" w:cs="Calibri"/>
          <w:color w:val="000000" w:themeColor="text1"/>
          <w:lang w:val="en-GB"/>
        </w:rPr>
      </w:pPr>
      <w:ins w:id="10" w:author="l.slater.1@bham.ac.uk" w:date="2023-10-12T12:34:00Z">
        <w:r w:rsidRPr="5ADA6802">
          <w:rPr>
            <w:rFonts w:ascii="Calibri" w:eastAsia="Calibri" w:hAnsi="Calibri" w:cs="Calibri"/>
            <w:color w:val="000000" w:themeColor="text1"/>
            <w:lang w:val="en-GB"/>
          </w:rPr>
          <w:t xml:space="preserve">Background: </w:t>
        </w:r>
      </w:ins>
      <w:r w:rsidR="00CF4C64" w:rsidRPr="133F0B4E">
        <w:rPr>
          <w:rFonts w:ascii="Calibri" w:eastAsia="Calibri" w:hAnsi="Calibri" w:cs="Calibri"/>
          <w:color w:val="000000" w:themeColor="text1"/>
          <w:lang w:val="en-GB"/>
        </w:rPr>
        <w:t xml:space="preserve">Adverse </w:t>
      </w:r>
      <w:r w:rsidR="00CF4C64">
        <w:rPr>
          <w:rFonts w:ascii="Calibri" w:eastAsia="Calibri" w:hAnsi="Calibri" w:cs="Calibri"/>
          <w:color w:val="000000" w:themeColor="text1"/>
          <w:lang w:val="en-GB"/>
        </w:rPr>
        <w:t>O</w:t>
      </w:r>
      <w:r w:rsidR="00CF4C64" w:rsidRPr="133F0B4E">
        <w:rPr>
          <w:rFonts w:ascii="Calibri" w:eastAsia="Calibri" w:hAnsi="Calibri" w:cs="Calibri"/>
          <w:color w:val="000000" w:themeColor="text1"/>
          <w:lang w:val="en-GB"/>
        </w:rPr>
        <w:t xml:space="preserve">utcome </w:t>
      </w:r>
      <w:r w:rsidR="00CF4C64">
        <w:rPr>
          <w:rFonts w:ascii="Calibri" w:eastAsia="Calibri" w:hAnsi="Calibri" w:cs="Calibri"/>
          <w:color w:val="000000" w:themeColor="text1"/>
          <w:lang w:val="en-GB"/>
        </w:rPr>
        <w:t>P</w:t>
      </w:r>
      <w:r w:rsidR="00CF4C64" w:rsidRPr="133F0B4E">
        <w:rPr>
          <w:rFonts w:ascii="Calibri" w:eastAsia="Calibri" w:hAnsi="Calibri" w:cs="Calibri"/>
          <w:color w:val="000000" w:themeColor="text1"/>
          <w:lang w:val="en-GB"/>
        </w:rPr>
        <w:t xml:space="preserve">athways (AOPs) provide </w:t>
      </w:r>
      <w:del w:id="11" w:author="l.slater.1@bham.ac.uk" w:date="2023-10-12T12:15:00Z">
        <w:r w:rsidR="00CF4C64" w:rsidRPr="133F0B4E">
          <w:rPr>
            <w:rFonts w:ascii="Calibri" w:eastAsia="Calibri" w:hAnsi="Calibri" w:cs="Calibri"/>
            <w:color w:val="000000" w:themeColor="text1"/>
            <w:lang w:val="en-GB"/>
          </w:rPr>
          <w:delText xml:space="preserve">the </w:delText>
        </w:r>
      </w:del>
      <w:ins w:id="12" w:author="l.slater.1@bham.ac.uk" w:date="2023-10-12T12:15:00Z">
        <w:r w:rsidR="1388A978" w:rsidRPr="5ADA6802">
          <w:rPr>
            <w:rFonts w:ascii="Calibri" w:eastAsia="Calibri" w:hAnsi="Calibri" w:cs="Calibri"/>
            <w:color w:val="000000" w:themeColor="text1"/>
            <w:lang w:val="en-GB"/>
          </w:rPr>
          <w:t xml:space="preserve">a </w:t>
        </w:r>
      </w:ins>
      <w:r w:rsidR="00CF4C64" w:rsidRPr="133F0B4E">
        <w:rPr>
          <w:rFonts w:ascii="Calibri" w:eastAsia="Calibri" w:hAnsi="Calibri" w:cs="Calibri"/>
          <w:color w:val="000000" w:themeColor="text1"/>
          <w:lang w:val="en-GB"/>
        </w:rPr>
        <w:t>basis for non-animal testing</w:t>
      </w:r>
      <w:r w:rsidR="00CF4C64">
        <w:rPr>
          <w:rFonts w:ascii="Calibri" w:eastAsia="Calibri" w:hAnsi="Calibri" w:cs="Calibri"/>
          <w:color w:val="000000" w:themeColor="text1"/>
          <w:lang w:val="en-GB"/>
        </w:rPr>
        <w:t>,</w:t>
      </w:r>
      <w:r w:rsidR="00B7231F">
        <w:rPr>
          <w:rFonts w:ascii="Calibri" w:eastAsia="Calibri" w:hAnsi="Calibri" w:cs="Calibri"/>
          <w:color w:val="000000" w:themeColor="text1"/>
          <w:lang w:val="en-GB"/>
        </w:rPr>
        <w:t xml:space="preserve"> by</w:t>
      </w:r>
      <w:r w:rsidR="00CF4C64">
        <w:rPr>
          <w:rFonts w:ascii="Calibri" w:eastAsia="Calibri" w:hAnsi="Calibri" w:cs="Calibri"/>
          <w:color w:val="000000" w:themeColor="text1"/>
          <w:lang w:val="en-GB"/>
        </w:rPr>
        <w:t xml:space="preserve"> </w:t>
      </w:r>
      <w:del w:id="13" w:author="l.slater.1@bham.ac.uk" w:date="2023-10-12T12:15:00Z">
        <w:r w:rsidR="00CF4C64">
          <w:rPr>
            <w:rFonts w:ascii="Calibri" w:eastAsia="Calibri" w:hAnsi="Calibri" w:cs="Calibri"/>
            <w:color w:val="000000" w:themeColor="text1"/>
            <w:lang w:val="en-GB"/>
          </w:rPr>
          <w:delText xml:space="preserve">outlining </w:delText>
        </w:r>
      </w:del>
      <w:proofErr w:type="spellStart"/>
      <w:ins w:id="14" w:author="l.slater.1@bham.ac.uk" w:date="2023-10-12T12:15:00Z">
        <w:r w:rsidR="3B865D24" w:rsidRPr="5ADA6802">
          <w:rPr>
            <w:rFonts w:ascii="Calibri" w:eastAsia="Calibri" w:hAnsi="Calibri" w:cs="Calibri"/>
            <w:color w:val="000000" w:themeColor="text1"/>
            <w:lang w:val="en-GB"/>
          </w:rPr>
          <w:t>outling</w:t>
        </w:r>
        <w:proofErr w:type="spellEnd"/>
        <w:r w:rsidR="3B865D24" w:rsidRPr="5ADA6802">
          <w:rPr>
            <w:rFonts w:ascii="Calibri" w:eastAsia="Calibri" w:hAnsi="Calibri" w:cs="Calibri"/>
            <w:color w:val="000000" w:themeColor="text1"/>
            <w:lang w:val="en-GB"/>
          </w:rPr>
          <w:t xml:space="preserve"> and encoding </w:t>
        </w:r>
      </w:ins>
      <w:r w:rsidR="00CF4C64" w:rsidRPr="133F0B4E">
        <w:rPr>
          <w:rFonts w:ascii="Calibri" w:eastAsia="Calibri" w:hAnsi="Calibri" w:cs="Calibri"/>
          <w:color w:val="000000" w:themeColor="text1"/>
          <w:lang w:val="en-GB"/>
        </w:rPr>
        <w:t xml:space="preserve">the </w:t>
      </w:r>
      <w:r w:rsidR="002817F1">
        <w:rPr>
          <w:rFonts w:ascii="Calibri" w:eastAsia="Calibri" w:hAnsi="Calibri" w:cs="Calibri"/>
          <w:color w:val="000000" w:themeColor="text1"/>
          <w:lang w:val="en-GB"/>
        </w:rPr>
        <w:t>cascade</w:t>
      </w:r>
      <w:r w:rsidR="00CF4C64" w:rsidRPr="133F0B4E">
        <w:rPr>
          <w:rFonts w:ascii="Calibri" w:eastAsia="Calibri" w:hAnsi="Calibri" w:cs="Calibri"/>
          <w:color w:val="000000" w:themeColor="text1"/>
          <w:lang w:val="en-GB"/>
        </w:rPr>
        <w:t xml:space="preserve"> of molecular and cellular events </w:t>
      </w:r>
      <w:r w:rsidR="00CF4C64">
        <w:rPr>
          <w:rFonts w:ascii="Calibri" w:eastAsia="Calibri" w:hAnsi="Calibri" w:cs="Calibri"/>
          <w:color w:val="000000" w:themeColor="text1"/>
          <w:lang w:val="en-GB"/>
        </w:rPr>
        <w:t xml:space="preserve">initiated </w:t>
      </w:r>
      <w:ins w:id="15" w:author="l.slater.1@bham.ac.uk" w:date="2023-10-12T12:16:00Z">
        <w:r w:rsidR="1D097201" w:rsidRPr="5ADA6802">
          <w:rPr>
            <w:rFonts w:ascii="Calibri" w:eastAsia="Calibri" w:hAnsi="Calibri" w:cs="Calibri"/>
            <w:color w:val="000000" w:themeColor="text1"/>
            <w:lang w:val="en-GB"/>
          </w:rPr>
          <w:t>up</w:t>
        </w:r>
      </w:ins>
      <w:r w:rsidR="000E53AE" w:rsidRPr="5ADA6802">
        <w:rPr>
          <w:rFonts w:ascii="Calibri" w:eastAsia="Calibri" w:hAnsi="Calibri" w:cs="Calibri"/>
          <w:color w:val="000000" w:themeColor="text1"/>
          <w:lang w:val="en-GB"/>
        </w:rPr>
        <w:t>on</w:t>
      </w:r>
      <w:r w:rsidR="009F671C">
        <w:rPr>
          <w:rFonts w:ascii="Calibri" w:eastAsia="Calibri" w:hAnsi="Calibri" w:cs="Calibri"/>
          <w:color w:val="000000" w:themeColor="text1"/>
          <w:lang w:val="en-GB"/>
        </w:rPr>
        <w:t xml:space="preserve"> stressor exposure</w:t>
      </w:r>
      <w:ins w:id="16" w:author="l.slater.1@bham.ac.uk" w:date="2023-10-12T12:16:00Z">
        <w:r w:rsidR="4BF421D6" w:rsidRPr="5ADA6802">
          <w:rPr>
            <w:rFonts w:ascii="Calibri" w:eastAsia="Calibri" w:hAnsi="Calibri" w:cs="Calibri"/>
            <w:color w:val="000000" w:themeColor="text1"/>
            <w:lang w:val="en-GB"/>
          </w:rPr>
          <w:t>,</w:t>
        </w:r>
      </w:ins>
      <w:r w:rsidR="009F671C">
        <w:rPr>
          <w:rFonts w:ascii="Calibri" w:eastAsia="Calibri" w:hAnsi="Calibri" w:cs="Calibri"/>
          <w:color w:val="000000" w:themeColor="text1"/>
          <w:lang w:val="en-GB"/>
        </w:rPr>
        <w:t xml:space="preserve"> </w:t>
      </w:r>
      <w:del w:id="17" w:author="l.slater.1@bham.ac.uk" w:date="2023-10-12T12:16:00Z">
        <w:r w:rsidR="000E53AE">
          <w:rPr>
            <w:rFonts w:ascii="Calibri" w:eastAsia="Calibri" w:hAnsi="Calibri" w:cs="Calibri"/>
            <w:color w:val="000000" w:themeColor="text1"/>
            <w:lang w:val="en-GB"/>
          </w:rPr>
          <w:delText xml:space="preserve">that </w:delText>
        </w:r>
      </w:del>
      <w:r w:rsidR="00CF4C64" w:rsidRPr="5ADA6802">
        <w:rPr>
          <w:rFonts w:ascii="Calibri" w:eastAsia="Calibri" w:hAnsi="Calibri" w:cs="Calibri"/>
          <w:color w:val="000000" w:themeColor="text1"/>
          <w:lang w:val="en-GB"/>
        </w:rPr>
        <w:t>lead</w:t>
      </w:r>
      <w:ins w:id="18" w:author="l.slater.1@bham.ac.uk" w:date="2023-10-12T12:16:00Z">
        <w:r w:rsidR="3A1FE378" w:rsidRPr="5ADA6802">
          <w:rPr>
            <w:rFonts w:ascii="Calibri" w:eastAsia="Calibri" w:hAnsi="Calibri" w:cs="Calibri"/>
            <w:color w:val="000000" w:themeColor="text1"/>
            <w:lang w:val="en-GB"/>
          </w:rPr>
          <w:t>ing</w:t>
        </w:r>
      </w:ins>
      <w:del w:id="19" w:author="l.slater.1@bham.ac.uk" w:date="2023-10-12T12:16:00Z">
        <w:r w:rsidR="00CF4C64" w:rsidRPr="5ADA6802" w:rsidDel="00CF4C64">
          <w:rPr>
            <w:rFonts w:ascii="Calibri" w:eastAsia="Calibri" w:hAnsi="Calibri" w:cs="Calibri"/>
            <w:color w:val="000000" w:themeColor="text1"/>
            <w:lang w:val="en-GB"/>
          </w:rPr>
          <w:delText>s</w:delText>
        </w:r>
      </w:del>
      <w:r w:rsidR="00CF4C64">
        <w:rPr>
          <w:rFonts w:ascii="Calibri" w:eastAsia="Calibri" w:hAnsi="Calibri" w:cs="Calibri"/>
          <w:color w:val="000000" w:themeColor="text1"/>
          <w:lang w:val="en-GB"/>
        </w:rPr>
        <w:t xml:space="preserve"> to adverse effects. </w:t>
      </w:r>
      <w:del w:id="20" w:author="l.slater.1@bham.ac.uk" w:date="2023-10-12T12:37:00Z">
        <w:r w:rsidR="00CF4C64" w:rsidRPr="133F0B4E">
          <w:rPr>
            <w:rFonts w:ascii="Calibri" w:eastAsia="Calibri" w:hAnsi="Calibri" w:cs="Calibri"/>
            <w:color w:val="000000" w:themeColor="text1"/>
            <w:lang w:val="en-GB"/>
          </w:rPr>
          <w:delText xml:space="preserve">Currently, </w:delText>
        </w:r>
      </w:del>
      <w:r w:rsidR="00CF4C64" w:rsidRPr="133F0B4E">
        <w:rPr>
          <w:rFonts w:ascii="Calibri" w:eastAsia="Calibri" w:hAnsi="Calibri" w:cs="Calibri"/>
          <w:color w:val="000000" w:themeColor="text1"/>
          <w:lang w:val="en-GB"/>
        </w:rPr>
        <w:t xml:space="preserve">AOPs are </w:t>
      </w:r>
      <w:ins w:id="21" w:author="l.slater.1@bham.ac.uk" w:date="2023-10-12T12:37:00Z">
        <w:r w:rsidR="298E0149" w:rsidRPr="5ADA6802">
          <w:rPr>
            <w:rFonts w:ascii="Calibri" w:eastAsia="Calibri" w:hAnsi="Calibri" w:cs="Calibri"/>
            <w:color w:val="000000" w:themeColor="text1"/>
            <w:lang w:val="en-GB"/>
          </w:rPr>
          <w:t xml:space="preserve">therefore </w:t>
        </w:r>
      </w:ins>
      <w:r w:rsidR="00CF4C64" w:rsidRPr="133F0B4E">
        <w:rPr>
          <w:rFonts w:ascii="Calibri" w:eastAsia="Calibri" w:hAnsi="Calibri" w:cs="Calibri"/>
          <w:color w:val="000000" w:themeColor="text1"/>
          <w:lang w:val="en-GB"/>
        </w:rPr>
        <w:t>considered an integral part of the New Approach Methodology (NAMs) to</w:t>
      </w:r>
      <w:del w:id="22" w:author="l.slater.1@bham.ac.uk" w:date="2023-10-12T12:16:00Z">
        <w:r w:rsidR="00CF4C64" w:rsidRPr="133F0B4E">
          <w:rPr>
            <w:rFonts w:ascii="Calibri" w:eastAsia="Calibri" w:hAnsi="Calibri" w:cs="Calibri"/>
            <w:color w:val="000000" w:themeColor="text1"/>
            <w:lang w:val="en-GB"/>
          </w:rPr>
          <w:delText xml:space="preserve"> aid in</w:delText>
        </w:r>
      </w:del>
      <w:r w:rsidR="00CF4C64" w:rsidRPr="133F0B4E">
        <w:rPr>
          <w:rFonts w:ascii="Calibri" w:eastAsia="Calibri" w:hAnsi="Calibri" w:cs="Calibri"/>
          <w:color w:val="000000" w:themeColor="text1"/>
          <w:lang w:val="en-GB"/>
        </w:rPr>
        <w:t xml:space="preserve"> human health risk assessment.</w:t>
      </w:r>
      <w:r w:rsidR="00D827A7">
        <w:rPr>
          <w:rFonts w:ascii="Calibri" w:eastAsia="Calibri" w:hAnsi="Calibri" w:cs="Calibri"/>
          <w:color w:val="000000" w:themeColor="text1"/>
          <w:lang w:val="en-GB"/>
        </w:rPr>
        <w:t xml:space="preserve"> </w:t>
      </w:r>
      <w:r w:rsidR="00CF4C64" w:rsidRPr="133F0B4E">
        <w:rPr>
          <w:rFonts w:ascii="Calibri" w:eastAsia="Calibri" w:hAnsi="Calibri" w:cs="Calibri"/>
          <w:color w:val="000000" w:themeColor="text1"/>
          <w:lang w:val="en-GB"/>
        </w:rPr>
        <w:t xml:space="preserve">Over the last few years, the scientific community has shown immense interest in developing AOPs </w:t>
      </w:r>
      <w:r w:rsidR="00CF4C64">
        <w:rPr>
          <w:rFonts w:ascii="Calibri" w:eastAsia="Calibri" w:hAnsi="Calibri" w:cs="Calibri"/>
          <w:color w:val="000000" w:themeColor="text1"/>
          <w:lang w:val="en-GB"/>
        </w:rPr>
        <w:t xml:space="preserve">with crowdsourcing, </w:t>
      </w:r>
      <w:del w:id="23" w:author="l.slater.1@bham.ac.uk" w:date="2023-10-12T12:17:00Z">
        <w:r w:rsidR="00CF4C64">
          <w:rPr>
            <w:rFonts w:ascii="Calibri" w:eastAsia="Calibri" w:hAnsi="Calibri" w:cs="Calibri"/>
            <w:color w:val="000000" w:themeColor="text1"/>
            <w:lang w:val="en-GB"/>
          </w:rPr>
          <w:delText xml:space="preserve">which </w:delText>
        </w:r>
        <w:r w:rsidR="00CF4C64" w:rsidRPr="133F0B4E">
          <w:rPr>
            <w:rFonts w:ascii="Calibri" w:eastAsia="Calibri" w:hAnsi="Calibri" w:cs="Calibri"/>
            <w:color w:val="000000" w:themeColor="text1"/>
            <w:lang w:val="en-GB"/>
          </w:rPr>
          <w:delText>are</w:delText>
        </w:r>
      </w:del>
      <w:ins w:id="24" w:author="l.slater.1@bham.ac.uk" w:date="2023-10-12T12:17:00Z">
        <w:r w:rsidR="6CAB509E" w:rsidRPr="5ADA6802">
          <w:rPr>
            <w:rFonts w:ascii="Calibri" w:eastAsia="Calibri" w:hAnsi="Calibri" w:cs="Calibri"/>
            <w:color w:val="000000" w:themeColor="text1"/>
            <w:lang w:val="en-GB"/>
          </w:rPr>
          <w:t>with the results of those efforts</w:t>
        </w:r>
      </w:ins>
      <w:r w:rsidR="00CF4C64" w:rsidRPr="133F0B4E">
        <w:rPr>
          <w:rFonts w:ascii="Calibri" w:eastAsia="Calibri" w:hAnsi="Calibri" w:cs="Calibri"/>
          <w:color w:val="000000" w:themeColor="text1"/>
          <w:lang w:val="en-GB"/>
        </w:rPr>
        <w:t xml:space="preserve"> being </w:t>
      </w:r>
      <w:r w:rsidR="00CF4C64">
        <w:rPr>
          <w:rFonts w:ascii="Calibri" w:eastAsia="Calibri" w:hAnsi="Calibri" w:cs="Calibri"/>
          <w:color w:val="000000" w:themeColor="text1"/>
          <w:lang w:val="en-GB"/>
        </w:rPr>
        <w:t>archived</w:t>
      </w:r>
      <w:r w:rsidR="00CF4C64" w:rsidRPr="133F0B4E">
        <w:rPr>
          <w:rFonts w:ascii="Calibri" w:eastAsia="Calibri" w:hAnsi="Calibri" w:cs="Calibri"/>
          <w:color w:val="000000" w:themeColor="text1"/>
          <w:lang w:val="en-GB"/>
        </w:rPr>
        <w:t xml:space="preserve"> in the AOP wiki</w:t>
      </w:r>
      <w:del w:id="25" w:author="l.slater.1@bham.ac.uk" w:date="2023-10-12T12:17:00Z">
        <w:r w:rsidR="00CF4C64" w:rsidRPr="133F0B4E">
          <w:rPr>
            <w:rFonts w:ascii="Calibri" w:eastAsia="Calibri" w:hAnsi="Calibri" w:cs="Calibri"/>
            <w:color w:val="000000" w:themeColor="text1"/>
            <w:lang w:val="en-GB"/>
          </w:rPr>
          <w:delText>.</w:delText>
        </w:r>
        <w:r w:rsidR="0088483C">
          <w:rPr>
            <w:rFonts w:ascii="Calibri" w:eastAsia="Calibri" w:hAnsi="Calibri" w:cs="Calibri"/>
            <w:color w:val="000000" w:themeColor="text1"/>
            <w:lang w:val="en-GB"/>
          </w:rPr>
          <w:delText xml:space="preserve"> </w:delText>
        </w:r>
        <w:r w:rsidR="00CF4C64" w:rsidRPr="133F0B4E">
          <w:rPr>
            <w:rFonts w:ascii="Calibri" w:eastAsia="Calibri" w:hAnsi="Calibri" w:cs="Calibri"/>
            <w:color w:val="000000" w:themeColor="text1"/>
            <w:lang w:val="en-GB"/>
          </w:rPr>
          <w:delText>AOP wiki is</w:delText>
        </w:r>
        <w:r w:rsidR="00CF4C64" w:rsidRPr="5ADA6802" w:rsidDel="00CF4C64">
          <w:rPr>
            <w:rFonts w:ascii="Calibri" w:eastAsia="Calibri" w:hAnsi="Calibri" w:cs="Calibri"/>
            <w:color w:val="000000" w:themeColor="text1"/>
            <w:lang w:val="en-GB"/>
          </w:rPr>
          <w:delText xml:space="preserve"> </w:delText>
        </w:r>
      </w:del>
      <w:ins w:id="26" w:author="l.slater.1@bham.ac.uk" w:date="2023-10-12T12:17:00Z">
        <w:r w:rsidR="349A3367" w:rsidRPr="5ADA6802">
          <w:rPr>
            <w:rFonts w:ascii="Calibri" w:eastAsia="Calibri" w:hAnsi="Calibri" w:cs="Calibri"/>
            <w:color w:val="000000" w:themeColor="text1"/>
            <w:lang w:val="en-GB"/>
          </w:rPr>
          <w:t>:</w:t>
        </w:r>
        <w:r w:rsidR="00CF4C64" w:rsidRPr="133F0B4E">
          <w:rPr>
            <w:rFonts w:ascii="Calibri" w:eastAsia="Calibri" w:hAnsi="Calibri" w:cs="Calibri"/>
            <w:color w:val="000000" w:themeColor="text1"/>
            <w:lang w:val="en-GB"/>
          </w:rPr>
          <w:t xml:space="preserve"> </w:t>
        </w:r>
      </w:ins>
      <w:r w:rsidR="00CF4C64" w:rsidRPr="133F0B4E">
        <w:rPr>
          <w:rFonts w:ascii="Calibri" w:eastAsia="Calibri" w:hAnsi="Calibri" w:cs="Calibri"/>
          <w:color w:val="000000" w:themeColor="text1"/>
          <w:lang w:val="en-GB"/>
        </w:rPr>
        <w:t>a centralized repository coordinated by the OECD</w:t>
      </w:r>
      <w:r w:rsidR="00EA2D30">
        <w:rPr>
          <w:rFonts w:ascii="Calibri" w:eastAsia="Calibri" w:hAnsi="Calibri" w:cs="Calibri"/>
          <w:color w:val="000000" w:themeColor="text1"/>
          <w:lang w:val="en-GB"/>
        </w:rPr>
        <w:t xml:space="preserve">, which hosts </w:t>
      </w:r>
      <w:r w:rsidR="00ED0496">
        <w:rPr>
          <w:rFonts w:ascii="Calibri" w:eastAsia="Calibri" w:hAnsi="Calibri" w:cs="Calibri"/>
          <w:color w:val="000000" w:themeColor="text1"/>
          <w:lang w:val="en-GB"/>
        </w:rPr>
        <w:t xml:space="preserve">nearly </w:t>
      </w:r>
      <w:del w:id="27" w:author="l.slater.1@bham.ac.uk" w:date="2023-10-12T12:17:00Z">
        <w:r w:rsidR="00EA2D30">
          <w:rPr>
            <w:rFonts w:ascii="Calibri" w:eastAsia="Calibri" w:hAnsi="Calibri" w:cs="Calibri"/>
            <w:color w:val="000000" w:themeColor="text1"/>
            <w:lang w:val="en-GB"/>
          </w:rPr>
          <w:delText xml:space="preserve">around </w:delText>
        </w:r>
      </w:del>
      <w:r w:rsidR="00CF4C64" w:rsidRPr="133F0B4E">
        <w:rPr>
          <w:rFonts w:ascii="Calibri" w:eastAsia="Calibri" w:hAnsi="Calibri" w:cs="Calibri"/>
          <w:color w:val="000000" w:themeColor="text1"/>
          <w:lang w:val="en-GB"/>
        </w:rPr>
        <w:t>512 AOPs</w:t>
      </w:r>
      <w:del w:id="28" w:author="l.slater.1@bham.ac.uk" w:date="2023-10-12T12:18:00Z">
        <w:r w:rsidR="001E3044">
          <w:rPr>
            <w:rFonts w:ascii="Calibri" w:eastAsia="Calibri" w:hAnsi="Calibri" w:cs="Calibri"/>
            <w:color w:val="000000" w:themeColor="text1"/>
            <w:lang w:val="en-GB"/>
          </w:rPr>
          <w:delText xml:space="preserve"> </w:delText>
        </w:r>
        <w:r w:rsidR="007F352B">
          <w:rPr>
            <w:rFonts w:ascii="Calibri" w:eastAsia="Calibri" w:hAnsi="Calibri" w:cs="Calibri"/>
            <w:color w:val="000000" w:themeColor="text1"/>
            <w:lang w:val="en-GB"/>
          </w:rPr>
          <w:delText xml:space="preserve">either </w:delText>
        </w:r>
        <w:r w:rsidR="001E3044">
          <w:rPr>
            <w:rFonts w:ascii="Calibri" w:eastAsia="Calibri" w:hAnsi="Calibri" w:cs="Calibri"/>
            <w:color w:val="000000" w:themeColor="text1"/>
            <w:lang w:val="en-GB"/>
          </w:rPr>
          <w:delText>having</w:delText>
        </w:r>
        <w:r w:rsidR="00B34026">
          <w:rPr>
            <w:rFonts w:ascii="Calibri" w:eastAsia="Calibri" w:hAnsi="Calibri" w:cs="Calibri"/>
            <w:color w:val="000000" w:themeColor="text1"/>
            <w:lang w:val="en-GB"/>
          </w:rPr>
          <w:delText xml:space="preserve"> endorsed </w:delText>
        </w:r>
        <w:r w:rsidR="007F352B">
          <w:rPr>
            <w:rFonts w:ascii="Calibri" w:eastAsia="Calibri" w:hAnsi="Calibri" w:cs="Calibri"/>
            <w:color w:val="000000" w:themeColor="text1"/>
            <w:lang w:val="en-GB"/>
          </w:rPr>
          <w:delText xml:space="preserve">or </w:delText>
        </w:r>
        <w:r w:rsidR="00B34026">
          <w:rPr>
            <w:rFonts w:ascii="Calibri" w:eastAsia="Calibri" w:hAnsi="Calibri" w:cs="Calibri"/>
            <w:color w:val="000000" w:themeColor="text1"/>
            <w:lang w:val="en-GB"/>
          </w:rPr>
          <w:delText>developmental status</w:delText>
        </w:r>
      </w:del>
      <w:r w:rsidR="00B34026">
        <w:rPr>
          <w:rFonts w:ascii="Calibri" w:eastAsia="Calibri" w:hAnsi="Calibri" w:cs="Calibri"/>
          <w:color w:val="000000" w:themeColor="text1"/>
          <w:lang w:val="en-GB"/>
        </w:rPr>
        <w:t>.</w:t>
      </w:r>
      <w:r w:rsidR="001F4B56">
        <w:rPr>
          <w:rFonts w:ascii="Calibri" w:eastAsia="Calibri" w:hAnsi="Calibri" w:cs="Calibri"/>
          <w:color w:val="000000" w:themeColor="text1"/>
          <w:lang w:val="en-GB"/>
        </w:rPr>
        <w:t xml:space="preserve"> </w:t>
      </w:r>
      <w:r w:rsidR="00B34026" w:rsidRPr="133F0B4E">
        <w:rPr>
          <w:rFonts w:ascii="Calibri" w:eastAsia="Calibri" w:hAnsi="Calibri" w:cs="Calibri"/>
          <w:color w:val="000000" w:themeColor="text1"/>
          <w:lang w:val="en-GB"/>
        </w:rPr>
        <w:t>However, the</w:t>
      </w:r>
      <w:r w:rsidR="00CF4C64" w:rsidRPr="133F0B4E">
        <w:rPr>
          <w:rFonts w:ascii="Calibri" w:eastAsia="Calibri" w:hAnsi="Calibri" w:cs="Calibri"/>
          <w:color w:val="000000" w:themeColor="text1"/>
          <w:lang w:val="en-GB"/>
        </w:rPr>
        <w:t xml:space="preserve"> AOP-wiki platform</w:t>
      </w:r>
      <w:r w:rsidR="00CF4C64">
        <w:rPr>
          <w:rFonts w:ascii="Calibri" w:eastAsia="Calibri" w:hAnsi="Calibri" w:cs="Calibri"/>
          <w:color w:val="000000" w:themeColor="text1"/>
          <w:lang w:val="en-GB"/>
        </w:rPr>
        <w:t xml:space="preserve"> currently lacks</w:t>
      </w:r>
      <w:del w:id="29" w:author="l.slater.1@bham.ac.uk" w:date="2023-10-12T12:19:00Z">
        <w:r w:rsidR="00CF4C64">
          <w:rPr>
            <w:rFonts w:ascii="Calibri" w:eastAsia="Calibri" w:hAnsi="Calibri" w:cs="Calibri"/>
            <w:color w:val="000000" w:themeColor="text1"/>
            <w:lang w:val="en-GB"/>
          </w:rPr>
          <w:delText xml:space="preserve"> the capability to provide</w:delText>
        </w:r>
      </w:del>
      <w:r w:rsidR="00CF4C64">
        <w:rPr>
          <w:rFonts w:ascii="Calibri" w:eastAsia="Calibri" w:hAnsi="Calibri" w:cs="Calibri"/>
          <w:color w:val="000000" w:themeColor="text1"/>
          <w:lang w:val="en-GB"/>
        </w:rPr>
        <w:t xml:space="preserve"> a versatile querying system</w:t>
      </w:r>
      <w:r w:rsidR="00CF4C64" w:rsidRPr="133F0B4E">
        <w:rPr>
          <w:rFonts w:ascii="Calibri" w:eastAsia="Calibri" w:hAnsi="Calibri" w:cs="Calibri"/>
          <w:color w:val="000000" w:themeColor="text1"/>
          <w:lang w:val="en-GB"/>
        </w:rPr>
        <w:t xml:space="preserve">, </w:t>
      </w:r>
      <w:del w:id="30" w:author="l.slater.1@bham.ac.uk" w:date="2023-10-12T12:19:00Z">
        <w:r w:rsidR="00CF4C64">
          <w:rPr>
            <w:rFonts w:ascii="Calibri" w:eastAsia="Calibri" w:hAnsi="Calibri" w:cs="Calibri"/>
            <w:color w:val="000000" w:themeColor="text1"/>
            <w:lang w:val="en-GB"/>
          </w:rPr>
          <w:delText xml:space="preserve">that </w:delText>
        </w:r>
        <w:r w:rsidR="00631DFD">
          <w:rPr>
            <w:rFonts w:ascii="Calibri" w:eastAsia="Calibri" w:hAnsi="Calibri" w:cs="Calibri"/>
            <w:color w:val="000000" w:themeColor="text1"/>
            <w:lang w:val="en-GB"/>
          </w:rPr>
          <w:delText xml:space="preserve">allows </w:delText>
        </w:r>
      </w:del>
      <w:ins w:id="31" w:author="l.slater.1@bham.ac.uk" w:date="2023-10-12T12:19:00Z">
        <w:r w:rsidR="0A7A9207" w:rsidRPr="5ADA6802">
          <w:rPr>
            <w:rFonts w:ascii="Calibri" w:eastAsia="Calibri" w:hAnsi="Calibri" w:cs="Calibri"/>
            <w:color w:val="000000" w:themeColor="text1"/>
            <w:lang w:val="en-GB"/>
          </w:rPr>
          <w:t xml:space="preserve">which would enable </w:t>
        </w:r>
      </w:ins>
      <w:r w:rsidR="00CF4C64">
        <w:rPr>
          <w:rFonts w:ascii="Calibri" w:eastAsia="Calibri" w:hAnsi="Calibri" w:cs="Calibri"/>
          <w:color w:val="000000" w:themeColor="text1"/>
          <w:lang w:val="en-GB"/>
        </w:rPr>
        <w:t xml:space="preserve">developers to </w:t>
      </w:r>
      <w:del w:id="32" w:author="l.slater.1@bham.ac.uk" w:date="2023-10-12T12:21:00Z">
        <w:r w:rsidR="00AF4644">
          <w:rPr>
            <w:rFonts w:ascii="Calibri" w:eastAsia="Calibri" w:hAnsi="Calibri" w:cs="Calibri"/>
            <w:color w:val="000000" w:themeColor="text1"/>
            <w:lang w:val="en-GB"/>
          </w:rPr>
          <w:delText>explore</w:delText>
        </w:r>
        <w:r w:rsidR="00CF4C64">
          <w:rPr>
            <w:rFonts w:ascii="Calibri" w:eastAsia="Calibri" w:hAnsi="Calibri" w:cs="Calibri"/>
            <w:color w:val="000000" w:themeColor="text1"/>
            <w:lang w:val="en-GB"/>
          </w:rPr>
          <w:delText xml:space="preserve"> and analyse the</w:delText>
        </w:r>
      </w:del>
      <w:ins w:id="33" w:author="l.slater.1@bham.ac.uk" w:date="2023-10-12T12:21:00Z">
        <w:r w:rsidR="4B0D9BDD" w:rsidRPr="5ADA6802">
          <w:rPr>
            <w:rFonts w:ascii="Calibri" w:eastAsia="Calibri" w:hAnsi="Calibri" w:cs="Calibri"/>
            <w:color w:val="000000" w:themeColor="text1"/>
            <w:lang w:val="en-GB"/>
          </w:rPr>
          <w:t>integrate and explore the</w:t>
        </w:r>
      </w:ins>
      <w:r w:rsidR="00CF4C64">
        <w:rPr>
          <w:rFonts w:ascii="Calibri" w:eastAsia="Calibri" w:hAnsi="Calibri" w:cs="Calibri"/>
          <w:color w:val="000000" w:themeColor="text1"/>
          <w:lang w:val="en-GB"/>
        </w:rPr>
        <w:t xml:space="preserve"> AOP</w:t>
      </w:r>
      <w:del w:id="34" w:author="l.slater.1@bham.ac.uk" w:date="2023-10-12T12:19:00Z">
        <w:r w:rsidR="00CF4C64">
          <w:rPr>
            <w:rFonts w:ascii="Calibri" w:eastAsia="Calibri" w:hAnsi="Calibri" w:cs="Calibri"/>
            <w:color w:val="000000" w:themeColor="text1"/>
            <w:lang w:val="en-GB"/>
          </w:rPr>
          <w:delText>s</w:delText>
        </w:r>
      </w:del>
      <w:r w:rsidR="00CF4C64">
        <w:rPr>
          <w:rFonts w:ascii="Calibri" w:eastAsia="Calibri" w:hAnsi="Calibri" w:cs="Calibri"/>
          <w:color w:val="000000" w:themeColor="text1"/>
          <w:lang w:val="en-GB"/>
        </w:rPr>
        <w:t xml:space="preserve"> network </w:t>
      </w:r>
      <w:ins w:id="35" w:author="l.slater.1@bham.ac.uk" w:date="2023-10-12T12:19:00Z">
        <w:r w:rsidR="47D5FB1B" w:rsidRPr="5ADA6802">
          <w:rPr>
            <w:rFonts w:ascii="Calibri" w:eastAsia="Calibri" w:hAnsi="Calibri" w:cs="Calibri"/>
            <w:color w:val="000000" w:themeColor="text1"/>
            <w:lang w:val="en-GB"/>
          </w:rPr>
          <w:t xml:space="preserve">data </w:t>
        </w:r>
      </w:ins>
      <w:r w:rsidR="00CF4C64">
        <w:rPr>
          <w:rFonts w:ascii="Calibri" w:eastAsia="Calibri" w:hAnsi="Calibri" w:cs="Calibri"/>
          <w:color w:val="000000" w:themeColor="text1"/>
          <w:lang w:val="en-GB"/>
        </w:rPr>
        <w:t xml:space="preserve">in a </w:t>
      </w:r>
      <w:del w:id="36" w:author="l.slater.1@bham.ac.uk" w:date="2023-10-12T12:20:00Z">
        <w:r w:rsidR="00CF4C64">
          <w:rPr>
            <w:rFonts w:ascii="Calibri" w:eastAsia="Calibri" w:hAnsi="Calibri" w:cs="Calibri"/>
            <w:color w:val="000000" w:themeColor="text1"/>
            <w:lang w:val="en-GB"/>
          </w:rPr>
          <w:delText>flexible manner.</w:delText>
        </w:r>
      </w:del>
      <w:ins w:id="37" w:author="l.slater.1@bham.ac.uk" w:date="2023-10-12T12:20:00Z">
        <w:r w:rsidR="6182825A" w:rsidRPr="5ADA6802">
          <w:rPr>
            <w:rFonts w:ascii="Calibri" w:eastAsia="Calibri" w:hAnsi="Calibri" w:cs="Calibri"/>
            <w:color w:val="000000" w:themeColor="text1"/>
            <w:lang w:val="en-GB"/>
          </w:rPr>
          <w:t xml:space="preserve">manner that would permit </w:t>
        </w:r>
      </w:ins>
      <w:ins w:id="38" w:author="l.slater.1@bham.ac.uk" w:date="2023-10-12T12:21:00Z">
        <w:r w:rsidR="2027678C" w:rsidRPr="5ADA6802">
          <w:rPr>
            <w:rFonts w:ascii="Calibri" w:eastAsia="Calibri" w:hAnsi="Calibri" w:cs="Calibri"/>
            <w:color w:val="000000" w:themeColor="text1"/>
            <w:lang w:val="en-GB"/>
          </w:rPr>
          <w:t>their practical use in analysis.</w:t>
        </w:r>
      </w:ins>
      <w:r w:rsidR="00DE2F7E">
        <w:rPr>
          <w:rFonts w:ascii="Calibri" w:eastAsia="Calibri" w:hAnsi="Calibri" w:cs="Calibri"/>
          <w:color w:val="000000" w:themeColor="text1"/>
          <w:lang w:val="en-GB"/>
        </w:rPr>
        <w:t xml:space="preserve"> </w:t>
      </w:r>
      <w:del w:id="39" w:author="l.slater.1@bham.ac.uk" w:date="2023-10-12T12:23:00Z">
        <w:r w:rsidR="00DE2F7E">
          <w:rPr>
            <w:rFonts w:ascii="Calibri" w:eastAsia="Calibri" w:hAnsi="Calibri" w:cs="Calibri"/>
            <w:color w:val="000000" w:themeColor="text1"/>
            <w:lang w:val="en-GB"/>
          </w:rPr>
          <w:delText>This</w:delText>
        </w:r>
        <w:r w:rsidR="00DA2EF5">
          <w:rPr>
            <w:rFonts w:ascii="Calibri" w:eastAsia="Calibri" w:hAnsi="Calibri" w:cs="Calibri"/>
            <w:color w:val="000000" w:themeColor="text1"/>
            <w:lang w:val="en-GB"/>
          </w:rPr>
          <w:delText xml:space="preserve"> limitation</w:delText>
        </w:r>
      </w:del>
      <w:ins w:id="40" w:author="l.slater.1@bham.ac.uk" w:date="2023-10-12T12:23:00Z">
        <w:r w:rsidR="1D7D3981" w:rsidRPr="5ADA6802">
          <w:rPr>
            <w:rFonts w:ascii="Calibri" w:eastAsia="Calibri" w:hAnsi="Calibri" w:cs="Calibri"/>
            <w:color w:val="000000" w:themeColor="text1"/>
            <w:lang w:val="en-GB"/>
          </w:rPr>
          <w:t>I</w:t>
        </w:r>
      </w:ins>
      <w:ins w:id="41" w:author="l.slater.1@bham.ac.uk" w:date="2023-10-12T12:22:00Z">
        <w:r w:rsidR="7377827E" w:rsidRPr="5ADA6802">
          <w:rPr>
            <w:rFonts w:ascii="Calibri" w:eastAsia="Calibri" w:hAnsi="Calibri" w:cs="Calibri"/>
            <w:color w:val="000000" w:themeColor="text1"/>
            <w:lang w:val="en-GB"/>
          </w:rPr>
          <w:t>n the context of the recent</w:t>
        </w:r>
      </w:ins>
      <w:ins w:id="42" w:author="l.slater.1@bham.ac.uk" w:date="2023-10-12T12:23:00Z">
        <w:r w:rsidR="6B84100D" w:rsidRPr="5ADA6802">
          <w:rPr>
            <w:rFonts w:ascii="Calibri" w:eastAsia="Calibri" w:hAnsi="Calibri" w:cs="Calibri"/>
            <w:color w:val="000000" w:themeColor="text1"/>
            <w:lang w:val="en-GB"/>
          </w:rPr>
          <w:t xml:space="preserve"> community</w:t>
        </w:r>
      </w:ins>
      <w:ins w:id="43" w:author="l.slater.1@bham.ac.uk" w:date="2023-10-12T12:22:00Z">
        <w:r w:rsidR="7377827E" w:rsidRPr="5ADA6802">
          <w:rPr>
            <w:rFonts w:ascii="Calibri" w:eastAsia="Calibri" w:hAnsi="Calibri" w:cs="Calibri"/>
            <w:color w:val="000000" w:themeColor="text1"/>
            <w:lang w:val="en-GB"/>
          </w:rPr>
          <w:t xml:space="preserve"> attention on</w:t>
        </w:r>
      </w:ins>
      <w:ins w:id="44" w:author="l.slater.1@bham.ac.uk" w:date="2023-10-12T12:23:00Z">
        <w:r w:rsidR="660E41BE" w:rsidRPr="5ADA6802">
          <w:rPr>
            <w:rFonts w:ascii="Calibri" w:eastAsia="Calibri" w:hAnsi="Calibri" w:cs="Calibri"/>
            <w:color w:val="000000" w:themeColor="text1"/>
            <w:lang w:val="en-GB"/>
          </w:rPr>
          <w:t xml:space="preserve"> developing more and more expressive</w:t>
        </w:r>
      </w:ins>
      <w:ins w:id="45" w:author="l.slater.1@bham.ac.uk" w:date="2023-10-12T12:22:00Z">
        <w:r w:rsidR="7377827E" w:rsidRPr="5ADA6802">
          <w:rPr>
            <w:rFonts w:ascii="Calibri" w:eastAsia="Calibri" w:hAnsi="Calibri" w:cs="Calibri"/>
            <w:color w:val="000000" w:themeColor="text1"/>
            <w:lang w:val="en-GB"/>
          </w:rPr>
          <w:t xml:space="preserve"> AOP</w:t>
        </w:r>
      </w:ins>
      <w:ins w:id="46" w:author="l.slater.1@bham.ac.uk" w:date="2023-10-12T12:23:00Z">
        <w:r w:rsidR="4A5DA0E9" w:rsidRPr="5ADA6802">
          <w:rPr>
            <w:rFonts w:ascii="Calibri" w:eastAsia="Calibri" w:hAnsi="Calibri" w:cs="Calibri"/>
            <w:color w:val="000000" w:themeColor="text1"/>
            <w:lang w:val="en-GB"/>
          </w:rPr>
          <w:t>s</w:t>
        </w:r>
      </w:ins>
      <w:ins w:id="47" w:author="l.slater.1@bham.ac.uk" w:date="2023-10-12T12:24:00Z">
        <w:r w:rsidR="4A5DA0E9" w:rsidRPr="5ADA6802">
          <w:rPr>
            <w:rFonts w:ascii="Calibri" w:eastAsia="Calibri" w:hAnsi="Calibri" w:cs="Calibri"/>
            <w:color w:val="000000" w:themeColor="text1"/>
            <w:lang w:val="en-GB"/>
          </w:rPr>
          <w:t>, this limitation is particularly relevant</w:t>
        </w:r>
      </w:ins>
      <w:ins w:id="48" w:author="l.slater.1@bham.ac.uk" w:date="2023-10-12T12:22:00Z">
        <w:r w:rsidR="7377827E" w:rsidRPr="5ADA6802">
          <w:rPr>
            <w:rFonts w:ascii="Calibri" w:eastAsia="Calibri" w:hAnsi="Calibri" w:cs="Calibri"/>
            <w:color w:val="000000" w:themeColor="text1"/>
            <w:lang w:val="en-GB"/>
          </w:rPr>
          <w:t>.</w:t>
        </w:r>
      </w:ins>
      <w:del w:id="49" w:author="l.slater.1@bham.ac.uk" w:date="2023-10-12T12:22:00Z">
        <w:r w:rsidR="00DA2EF5">
          <w:rPr>
            <w:rFonts w:ascii="Calibri" w:eastAsia="Calibri" w:hAnsi="Calibri" w:cs="Calibri"/>
            <w:color w:val="000000" w:themeColor="text1"/>
            <w:lang w:val="en-GB"/>
          </w:rPr>
          <w:delText xml:space="preserve"> </w:delText>
        </w:r>
        <w:r w:rsidR="00FC6675">
          <w:rPr>
            <w:rFonts w:ascii="Calibri" w:eastAsia="Calibri" w:hAnsi="Calibri" w:cs="Calibri"/>
            <w:color w:val="000000" w:themeColor="text1"/>
            <w:lang w:val="en-GB"/>
          </w:rPr>
          <w:delText xml:space="preserve">becomes </w:delText>
        </w:r>
        <w:r w:rsidR="00DA2EF5">
          <w:rPr>
            <w:rFonts w:ascii="Calibri" w:eastAsia="Calibri" w:hAnsi="Calibri" w:cs="Calibri"/>
            <w:color w:val="000000" w:themeColor="text1"/>
            <w:lang w:val="en-GB"/>
          </w:rPr>
          <w:delText xml:space="preserve">more challenging, when more AOPs </w:delText>
        </w:r>
        <w:r w:rsidR="00163006">
          <w:rPr>
            <w:rFonts w:ascii="Calibri" w:eastAsia="Calibri" w:hAnsi="Calibri" w:cs="Calibri"/>
            <w:color w:val="000000" w:themeColor="text1"/>
            <w:lang w:val="en-GB"/>
          </w:rPr>
          <w:delText>get</w:delText>
        </w:r>
        <w:r w:rsidR="00DA2EF5">
          <w:rPr>
            <w:rFonts w:ascii="Calibri" w:eastAsia="Calibri" w:hAnsi="Calibri" w:cs="Calibri"/>
            <w:color w:val="000000" w:themeColor="text1"/>
            <w:lang w:val="en-GB"/>
          </w:rPr>
          <w:delText xml:space="preserve"> add up in coming years.</w:delText>
        </w:r>
        <w:r w:rsidR="005F52A9">
          <w:rPr>
            <w:rFonts w:ascii="Calibri" w:eastAsia="Calibri" w:hAnsi="Calibri" w:cs="Calibri"/>
            <w:color w:val="000000" w:themeColor="text1"/>
            <w:lang w:val="en-GB"/>
          </w:rPr>
          <w:delText xml:space="preserve"> </w:delText>
        </w:r>
      </w:del>
    </w:p>
    <w:p w14:paraId="271F348D" w14:textId="43C6BCCD" w:rsidR="008666C0" w:rsidRDefault="7D02DA96" w:rsidP="5ADA6802">
      <w:pPr>
        <w:jc w:val="both"/>
        <w:rPr>
          <w:ins w:id="50" w:author="l.slater.1@bham.ac.uk" w:date="2023-10-12T12:35:00Z"/>
          <w:rFonts w:ascii="Calibri" w:eastAsia="Calibri" w:hAnsi="Calibri" w:cs="Calibri"/>
          <w:color w:val="000000" w:themeColor="text1"/>
          <w:lang w:val="en-GB"/>
        </w:rPr>
      </w:pPr>
      <w:ins w:id="51" w:author="l.slater.1@bham.ac.uk" w:date="2023-10-12T12:34:00Z">
        <w:r w:rsidRPr="5ADA6802">
          <w:rPr>
            <w:rFonts w:ascii="Calibri" w:eastAsia="Calibri" w:hAnsi="Calibri" w:cs="Calibri"/>
            <w:color w:val="000000" w:themeColor="text1"/>
            <w:lang w:val="en-GB"/>
          </w:rPr>
          <w:t xml:space="preserve">Implementation: </w:t>
        </w:r>
      </w:ins>
      <w:del w:id="52" w:author="l.slater.1@bham.ac.uk" w:date="2023-10-12T12:43:00Z">
        <w:r w:rsidR="00CF4C64" w:rsidRPr="133F0B4E">
          <w:rPr>
            <w:rFonts w:ascii="Calibri" w:eastAsia="Calibri" w:hAnsi="Calibri" w:cs="Calibri"/>
            <w:color w:val="000000" w:themeColor="text1"/>
            <w:lang w:val="en-GB"/>
          </w:rPr>
          <w:delText>The</w:delText>
        </w:r>
        <w:r w:rsidR="00CF4C64">
          <w:rPr>
            <w:rFonts w:ascii="Calibri" w:eastAsia="Calibri" w:hAnsi="Calibri" w:cs="Calibri"/>
            <w:color w:val="000000" w:themeColor="text1"/>
            <w:lang w:val="en-GB"/>
          </w:rPr>
          <w:delText>refore, the</w:delText>
        </w:r>
        <w:r w:rsidR="00CF4C64" w:rsidRPr="133F0B4E">
          <w:rPr>
            <w:rFonts w:ascii="Calibri" w:eastAsia="Calibri" w:hAnsi="Calibri" w:cs="Calibri"/>
            <w:color w:val="000000" w:themeColor="text1"/>
            <w:lang w:val="en-GB"/>
          </w:rPr>
          <w:delText xml:space="preserve"> objective of this work</w:delText>
        </w:r>
      </w:del>
      <w:ins w:id="53" w:author="l.slater.1@bham.ac.uk" w:date="2023-10-12T12:43:00Z">
        <w:r w:rsidR="102BCBF8" w:rsidRPr="5ADA6802">
          <w:rPr>
            <w:rFonts w:ascii="Calibri" w:eastAsia="Calibri" w:hAnsi="Calibri" w:cs="Calibri"/>
            <w:color w:val="000000" w:themeColor="text1"/>
            <w:lang w:val="en-GB"/>
          </w:rPr>
          <w:t>This work proposes</w:t>
        </w:r>
      </w:ins>
      <w:del w:id="54" w:author="l.slater.1@bham.ac.uk" w:date="2023-10-12T12:43:00Z">
        <w:r w:rsidR="00CF4C64" w:rsidRPr="133F0B4E">
          <w:rPr>
            <w:rFonts w:ascii="Calibri" w:eastAsia="Calibri" w:hAnsi="Calibri" w:cs="Calibri"/>
            <w:color w:val="000000" w:themeColor="text1"/>
            <w:lang w:val="en-GB"/>
          </w:rPr>
          <w:delText xml:space="preserve"> is</w:delText>
        </w:r>
      </w:del>
      <w:r w:rsidR="00CF4C64" w:rsidRPr="133F0B4E">
        <w:rPr>
          <w:rFonts w:ascii="Calibri" w:eastAsia="Calibri" w:hAnsi="Calibri" w:cs="Calibri"/>
          <w:color w:val="000000" w:themeColor="text1"/>
          <w:lang w:val="en-GB"/>
        </w:rPr>
        <w:t xml:space="preserve"> to </w:t>
      </w:r>
      <w:del w:id="55" w:author="l.slater.1@bham.ac.uk" w:date="2023-10-12T12:24:00Z">
        <w:r w:rsidR="00CF4C64" w:rsidRPr="133F0B4E">
          <w:rPr>
            <w:rFonts w:ascii="Calibri" w:eastAsia="Calibri" w:hAnsi="Calibri" w:cs="Calibri"/>
            <w:color w:val="000000" w:themeColor="text1"/>
            <w:lang w:val="en-GB"/>
          </w:rPr>
          <w:delText xml:space="preserve">leverage </w:delText>
        </w:r>
      </w:del>
      <w:ins w:id="56" w:author="l.slater.1@bham.ac.uk" w:date="2023-10-12T12:24:00Z">
        <w:r w:rsidR="1B37FE16" w:rsidRPr="5ADA6802">
          <w:rPr>
            <w:rFonts w:ascii="Calibri" w:eastAsia="Calibri" w:hAnsi="Calibri" w:cs="Calibri"/>
            <w:color w:val="000000" w:themeColor="text1"/>
            <w:lang w:val="en-GB"/>
          </w:rPr>
          <w:t xml:space="preserve">expose </w:t>
        </w:r>
      </w:ins>
      <w:r w:rsidR="00CF4C64" w:rsidRPr="133F0B4E">
        <w:rPr>
          <w:rFonts w:ascii="Calibri" w:eastAsia="Calibri" w:hAnsi="Calibri" w:cs="Calibri"/>
          <w:color w:val="000000" w:themeColor="text1"/>
          <w:lang w:val="en-GB"/>
        </w:rPr>
        <w:t xml:space="preserve">the full potential of </w:t>
      </w:r>
      <w:r w:rsidR="00CF4C64">
        <w:rPr>
          <w:rFonts w:ascii="Calibri" w:eastAsia="Calibri" w:hAnsi="Calibri" w:cs="Calibri"/>
          <w:color w:val="000000" w:themeColor="text1"/>
          <w:lang w:val="en-GB"/>
        </w:rPr>
        <w:t xml:space="preserve">the </w:t>
      </w:r>
      <w:r w:rsidR="00CF4C64" w:rsidRPr="133F0B4E">
        <w:rPr>
          <w:rFonts w:ascii="Calibri" w:eastAsia="Calibri" w:hAnsi="Calibri" w:cs="Calibri"/>
          <w:color w:val="000000" w:themeColor="text1"/>
          <w:lang w:val="en-GB"/>
        </w:rPr>
        <w:t xml:space="preserve">AOP wiki </w:t>
      </w:r>
      <w:r w:rsidR="00CF4C64">
        <w:rPr>
          <w:rFonts w:ascii="Calibri" w:eastAsia="Calibri" w:hAnsi="Calibri" w:cs="Calibri"/>
          <w:color w:val="000000" w:themeColor="text1"/>
          <w:lang w:val="en-GB"/>
        </w:rPr>
        <w:t xml:space="preserve">archive by adapting its data into a </w:t>
      </w:r>
      <w:r w:rsidR="00AE584A">
        <w:rPr>
          <w:rFonts w:ascii="Calibri" w:eastAsia="Calibri" w:hAnsi="Calibri" w:cs="Calibri"/>
          <w:color w:val="000000" w:themeColor="text1"/>
          <w:lang w:val="en-GB"/>
        </w:rPr>
        <w:t>label property graph (</w:t>
      </w:r>
      <w:r w:rsidR="0015111E">
        <w:rPr>
          <w:rFonts w:ascii="Calibri" w:eastAsia="Calibri" w:hAnsi="Calibri" w:cs="Calibri"/>
          <w:color w:val="000000" w:themeColor="text1"/>
          <w:lang w:val="en-GB"/>
        </w:rPr>
        <w:t>LPG</w:t>
      </w:r>
      <w:r w:rsidR="00AE584A">
        <w:rPr>
          <w:rFonts w:ascii="Calibri" w:eastAsia="Calibri" w:hAnsi="Calibri" w:cs="Calibri"/>
          <w:color w:val="000000" w:themeColor="text1"/>
          <w:lang w:val="en-GB"/>
        </w:rPr>
        <w:t>)</w:t>
      </w:r>
      <w:r w:rsidR="0015111E">
        <w:rPr>
          <w:rFonts w:ascii="Calibri" w:eastAsia="Calibri" w:hAnsi="Calibri" w:cs="Calibri"/>
          <w:color w:val="000000" w:themeColor="text1"/>
          <w:lang w:val="en-GB"/>
        </w:rPr>
        <w:t xml:space="preserve"> database</w:t>
      </w:r>
      <w:r w:rsidR="00894216">
        <w:rPr>
          <w:rFonts w:ascii="Calibri" w:eastAsia="Calibri" w:hAnsi="Calibri" w:cs="Calibri"/>
          <w:color w:val="000000" w:themeColor="text1"/>
          <w:lang w:val="en-GB"/>
        </w:rPr>
        <w:t xml:space="preserve">. </w:t>
      </w:r>
      <w:del w:id="57" w:author="l.slater.1@bham.ac.uk" w:date="2023-10-12T12:26:00Z">
        <w:r w:rsidR="00894216">
          <w:rPr>
            <w:rFonts w:ascii="Calibri" w:eastAsia="Calibri" w:hAnsi="Calibri" w:cs="Calibri"/>
            <w:color w:val="000000" w:themeColor="text1"/>
            <w:lang w:val="en-GB"/>
          </w:rPr>
          <w:delText>S</w:delText>
        </w:r>
        <w:r w:rsidR="00CF4C64">
          <w:rPr>
            <w:rFonts w:ascii="Calibri" w:eastAsia="Calibri" w:hAnsi="Calibri" w:cs="Calibri"/>
            <w:color w:val="000000" w:themeColor="text1"/>
            <w:lang w:val="en-GB"/>
          </w:rPr>
          <w:delText>imultaneously</w:delText>
        </w:r>
        <w:r w:rsidR="00CF4C64" w:rsidRPr="133F0B4E">
          <w:rPr>
            <w:rFonts w:ascii="Calibri" w:eastAsia="Calibri" w:hAnsi="Calibri" w:cs="Calibri"/>
            <w:color w:val="000000" w:themeColor="text1"/>
            <w:lang w:val="en-GB"/>
          </w:rPr>
          <w:delText xml:space="preserve"> </w:delText>
        </w:r>
        <w:r w:rsidR="00CF4C64">
          <w:rPr>
            <w:rFonts w:ascii="Calibri" w:eastAsia="Calibri" w:hAnsi="Calibri" w:cs="Calibri"/>
            <w:color w:val="000000" w:themeColor="text1"/>
            <w:lang w:val="en-GB"/>
          </w:rPr>
          <w:delText>providin</w:delText>
        </w:r>
        <w:r w:rsidR="00B6272D">
          <w:rPr>
            <w:rFonts w:ascii="Calibri" w:eastAsia="Calibri" w:hAnsi="Calibri" w:cs="Calibri"/>
            <w:color w:val="000000" w:themeColor="text1"/>
            <w:lang w:val="en-GB"/>
          </w:rPr>
          <w:delText>g</w:delText>
        </w:r>
      </w:del>
      <w:ins w:id="58" w:author="l.slater.1@bham.ac.uk" w:date="2023-10-12T12:26:00Z">
        <w:r w:rsidR="4F31120C" w:rsidRPr="5ADA6802">
          <w:rPr>
            <w:rFonts w:ascii="Calibri" w:eastAsia="Calibri" w:hAnsi="Calibri" w:cs="Calibri"/>
            <w:color w:val="000000" w:themeColor="text1"/>
            <w:lang w:val="en-GB"/>
          </w:rPr>
          <w:t xml:space="preserve">In addition, </w:t>
        </w:r>
      </w:ins>
      <w:ins w:id="59" w:author="l.slater.1@bham.ac.uk" w:date="2023-10-12T12:27:00Z">
        <w:r w:rsidR="603AF8C9" w:rsidRPr="5ADA6802">
          <w:rPr>
            <w:rFonts w:ascii="Calibri" w:eastAsia="Calibri" w:hAnsi="Calibri" w:cs="Calibri"/>
            <w:color w:val="000000" w:themeColor="text1"/>
            <w:lang w:val="en-GB"/>
          </w:rPr>
          <w:t xml:space="preserve">the solution </w:t>
        </w:r>
      </w:ins>
      <w:ins w:id="60" w:author="l.slater.1@bham.ac.uk" w:date="2023-10-12T12:26:00Z">
        <w:r w:rsidR="4F31120C" w:rsidRPr="5ADA6802">
          <w:rPr>
            <w:rFonts w:ascii="Calibri" w:eastAsia="Calibri" w:hAnsi="Calibri" w:cs="Calibri"/>
            <w:color w:val="000000" w:themeColor="text1"/>
            <w:lang w:val="en-GB"/>
          </w:rPr>
          <w:t>provide</w:t>
        </w:r>
      </w:ins>
      <w:ins w:id="61" w:author="l.slater.1@bham.ac.uk" w:date="2023-10-12T12:27:00Z">
        <w:r w:rsidR="3B08B2EA" w:rsidRPr="5ADA6802">
          <w:rPr>
            <w:rFonts w:ascii="Calibri" w:eastAsia="Calibri" w:hAnsi="Calibri" w:cs="Calibri"/>
            <w:color w:val="000000" w:themeColor="text1"/>
            <w:lang w:val="en-GB"/>
          </w:rPr>
          <w:t>s</w:t>
        </w:r>
      </w:ins>
      <w:r w:rsidR="00B6272D">
        <w:rPr>
          <w:rFonts w:ascii="Calibri" w:eastAsia="Calibri" w:hAnsi="Calibri" w:cs="Calibri"/>
          <w:color w:val="000000" w:themeColor="text1"/>
          <w:lang w:val="en-GB"/>
        </w:rPr>
        <w:t xml:space="preserve"> </w:t>
      </w:r>
      <w:r w:rsidR="004F256D">
        <w:rPr>
          <w:rFonts w:ascii="Calibri" w:eastAsia="Calibri" w:hAnsi="Calibri" w:cs="Calibri"/>
          <w:color w:val="000000" w:themeColor="text1"/>
          <w:lang w:val="en-GB"/>
        </w:rPr>
        <w:t>both</w:t>
      </w:r>
      <w:r w:rsidR="00B6272D">
        <w:rPr>
          <w:rFonts w:ascii="Calibri" w:eastAsia="Calibri" w:hAnsi="Calibri" w:cs="Calibri"/>
          <w:color w:val="000000" w:themeColor="text1"/>
          <w:lang w:val="en-GB"/>
        </w:rPr>
        <w:t xml:space="preserve"> </w:t>
      </w:r>
      <w:r w:rsidR="00ED0496">
        <w:rPr>
          <w:rFonts w:ascii="Calibri" w:eastAsia="Calibri" w:hAnsi="Calibri" w:cs="Calibri"/>
          <w:color w:val="000000" w:themeColor="text1"/>
          <w:lang w:val="en-GB"/>
        </w:rPr>
        <w:t>database-specific</w:t>
      </w:r>
      <w:r w:rsidR="0015111E">
        <w:rPr>
          <w:rFonts w:ascii="Calibri" w:eastAsia="Calibri" w:hAnsi="Calibri" w:cs="Calibri"/>
          <w:color w:val="000000" w:themeColor="text1"/>
          <w:lang w:val="en-GB"/>
        </w:rPr>
        <w:t xml:space="preserve"> </w:t>
      </w:r>
      <w:r w:rsidR="00B6272D">
        <w:rPr>
          <w:rFonts w:ascii="Calibri" w:eastAsia="Calibri" w:hAnsi="Calibri" w:cs="Calibri"/>
          <w:color w:val="000000" w:themeColor="text1"/>
          <w:lang w:val="en-GB"/>
        </w:rPr>
        <w:t xml:space="preserve">query and natural language query </w:t>
      </w:r>
      <w:r w:rsidR="00B6272D" w:rsidRPr="5ADA6802">
        <w:rPr>
          <w:rFonts w:ascii="Calibri" w:eastAsia="Calibri" w:hAnsi="Calibri" w:cs="Calibri"/>
          <w:color w:val="000000" w:themeColor="text1"/>
          <w:lang w:val="en-GB"/>
        </w:rPr>
        <w:t>interface</w:t>
      </w:r>
      <w:ins w:id="62" w:author="l.slater.1@bham.ac.uk" w:date="2023-10-12T12:26:00Z">
        <w:r w:rsidR="17B6056B" w:rsidRPr="5ADA6802">
          <w:rPr>
            <w:rFonts w:ascii="Calibri" w:eastAsia="Calibri" w:hAnsi="Calibri" w:cs="Calibri"/>
            <w:color w:val="000000" w:themeColor="text1"/>
            <w:lang w:val="en-GB"/>
          </w:rPr>
          <w:t>s</w:t>
        </w:r>
      </w:ins>
      <w:r w:rsidR="00B6272D">
        <w:rPr>
          <w:rFonts w:ascii="Calibri" w:eastAsia="Calibri" w:hAnsi="Calibri" w:cs="Calibri"/>
          <w:color w:val="000000" w:themeColor="text1"/>
          <w:lang w:val="en-GB"/>
        </w:rPr>
        <w:t xml:space="preserve"> to </w:t>
      </w:r>
      <w:del w:id="63" w:author="l.slater.1@bham.ac.uk" w:date="2023-10-12T12:26:00Z">
        <w:r w:rsidR="00B6272D">
          <w:rPr>
            <w:rFonts w:ascii="Calibri" w:eastAsia="Calibri" w:hAnsi="Calibri" w:cs="Calibri"/>
            <w:color w:val="000000" w:themeColor="text1"/>
            <w:lang w:val="en-GB"/>
          </w:rPr>
          <w:delText>gather information</w:delText>
        </w:r>
      </w:del>
      <w:ins w:id="64" w:author="l.slater.1@bham.ac.uk" w:date="2023-10-12T12:26:00Z">
        <w:r w:rsidR="7DB69F53" w:rsidRPr="5ADA6802">
          <w:rPr>
            <w:rFonts w:ascii="Calibri" w:eastAsia="Calibri" w:hAnsi="Calibri" w:cs="Calibri"/>
            <w:color w:val="000000" w:themeColor="text1"/>
            <w:lang w:val="en-GB"/>
          </w:rPr>
          <w:t xml:space="preserve">support retrieval and </w:t>
        </w:r>
      </w:ins>
      <w:ins w:id="65" w:author="l.slater.1@bham.ac.uk" w:date="2023-10-12T12:27:00Z">
        <w:r w:rsidR="7DB69F53" w:rsidRPr="5ADA6802">
          <w:rPr>
            <w:rFonts w:ascii="Calibri" w:eastAsia="Calibri" w:hAnsi="Calibri" w:cs="Calibri"/>
            <w:color w:val="000000" w:themeColor="text1"/>
            <w:lang w:val="en-GB"/>
          </w:rPr>
          <w:t xml:space="preserve">integration of </w:t>
        </w:r>
      </w:ins>
      <w:ins w:id="66" w:author="l.slater.1@bham.ac.uk" w:date="2023-10-12T12:44:00Z">
        <w:r w:rsidR="4AA34E9E" w:rsidRPr="5ADA6802">
          <w:rPr>
            <w:rFonts w:ascii="Calibri" w:eastAsia="Calibri" w:hAnsi="Calibri" w:cs="Calibri"/>
            <w:color w:val="000000" w:themeColor="text1"/>
            <w:lang w:val="en-GB"/>
          </w:rPr>
          <w:t xml:space="preserve">the graph </w:t>
        </w:r>
      </w:ins>
      <w:ins w:id="67" w:author="l.slater.1@bham.ac.uk" w:date="2023-10-12T12:27:00Z">
        <w:r w:rsidR="7DB69F53" w:rsidRPr="5ADA6802">
          <w:rPr>
            <w:rFonts w:ascii="Calibri" w:eastAsia="Calibri" w:hAnsi="Calibri" w:cs="Calibri"/>
            <w:color w:val="000000" w:themeColor="text1"/>
            <w:lang w:val="en-GB"/>
          </w:rPr>
          <w:t>data</w:t>
        </w:r>
      </w:ins>
      <w:del w:id="68" w:author="l.slater.1@bham.ac.uk" w:date="2023-10-12T12:27:00Z">
        <w:r w:rsidR="000906BB">
          <w:rPr>
            <w:rFonts w:ascii="Calibri" w:eastAsia="Calibri" w:hAnsi="Calibri" w:cs="Calibri"/>
            <w:color w:val="000000" w:themeColor="text1"/>
            <w:lang w:val="en-GB"/>
          </w:rPr>
          <w:delText xml:space="preserve"> in </w:delText>
        </w:r>
        <w:r w:rsidR="00631DFD">
          <w:rPr>
            <w:rFonts w:ascii="Calibri" w:eastAsia="Calibri" w:hAnsi="Calibri" w:cs="Calibri"/>
            <w:color w:val="000000" w:themeColor="text1"/>
            <w:lang w:val="en-GB"/>
          </w:rPr>
          <w:delText>network format</w:delText>
        </w:r>
      </w:del>
      <w:ins w:id="69" w:author="l.slater.1@bham.ac.uk" w:date="2023-10-12T12:28:00Z">
        <w:r w:rsidR="6372998B" w:rsidRPr="5ADA6802">
          <w:rPr>
            <w:rFonts w:ascii="Calibri" w:eastAsia="Calibri" w:hAnsi="Calibri" w:cs="Calibri"/>
            <w:color w:val="000000" w:themeColor="text1"/>
            <w:lang w:val="en-GB"/>
          </w:rPr>
          <w:t>, including the ability to chain stepwise queries</w:t>
        </w:r>
      </w:ins>
      <w:r w:rsidR="000F0267" w:rsidRPr="5ADA6802">
        <w:rPr>
          <w:rFonts w:ascii="Calibri" w:eastAsia="Calibri" w:hAnsi="Calibri" w:cs="Calibri"/>
          <w:color w:val="000000" w:themeColor="text1"/>
          <w:lang w:val="en-GB"/>
        </w:rPr>
        <w:t>.</w:t>
      </w:r>
      <w:r w:rsidR="00F2635E" w:rsidRPr="5ADA6802">
        <w:rPr>
          <w:rFonts w:ascii="Calibri" w:eastAsia="Calibri" w:hAnsi="Calibri" w:cs="Calibri"/>
          <w:color w:val="000000" w:themeColor="text1"/>
          <w:lang w:val="en-GB"/>
        </w:rPr>
        <w:t xml:space="preserve"> </w:t>
      </w:r>
      <w:ins w:id="70" w:author="l.slater.1@bham.ac.uk" w:date="2023-10-12T12:27:00Z">
        <w:r w:rsidR="423DE8C7" w:rsidRPr="5ADA6802">
          <w:rPr>
            <w:rFonts w:ascii="Calibri" w:eastAsia="Calibri" w:hAnsi="Calibri" w:cs="Calibri"/>
            <w:color w:val="000000" w:themeColor="text1"/>
            <w:lang w:val="en-GB"/>
          </w:rPr>
          <w:t xml:space="preserve">To evaluate </w:t>
        </w:r>
      </w:ins>
      <w:ins w:id="71" w:author="l.slater.1@bham.ac.uk" w:date="2023-10-12T12:28:00Z">
        <w:r w:rsidR="4ADDB304" w:rsidRPr="5ADA6802">
          <w:rPr>
            <w:rFonts w:ascii="Calibri" w:eastAsia="Calibri" w:hAnsi="Calibri" w:cs="Calibri"/>
            <w:color w:val="000000" w:themeColor="text1"/>
            <w:lang w:val="en-GB"/>
          </w:rPr>
          <w:t xml:space="preserve">the platform, </w:t>
        </w:r>
        <w:proofErr w:type="spellStart"/>
        <w:r w:rsidR="4ADDB304" w:rsidRPr="5ADA6802">
          <w:rPr>
            <w:rFonts w:ascii="Calibri" w:eastAsia="Calibri" w:hAnsi="Calibri" w:cs="Calibri"/>
            <w:color w:val="000000" w:themeColor="text1"/>
            <w:lang w:val="en-GB"/>
          </w:rPr>
          <w:t>a</w:t>
        </w:r>
      </w:ins>
      <w:del w:id="72" w:author="l.slater.1@bham.ac.uk" w:date="2023-10-12T12:27:00Z">
        <w:r w:rsidR="00F2635E" w:rsidRPr="133F0B4E">
          <w:rPr>
            <w:rFonts w:ascii="Calibri" w:eastAsia="Calibri" w:hAnsi="Calibri" w:cs="Calibri"/>
            <w:color w:val="000000" w:themeColor="text1"/>
            <w:lang w:val="en-GB"/>
          </w:rPr>
          <w:delText xml:space="preserve">A </w:delText>
        </w:r>
      </w:del>
      <w:r w:rsidR="00F2635E" w:rsidRPr="133F0B4E">
        <w:rPr>
          <w:rFonts w:ascii="Calibri" w:eastAsia="Calibri" w:hAnsi="Calibri" w:cs="Calibri"/>
          <w:color w:val="000000" w:themeColor="text1"/>
          <w:lang w:val="en-GB"/>
        </w:rPr>
        <w:t>case</w:t>
      </w:r>
      <w:proofErr w:type="spellEnd"/>
      <w:r w:rsidR="00F2635E" w:rsidRPr="133F0B4E">
        <w:rPr>
          <w:rFonts w:ascii="Calibri" w:eastAsia="Calibri" w:hAnsi="Calibri" w:cs="Calibri"/>
          <w:color w:val="000000" w:themeColor="text1"/>
          <w:lang w:val="en-GB"/>
        </w:rPr>
        <w:t xml:space="preserve"> study </w:t>
      </w:r>
      <w:ins w:id="73" w:author="l.slater.1@bham.ac.uk" w:date="2023-10-12T12:28:00Z">
        <w:r w:rsidR="1AB6FDB7" w:rsidRPr="5ADA6802">
          <w:rPr>
            <w:rFonts w:ascii="Calibri" w:eastAsia="Calibri" w:hAnsi="Calibri" w:cs="Calibri"/>
            <w:color w:val="000000" w:themeColor="text1"/>
            <w:lang w:val="en-GB"/>
          </w:rPr>
          <w:t xml:space="preserve">is </w:t>
        </w:r>
        <w:proofErr w:type="spellStart"/>
        <w:r w:rsidR="1AB6FDB7" w:rsidRPr="5ADA6802">
          <w:rPr>
            <w:rFonts w:ascii="Calibri" w:eastAsia="Calibri" w:hAnsi="Calibri" w:cs="Calibri"/>
            <w:color w:val="000000" w:themeColor="text1"/>
            <w:lang w:val="en-GB"/>
          </w:rPr>
          <w:t>presented,</w:t>
        </w:r>
      </w:ins>
      <w:del w:id="74" w:author="l.slater.1@bham.ac.uk" w:date="2023-10-12T12:28:00Z">
        <w:r w:rsidR="00F2635E" w:rsidRPr="133F0B4E">
          <w:rPr>
            <w:rFonts w:ascii="Calibri" w:eastAsia="Calibri" w:hAnsi="Calibri" w:cs="Calibri"/>
            <w:color w:val="000000" w:themeColor="text1"/>
            <w:lang w:val="en-GB"/>
          </w:rPr>
          <w:delText xml:space="preserve">was taken </w:delText>
        </w:r>
      </w:del>
      <w:r w:rsidR="00F2635E" w:rsidRPr="133F0B4E">
        <w:rPr>
          <w:rFonts w:ascii="Calibri" w:eastAsia="Calibri" w:hAnsi="Calibri" w:cs="Calibri"/>
          <w:color w:val="000000" w:themeColor="text1"/>
          <w:lang w:val="en-GB"/>
        </w:rPr>
        <w:t>with</w:t>
      </w:r>
      <w:proofErr w:type="spellEnd"/>
      <w:r w:rsidR="00F2635E" w:rsidRPr="133F0B4E">
        <w:rPr>
          <w:rFonts w:ascii="Calibri" w:eastAsia="Calibri" w:hAnsi="Calibri" w:cs="Calibri"/>
          <w:color w:val="000000" w:themeColor="text1"/>
          <w:lang w:val="en-GB"/>
        </w:rPr>
        <w:t xml:space="preserve"> three levels of use case scenario</w:t>
      </w:r>
      <w:del w:id="75" w:author="l.slater.1@bham.ac.uk" w:date="2023-10-12T12:28:00Z">
        <w:r w:rsidR="00F2635E" w:rsidRPr="133F0B4E">
          <w:rPr>
            <w:rFonts w:ascii="Calibri" w:eastAsia="Calibri" w:hAnsi="Calibri" w:cs="Calibri"/>
            <w:color w:val="000000" w:themeColor="text1"/>
            <w:lang w:val="en-GB"/>
          </w:rPr>
          <w:delText>s</w:delText>
        </w:r>
      </w:del>
      <w:r w:rsidR="00F2635E" w:rsidRPr="133F0B4E">
        <w:rPr>
          <w:rFonts w:ascii="Calibri" w:eastAsia="Calibri" w:hAnsi="Calibri" w:cs="Calibri"/>
          <w:color w:val="000000" w:themeColor="text1"/>
          <w:lang w:val="en-GB"/>
        </w:rPr>
        <w:t xml:space="preserve"> (simple, moderate, and complex query</w:t>
      </w:r>
      <w:r w:rsidR="00F2635E" w:rsidRPr="5ADA6802">
        <w:rPr>
          <w:rFonts w:ascii="Calibri" w:eastAsia="Calibri" w:hAnsi="Calibri" w:cs="Calibri"/>
          <w:color w:val="000000" w:themeColor="text1"/>
          <w:lang w:val="en-GB"/>
        </w:rPr>
        <w:t>)</w:t>
      </w:r>
      <w:ins w:id="76" w:author="l.slater.1@bham.ac.uk" w:date="2023-10-12T12:29:00Z">
        <w:r w:rsidR="00E2CDF9" w:rsidRPr="5ADA6802">
          <w:rPr>
            <w:rFonts w:ascii="Calibri" w:eastAsia="Calibri" w:hAnsi="Calibri" w:cs="Calibri"/>
            <w:color w:val="000000" w:themeColor="text1"/>
            <w:lang w:val="en-GB"/>
          </w:rPr>
          <w:t>.</w:t>
        </w:r>
      </w:ins>
      <w:del w:id="77" w:author="l.slater.1@bham.ac.uk" w:date="2023-10-12T12:28:00Z">
        <w:r w:rsidR="00F2635E" w:rsidRPr="133F0B4E">
          <w:rPr>
            <w:rFonts w:ascii="Calibri" w:eastAsia="Calibri" w:hAnsi="Calibri" w:cs="Calibri"/>
            <w:color w:val="000000" w:themeColor="text1"/>
            <w:lang w:val="en-GB"/>
          </w:rPr>
          <w:delText xml:space="preserve"> for evaluating th</w:delText>
        </w:r>
        <w:r w:rsidR="00F2635E">
          <w:rPr>
            <w:rFonts w:ascii="Calibri" w:eastAsia="Calibri" w:hAnsi="Calibri" w:cs="Calibri"/>
            <w:color w:val="000000" w:themeColor="text1"/>
            <w:lang w:val="en-GB"/>
          </w:rPr>
          <w:delText xml:space="preserve">e information </w:delText>
        </w:r>
        <w:r w:rsidR="008774C7">
          <w:rPr>
            <w:rFonts w:ascii="Calibri" w:eastAsia="Calibri" w:hAnsi="Calibri" w:cs="Calibri"/>
            <w:color w:val="000000" w:themeColor="text1"/>
            <w:lang w:val="en-GB"/>
          </w:rPr>
          <w:delText>extraction</w:delText>
        </w:r>
      </w:del>
      <w:r w:rsidR="00F2635E" w:rsidRPr="133F0B4E">
        <w:rPr>
          <w:rFonts w:ascii="Calibri" w:eastAsia="Calibri" w:hAnsi="Calibri" w:cs="Calibri"/>
          <w:color w:val="000000" w:themeColor="text1"/>
          <w:lang w:val="en-GB"/>
        </w:rPr>
        <w:t>.</w:t>
      </w:r>
      <w:del w:id="78" w:author="l.slater.1@bham.ac.uk" w:date="2023-10-12T12:28:00Z">
        <w:r w:rsidR="008774C7">
          <w:rPr>
            <w:rFonts w:ascii="Calibri" w:eastAsia="Calibri" w:hAnsi="Calibri" w:cs="Calibri"/>
            <w:color w:val="000000" w:themeColor="text1"/>
            <w:lang w:val="en-GB"/>
          </w:rPr>
          <w:delText xml:space="preserve"> </w:delText>
        </w:r>
        <w:r w:rsidR="008E6FFE">
          <w:rPr>
            <w:rFonts w:ascii="Calibri" w:eastAsia="Calibri" w:hAnsi="Calibri" w:cs="Calibri"/>
            <w:color w:val="000000" w:themeColor="text1"/>
            <w:lang w:val="en-GB"/>
          </w:rPr>
          <w:delText>Also,</w:delText>
        </w:r>
        <w:r w:rsidR="008774C7">
          <w:rPr>
            <w:rFonts w:ascii="Calibri" w:eastAsia="Calibri" w:hAnsi="Calibri" w:cs="Calibri"/>
            <w:color w:val="000000" w:themeColor="text1"/>
            <w:lang w:val="en-GB"/>
          </w:rPr>
          <w:delText xml:space="preserve"> stepwise </w:delText>
        </w:r>
        <w:r w:rsidR="008E3FE2">
          <w:rPr>
            <w:rFonts w:ascii="Calibri" w:eastAsia="Calibri" w:hAnsi="Calibri" w:cs="Calibri"/>
            <w:color w:val="000000" w:themeColor="text1"/>
            <w:lang w:val="en-GB"/>
          </w:rPr>
          <w:delText xml:space="preserve">queries </w:delText>
        </w:r>
        <w:r w:rsidR="00CC03A5">
          <w:rPr>
            <w:rFonts w:ascii="Calibri" w:eastAsia="Calibri" w:hAnsi="Calibri" w:cs="Calibri"/>
            <w:color w:val="000000" w:themeColor="text1"/>
            <w:lang w:val="en-GB"/>
          </w:rPr>
          <w:delText>were</w:delText>
        </w:r>
        <w:r w:rsidR="008E3FE2">
          <w:rPr>
            <w:rFonts w:ascii="Calibri" w:eastAsia="Calibri" w:hAnsi="Calibri" w:cs="Calibri"/>
            <w:color w:val="000000" w:themeColor="text1"/>
            <w:lang w:val="en-GB"/>
          </w:rPr>
          <w:delText xml:space="preserve"> </w:delText>
        </w:r>
        <w:r w:rsidR="00F84715">
          <w:rPr>
            <w:rFonts w:ascii="Calibri" w:eastAsia="Calibri" w:hAnsi="Calibri" w:cs="Calibri"/>
            <w:color w:val="000000" w:themeColor="text1"/>
            <w:lang w:val="en-GB"/>
          </w:rPr>
          <w:delText xml:space="preserve">implemented </w:delText>
        </w:r>
        <w:r w:rsidR="004A7BF8">
          <w:rPr>
            <w:rFonts w:ascii="Calibri" w:eastAsia="Calibri" w:hAnsi="Calibri" w:cs="Calibri"/>
            <w:color w:val="000000" w:themeColor="text1"/>
            <w:lang w:val="en-GB"/>
          </w:rPr>
          <w:delText>to collate</w:delText>
        </w:r>
        <w:r w:rsidR="00F84715">
          <w:rPr>
            <w:rFonts w:ascii="Calibri" w:eastAsia="Calibri" w:hAnsi="Calibri" w:cs="Calibri"/>
            <w:color w:val="000000" w:themeColor="text1"/>
            <w:lang w:val="en-GB"/>
          </w:rPr>
          <w:delText xml:space="preserve"> multiple queries in </w:delText>
        </w:r>
        <w:r w:rsidR="00ED0496">
          <w:rPr>
            <w:rFonts w:ascii="Calibri" w:eastAsia="Calibri" w:hAnsi="Calibri" w:cs="Calibri"/>
            <w:color w:val="000000" w:themeColor="text1"/>
            <w:lang w:val="en-GB"/>
          </w:rPr>
          <w:delText xml:space="preserve">a </w:delText>
        </w:r>
        <w:r w:rsidR="00F84715">
          <w:rPr>
            <w:rFonts w:ascii="Calibri" w:eastAsia="Calibri" w:hAnsi="Calibri" w:cs="Calibri"/>
            <w:color w:val="000000" w:themeColor="text1"/>
            <w:lang w:val="en-GB"/>
          </w:rPr>
          <w:delText>single one.</w:delText>
        </w:r>
      </w:del>
      <w:r w:rsidR="00F84715">
        <w:rPr>
          <w:rFonts w:ascii="Calibri" w:eastAsia="Calibri" w:hAnsi="Calibri" w:cs="Calibri"/>
          <w:color w:val="000000" w:themeColor="text1"/>
          <w:lang w:val="en-GB"/>
        </w:rPr>
        <w:t xml:space="preserve"> </w:t>
      </w:r>
      <w:ins w:id="79" w:author="l.slater.1@bham.ac.uk" w:date="2023-10-12T12:36:00Z">
        <w:r w:rsidR="4FAF2A48" w:rsidRPr="5ADA6802">
          <w:rPr>
            <w:rFonts w:ascii="Calibri" w:eastAsia="Calibri" w:hAnsi="Calibri" w:cs="Calibri"/>
            <w:color w:val="000000" w:themeColor="text1"/>
            <w:lang w:val="en-GB"/>
          </w:rPr>
          <w:t>This tool is freely available on GitHub for wider community usability and further enhancement.</w:t>
        </w:r>
      </w:ins>
    </w:p>
    <w:p w14:paraId="1692EF8C" w14:textId="6FAF40AD" w:rsidR="008666C0" w:rsidRDefault="4FAF2A48" w:rsidP="00193FAC">
      <w:pPr>
        <w:jc w:val="both"/>
        <w:rPr>
          <w:rFonts w:ascii="Calibri" w:eastAsia="Calibri" w:hAnsi="Calibri" w:cs="Calibri"/>
          <w:color w:val="000000" w:themeColor="text1"/>
          <w:lang w:val="en-GB"/>
        </w:rPr>
      </w:pPr>
      <w:ins w:id="80" w:author="l.slater.1@bham.ac.uk" w:date="2023-10-12T12:35:00Z">
        <w:r w:rsidRPr="5ADA6802">
          <w:rPr>
            <w:rFonts w:ascii="Calibri" w:eastAsia="Calibri" w:hAnsi="Calibri" w:cs="Calibri"/>
            <w:color w:val="000000" w:themeColor="text1"/>
            <w:lang w:val="en-GB"/>
          </w:rPr>
          <w:t xml:space="preserve">Conclusions: </w:t>
        </w:r>
      </w:ins>
      <w:r w:rsidR="000F0267">
        <w:rPr>
          <w:rFonts w:ascii="Calibri" w:eastAsia="Calibri" w:hAnsi="Calibri" w:cs="Calibri"/>
          <w:color w:val="000000" w:themeColor="text1"/>
          <w:lang w:val="en-GB"/>
        </w:rPr>
        <w:t>The</w:t>
      </w:r>
      <w:del w:id="81" w:author="l.slater.1@bham.ac.uk" w:date="2023-10-12T12:34:00Z">
        <w:r w:rsidR="00B4307B">
          <w:rPr>
            <w:rFonts w:ascii="Calibri" w:eastAsia="Calibri" w:hAnsi="Calibri" w:cs="Calibri"/>
            <w:color w:val="000000" w:themeColor="text1"/>
            <w:lang w:val="en-GB"/>
          </w:rPr>
          <w:delText xml:space="preserve"> design of </w:delText>
        </w:r>
        <w:r w:rsidR="00ED0496">
          <w:rPr>
            <w:rFonts w:ascii="Calibri" w:eastAsia="Calibri" w:hAnsi="Calibri" w:cs="Calibri"/>
            <w:color w:val="000000" w:themeColor="text1"/>
            <w:lang w:val="en-GB"/>
          </w:rPr>
          <w:delText>the</w:delText>
        </w:r>
      </w:del>
      <w:r w:rsidR="00ED0496">
        <w:rPr>
          <w:rFonts w:ascii="Calibri" w:eastAsia="Calibri" w:hAnsi="Calibri" w:cs="Calibri"/>
          <w:color w:val="000000" w:themeColor="text1"/>
          <w:lang w:val="en-GB"/>
        </w:rPr>
        <w:t xml:space="preserve"> </w:t>
      </w:r>
      <w:ins w:id="82" w:author="l.slater.1@bham.ac.uk" w:date="2023-10-12T12:40:00Z">
        <w:r w:rsidR="50252350" w:rsidRPr="5ADA6802">
          <w:rPr>
            <w:rFonts w:ascii="Calibri" w:eastAsia="Calibri" w:hAnsi="Calibri" w:cs="Calibri"/>
            <w:color w:val="000000" w:themeColor="text1"/>
            <w:lang w:val="en-GB"/>
          </w:rPr>
          <w:t xml:space="preserve">presented </w:t>
        </w:r>
      </w:ins>
      <w:r w:rsidR="00B4307B">
        <w:rPr>
          <w:rFonts w:ascii="Calibri" w:eastAsia="Calibri" w:hAnsi="Calibri" w:cs="Calibri"/>
          <w:color w:val="000000" w:themeColor="text1"/>
          <w:lang w:val="en-GB"/>
        </w:rPr>
        <w:t>query engine</w:t>
      </w:r>
      <w:r w:rsidR="00860FE0">
        <w:rPr>
          <w:rFonts w:ascii="Calibri" w:eastAsia="Calibri" w:hAnsi="Calibri" w:cs="Calibri"/>
          <w:color w:val="000000" w:themeColor="text1"/>
          <w:lang w:val="en-GB"/>
        </w:rPr>
        <w:t xml:space="preserve"> </w:t>
      </w:r>
      <w:r w:rsidR="00501B10">
        <w:rPr>
          <w:rFonts w:ascii="Calibri" w:eastAsia="Calibri" w:hAnsi="Calibri" w:cs="Calibri"/>
          <w:color w:val="000000" w:themeColor="text1"/>
          <w:lang w:val="en-GB"/>
        </w:rPr>
        <w:t>increases</w:t>
      </w:r>
      <w:r w:rsidR="00860FE0">
        <w:rPr>
          <w:rFonts w:ascii="Calibri" w:eastAsia="Calibri" w:hAnsi="Calibri" w:cs="Calibri"/>
          <w:color w:val="000000" w:themeColor="text1"/>
          <w:lang w:val="en-GB"/>
        </w:rPr>
        <w:t xml:space="preserve"> the potential of </w:t>
      </w:r>
      <w:r w:rsidR="00ED0496">
        <w:rPr>
          <w:rFonts w:ascii="Calibri" w:eastAsia="Calibri" w:hAnsi="Calibri" w:cs="Calibri"/>
          <w:color w:val="000000" w:themeColor="text1"/>
          <w:lang w:val="en-GB"/>
        </w:rPr>
        <w:t xml:space="preserve">AOP </w:t>
      </w:r>
      <w:r w:rsidR="00C863F1">
        <w:rPr>
          <w:rFonts w:ascii="Calibri" w:eastAsia="Calibri" w:hAnsi="Calibri" w:cs="Calibri"/>
          <w:color w:val="000000" w:themeColor="text1"/>
          <w:lang w:val="en-GB"/>
        </w:rPr>
        <w:t>exploration</w:t>
      </w:r>
      <w:r w:rsidR="00A71B00">
        <w:rPr>
          <w:rFonts w:ascii="Calibri" w:eastAsia="Calibri" w:hAnsi="Calibri" w:cs="Calibri"/>
          <w:color w:val="000000" w:themeColor="text1"/>
          <w:lang w:val="en-GB"/>
        </w:rPr>
        <w:t>,</w:t>
      </w:r>
      <w:r w:rsidR="00C375D3">
        <w:rPr>
          <w:rFonts w:ascii="Calibri" w:eastAsia="Calibri" w:hAnsi="Calibri" w:cs="Calibri"/>
          <w:color w:val="000000" w:themeColor="text1"/>
          <w:lang w:val="en-GB"/>
        </w:rPr>
        <w:t xml:space="preserve"> </w:t>
      </w:r>
      <w:r w:rsidR="005943C6">
        <w:rPr>
          <w:rFonts w:ascii="Calibri" w:eastAsia="Calibri" w:hAnsi="Calibri" w:cs="Calibri"/>
          <w:color w:val="000000" w:themeColor="text1"/>
          <w:lang w:val="en-GB"/>
        </w:rPr>
        <w:t>by</w:t>
      </w:r>
      <w:r w:rsidR="009B5CFE">
        <w:rPr>
          <w:rFonts w:ascii="Calibri" w:eastAsia="Calibri" w:hAnsi="Calibri" w:cs="Calibri"/>
          <w:color w:val="000000" w:themeColor="text1"/>
          <w:lang w:val="en-GB"/>
        </w:rPr>
        <w:t xml:space="preserve"> </w:t>
      </w:r>
      <w:r w:rsidR="00C375D3">
        <w:rPr>
          <w:rFonts w:ascii="Calibri" w:eastAsia="Calibri" w:hAnsi="Calibri" w:cs="Calibri"/>
          <w:color w:val="000000" w:themeColor="text1"/>
          <w:lang w:val="en-GB"/>
        </w:rPr>
        <w:t>reduc</w:t>
      </w:r>
      <w:r w:rsidR="009B5CFE">
        <w:rPr>
          <w:rFonts w:ascii="Calibri" w:eastAsia="Calibri" w:hAnsi="Calibri" w:cs="Calibri"/>
          <w:color w:val="000000" w:themeColor="text1"/>
          <w:lang w:val="en-GB"/>
        </w:rPr>
        <w:t>i</w:t>
      </w:r>
      <w:r w:rsidR="005943C6">
        <w:rPr>
          <w:rFonts w:ascii="Calibri" w:eastAsia="Calibri" w:hAnsi="Calibri" w:cs="Calibri"/>
          <w:color w:val="000000" w:themeColor="text1"/>
          <w:lang w:val="en-GB"/>
        </w:rPr>
        <w:t xml:space="preserve">ng </w:t>
      </w:r>
      <w:r w:rsidR="00C375D3">
        <w:rPr>
          <w:rFonts w:ascii="Calibri" w:eastAsia="Calibri" w:hAnsi="Calibri" w:cs="Calibri"/>
          <w:color w:val="000000" w:themeColor="text1"/>
          <w:lang w:val="en-GB"/>
        </w:rPr>
        <w:t>the time</w:t>
      </w:r>
      <w:r w:rsidR="00260366">
        <w:rPr>
          <w:rFonts w:ascii="Calibri" w:eastAsia="Calibri" w:hAnsi="Calibri" w:cs="Calibri"/>
          <w:color w:val="000000" w:themeColor="text1"/>
          <w:lang w:val="en-GB"/>
        </w:rPr>
        <w:t xml:space="preserve">, </w:t>
      </w:r>
      <w:r w:rsidR="00C375D3">
        <w:rPr>
          <w:rFonts w:ascii="Calibri" w:eastAsia="Calibri" w:hAnsi="Calibri" w:cs="Calibri"/>
          <w:color w:val="000000" w:themeColor="text1"/>
          <w:lang w:val="en-GB"/>
        </w:rPr>
        <w:t>human resources</w:t>
      </w:r>
      <w:r w:rsidR="00ED0496">
        <w:rPr>
          <w:rFonts w:ascii="Calibri" w:eastAsia="Calibri" w:hAnsi="Calibri" w:cs="Calibri"/>
          <w:color w:val="000000" w:themeColor="text1"/>
          <w:lang w:val="en-GB"/>
        </w:rPr>
        <w:t>,</w:t>
      </w:r>
      <w:r w:rsidR="00260366">
        <w:rPr>
          <w:rFonts w:ascii="Calibri" w:eastAsia="Calibri" w:hAnsi="Calibri" w:cs="Calibri"/>
          <w:color w:val="000000" w:themeColor="text1"/>
          <w:lang w:val="en-GB"/>
        </w:rPr>
        <w:t xml:space="preserve"> and </w:t>
      </w:r>
      <w:r w:rsidR="00DF7C36">
        <w:rPr>
          <w:rFonts w:ascii="Calibri" w:eastAsia="Calibri" w:hAnsi="Calibri" w:cs="Calibri"/>
          <w:color w:val="000000" w:themeColor="text1"/>
          <w:lang w:val="en-GB"/>
        </w:rPr>
        <w:t>technical</w:t>
      </w:r>
      <w:ins w:id="83" w:author="l.slater.1@bham.ac.uk" w:date="2023-10-12T12:29:00Z">
        <w:r w:rsidR="00DF7C36">
          <w:rPr>
            <w:rFonts w:ascii="Calibri" w:eastAsia="Calibri" w:hAnsi="Calibri" w:cs="Calibri"/>
            <w:color w:val="000000" w:themeColor="text1"/>
            <w:lang w:val="en-GB"/>
          </w:rPr>
          <w:t xml:space="preserve"> </w:t>
        </w:r>
        <w:r w:rsidR="5DEF2D74" w:rsidRPr="5ADA6802">
          <w:rPr>
            <w:rFonts w:ascii="Calibri" w:eastAsia="Calibri" w:hAnsi="Calibri" w:cs="Calibri"/>
            <w:color w:val="000000" w:themeColor="text1"/>
            <w:lang w:val="en-GB"/>
          </w:rPr>
          <w:t>ability</w:t>
        </w:r>
      </w:ins>
      <w:r w:rsidR="00DF7C36" w:rsidRPr="5ADA6802">
        <w:rPr>
          <w:rFonts w:ascii="Calibri" w:eastAsia="Calibri" w:hAnsi="Calibri" w:cs="Calibri"/>
          <w:color w:val="000000" w:themeColor="text1"/>
          <w:lang w:val="en-GB"/>
        </w:rPr>
        <w:t xml:space="preserve"> need</w:t>
      </w:r>
      <w:r w:rsidR="00407ED0" w:rsidRPr="5ADA6802">
        <w:rPr>
          <w:rFonts w:ascii="Calibri" w:eastAsia="Calibri" w:hAnsi="Calibri" w:cs="Calibri"/>
          <w:color w:val="000000" w:themeColor="text1"/>
          <w:lang w:val="en-GB"/>
        </w:rPr>
        <w:t>ed</w:t>
      </w:r>
      <w:ins w:id="84" w:author="l.slater.1@bham.ac.uk" w:date="2023-10-12T12:40:00Z">
        <w:r w:rsidR="27469456" w:rsidRPr="5ADA6802">
          <w:rPr>
            <w:rFonts w:ascii="Calibri" w:eastAsia="Calibri" w:hAnsi="Calibri" w:cs="Calibri"/>
            <w:color w:val="000000" w:themeColor="text1"/>
            <w:lang w:val="en-GB"/>
          </w:rPr>
          <w:t xml:space="preserve"> to make practical use of the data they contain</w:t>
        </w:r>
      </w:ins>
      <w:r w:rsidR="00C375D3" w:rsidRPr="5ADA6802">
        <w:rPr>
          <w:rFonts w:ascii="Calibri" w:eastAsia="Calibri" w:hAnsi="Calibri" w:cs="Calibri"/>
          <w:color w:val="000000" w:themeColor="text1"/>
          <w:lang w:val="en-GB"/>
        </w:rPr>
        <w:t>.</w:t>
      </w:r>
      <w:r w:rsidR="005E128A">
        <w:rPr>
          <w:rFonts w:ascii="Calibri" w:eastAsia="Calibri" w:hAnsi="Calibri" w:cs="Calibri"/>
          <w:color w:val="000000" w:themeColor="text1"/>
          <w:lang w:val="en-GB"/>
        </w:rPr>
        <w:t xml:space="preserve"> </w:t>
      </w:r>
      <w:r w:rsidR="00D44650">
        <w:rPr>
          <w:rFonts w:ascii="Calibri" w:eastAsia="Calibri" w:hAnsi="Calibri" w:cs="Calibri"/>
          <w:color w:val="000000" w:themeColor="text1"/>
          <w:lang w:val="en-GB"/>
        </w:rPr>
        <w:t xml:space="preserve">Also, its dynamic </w:t>
      </w:r>
      <w:r w:rsidR="00DD2DEA">
        <w:rPr>
          <w:rFonts w:ascii="Calibri" w:eastAsia="Calibri" w:hAnsi="Calibri" w:cs="Calibri"/>
          <w:color w:val="000000" w:themeColor="text1"/>
          <w:lang w:val="en-GB"/>
        </w:rPr>
        <w:t>prompt generation</w:t>
      </w:r>
      <w:r w:rsidR="00D44650">
        <w:rPr>
          <w:rFonts w:ascii="Calibri" w:eastAsia="Calibri" w:hAnsi="Calibri" w:cs="Calibri"/>
          <w:color w:val="000000" w:themeColor="text1"/>
          <w:lang w:val="en-GB"/>
        </w:rPr>
        <w:t xml:space="preserve"> capability</w:t>
      </w:r>
      <w:r w:rsidR="00DD2DEA">
        <w:rPr>
          <w:rFonts w:ascii="Calibri" w:eastAsia="Calibri" w:hAnsi="Calibri" w:cs="Calibri"/>
          <w:color w:val="000000" w:themeColor="text1"/>
          <w:lang w:val="en-GB"/>
        </w:rPr>
        <w:t xml:space="preserve">, </w:t>
      </w:r>
      <w:r w:rsidR="00D44650">
        <w:rPr>
          <w:rFonts w:ascii="Calibri" w:eastAsia="Calibri" w:hAnsi="Calibri" w:cs="Calibri"/>
          <w:color w:val="000000" w:themeColor="text1"/>
          <w:lang w:val="en-GB"/>
        </w:rPr>
        <w:t>will lead to precise</w:t>
      </w:r>
      <w:r w:rsidR="001438D0">
        <w:rPr>
          <w:rFonts w:ascii="Calibri" w:eastAsia="Calibri" w:hAnsi="Calibri" w:cs="Calibri"/>
          <w:color w:val="000000" w:themeColor="text1"/>
          <w:lang w:val="en-GB"/>
        </w:rPr>
        <w:t xml:space="preserve"> query generation</w:t>
      </w:r>
      <w:r w:rsidR="00D44650">
        <w:rPr>
          <w:rFonts w:ascii="Calibri" w:eastAsia="Calibri" w:hAnsi="Calibri" w:cs="Calibri"/>
          <w:color w:val="000000" w:themeColor="text1"/>
          <w:lang w:val="en-GB"/>
        </w:rPr>
        <w:t xml:space="preserve"> as the interaction increases</w:t>
      </w:r>
      <w:r w:rsidR="001438D0">
        <w:rPr>
          <w:rFonts w:ascii="Calibri" w:eastAsia="Calibri" w:hAnsi="Calibri" w:cs="Calibri"/>
          <w:color w:val="000000" w:themeColor="text1"/>
          <w:lang w:val="en-GB"/>
        </w:rPr>
        <w:t>.</w:t>
      </w:r>
      <w:r w:rsidR="002559B6">
        <w:rPr>
          <w:rFonts w:ascii="Calibri" w:eastAsia="Calibri" w:hAnsi="Calibri" w:cs="Calibri"/>
          <w:color w:val="000000" w:themeColor="text1"/>
          <w:lang w:val="en-GB"/>
        </w:rPr>
        <w:t xml:space="preserve"> </w:t>
      </w:r>
      <w:del w:id="85" w:author="l.slater.1@bham.ac.uk" w:date="2023-10-12T12:35:00Z">
        <w:r w:rsidR="0079666E">
          <w:rPr>
            <w:rFonts w:ascii="Calibri" w:eastAsia="Calibri" w:hAnsi="Calibri" w:cs="Calibri"/>
            <w:color w:val="000000" w:themeColor="text1"/>
            <w:lang w:val="en-GB"/>
          </w:rPr>
          <w:delText xml:space="preserve">This tool is freely available on GitHub for wider community usability and further enhancement. </w:delText>
        </w:r>
      </w:del>
      <w:ins w:id="86" w:author="l.slater.1@bham.ac.uk" w:date="2023-10-12T12:40:00Z">
        <w:r w:rsidR="461DC5CD" w:rsidRPr="5ADA6802">
          <w:rPr>
            <w:rFonts w:ascii="Calibri" w:eastAsia="Calibri" w:hAnsi="Calibri" w:cs="Calibri"/>
            <w:color w:val="000000" w:themeColor="text1"/>
            <w:lang w:val="en-GB"/>
          </w:rPr>
          <w:t xml:space="preserve">We </w:t>
        </w:r>
      </w:ins>
      <w:ins w:id="87" w:author="l.slater.1@bham.ac.uk" w:date="2023-10-12T12:41:00Z">
        <w:r w:rsidR="461DC5CD" w:rsidRPr="5ADA6802">
          <w:rPr>
            <w:rFonts w:ascii="Calibri" w:eastAsia="Calibri" w:hAnsi="Calibri" w:cs="Calibri"/>
            <w:color w:val="000000" w:themeColor="text1"/>
            <w:lang w:val="en-GB"/>
          </w:rPr>
          <w:t xml:space="preserve">therefore </w:t>
        </w:r>
      </w:ins>
      <w:ins w:id="88" w:author="l.slater.1@bham.ac.uk" w:date="2023-10-12T12:40:00Z">
        <w:r w:rsidR="461DC5CD" w:rsidRPr="5ADA6802">
          <w:rPr>
            <w:rFonts w:ascii="Calibri" w:eastAsia="Calibri" w:hAnsi="Calibri" w:cs="Calibri"/>
            <w:color w:val="000000" w:themeColor="text1"/>
            <w:lang w:val="en-GB"/>
          </w:rPr>
          <w:t>anticipate that the app</w:t>
        </w:r>
      </w:ins>
      <w:ins w:id="89" w:author="l.slater.1@bham.ac.uk" w:date="2023-10-12T12:41:00Z">
        <w:r w:rsidR="461DC5CD" w:rsidRPr="5ADA6802">
          <w:rPr>
            <w:rFonts w:ascii="Calibri" w:eastAsia="Calibri" w:hAnsi="Calibri" w:cs="Calibri"/>
            <w:color w:val="000000" w:themeColor="text1"/>
            <w:lang w:val="en-GB"/>
          </w:rPr>
          <w:t>roach will be integral in future realisation of new approach methodologies in chemical risk assessment.</w:t>
        </w:r>
      </w:ins>
    </w:p>
    <w:p w14:paraId="7C39A38E" w14:textId="046A5258" w:rsidR="008666C0" w:rsidRDefault="00F92A31" w:rsidP="00193FAC">
      <w:pPr>
        <w:jc w:val="both"/>
        <w:rPr>
          <w:rFonts w:ascii="Calibri" w:eastAsia="Calibri" w:hAnsi="Calibri" w:cs="Calibri"/>
          <w:color w:val="000000" w:themeColor="text1"/>
          <w:lang w:val="en-GB"/>
        </w:rPr>
      </w:pPr>
      <w:r>
        <w:rPr>
          <w:rFonts w:ascii="Calibri" w:eastAsia="Calibri" w:hAnsi="Calibri" w:cs="Calibri"/>
          <w:color w:val="000000" w:themeColor="text1"/>
          <w:lang w:val="en-GB"/>
        </w:rPr>
        <w:t xml:space="preserve">Keywords: Adverse outcome pathway, </w:t>
      </w:r>
      <w:r w:rsidR="000F0267">
        <w:rPr>
          <w:rFonts w:ascii="Calibri" w:eastAsia="Calibri" w:hAnsi="Calibri" w:cs="Calibri"/>
          <w:color w:val="000000" w:themeColor="text1"/>
          <w:lang w:val="en-GB"/>
        </w:rPr>
        <w:t>large</w:t>
      </w:r>
      <w:r>
        <w:rPr>
          <w:rFonts w:ascii="Calibri" w:eastAsia="Calibri" w:hAnsi="Calibri" w:cs="Calibri"/>
          <w:color w:val="000000" w:themeColor="text1"/>
          <w:lang w:val="en-GB"/>
        </w:rPr>
        <w:t xml:space="preserve"> language model, Graph database</w:t>
      </w:r>
      <w:r w:rsidR="006F59DA">
        <w:rPr>
          <w:rFonts w:ascii="Calibri" w:eastAsia="Calibri" w:hAnsi="Calibri" w:cs="Calibri"/>
          <w:color w:val="000000" w:themeColor="text1"/>
          <w:lang w:val="en-GB"/>
        </w:rPr>
        <w:t>,</w:t>
      </w:r>
      <w:r w:rsidR="00CC13E5">
        <w:rPr>
          <w:rFonts w:ascii="Calibri" w:eastAsia="Calibri" w:hAnsi="Calibri" w:cs="Calibri"/>
          <w:color w:val="000000" w:themeColor="text1"/>
          <w:lang w:val="en-GB"/>
        </w:rPr>
        <w:t xml:space="preserve"> Risk assessment,</w:t>
      </w:r>
      <w:r w:rsidR="00A20F2A">
        <w:rPr>
          <w:rFonts w:ascii="Calibri" w:eastAsia="Calibri" w:hAnsi="Calibri" w:cs="Calibri"/>
          <w:color w:val="000000" w:themeColor="text1"/>
          <w:lang w:val="en-GB"/>
        </w:rPr>
        <w:t xml:space="preserve"> </w:t>
      </w:r>
      <w:r w:rsidR="00CC13E5">
        <w:rPr>
          <w:rFonts w:ascii="Calibri" w:eastAsia="Calibri" w:hAnsi="Calibri" w:cs="Calibri"/>
          <w:color w:val="000000" w:themeColor="text1"/>
          <w:lang w:val="en-GB"/>
        </w:rPr>
        <w:t>Artificial intelligence</w:t>
      </w:r>
      <w:ins w:id="90" w:author="l.slater.1@bham.ac.uk" w:date="2023-10-12T12:43:00Z">
        <w:r w:rsidR="2CABF6D4" w:rsidRPr="5ADA6802">
          <w:rPr>
            <w:rFonts w:ascii="Calibri" w:eastAsia="Calibri" w:hAnsi="Calibri" w:cs="Calibri"/>
            <w:color w:val="000000" w:themeColor="text1"/>
            <w:lang w:val="en-GB"/>
          </w:rPr>
          <w:t>,</w:t>
        </w:r>
      </w:ins>
      <w:ins w:id="91" w:author="l.slater.1@bham.ac.uk" w:date="2023-10-12T12:42:00Z">
        <w:r w:rsidR="2CABF6D4" w:rsidRPr="5ADA6802">
          <w:rPr>
            <w:rFonts w:ascii="Calibri" w:eastAsia="Calibri" w:hAnsi="Calibri" w:cs="Calibri"/>
            <w:color w:val="000000" w:themeColor="text1"/>
            <w:lang w:val="en-GB"/>
          </w:rPr>
          <w:t xml:space="preserve"> </w:t>
        </w:r>
      </w:ins>
      <w:ins w:id="92" w:author="l.slater.1@bham.ac.uk" w:date="2023-10-12T12:43:00Z">
        <w:r w:rsidR="2CABF6D4" w:rsidRPr="5ADA6802">
          <w:rPr>
            <w:rFonts w:ascii="Calibri" w:eastAsia="Calibri" w:hAnsi="Calibri" w:cs="Calibri"/>
            <w:color w:val="000000" w:themeColor="text1"/>
            <w:lang w:val="en-GB"/>
          </w:rPr>
          <w:t>d</w:t>
        </w:r>
      </w:ins>
      <w:ins w:id="93" w:author="l.slater.1@bham.ac.uk" w:date="2023-10-12T12:42:00Z">
        <w:r w:rsidR="2CABF6D4" w:rsidRPr="5ADA6802">
          <w:rPr>
            <w:rFonts w:ascii="Calibri" w:eastAsia="Calibri" w:hAnsi="Calibri" w:cs="Calibri"/>
            <w:color w:val="000000" w:themeColor="text1"/>
            <w:lang w:val="en-GB"/>
          </w:rPr>
          <w:t>ata integration, information retrieval, information extraction</w:t>
        </w:r>
      </w:ins>
    </w:p>
    <w:p w14:paraId="61EAE8D7" w14:textId="77777777" w:rsidR="00143C6B" w:rsidRPr="006F0067" w:rsidRDefault="009F6D84" w:rsidP="00143C6B">
      <w:pPr>
        <w:pStyle w:val="Heading2"/>
      </w:pPr>
      <w:r w:rsidRPr="006F0067">
        <w:lastRenderedPageBreak/>
        <w:t>Introduction</w:t>
      </w:r>
    </w:p>
    <w:p w14:paraId="7A333391" w14:textId="0BFBC61A" w:rsidR="00A225A8" w:rsidRPr="0043160A" w:rsidRDefault="0075575B" w:rsidP="00143C6B">
      <w:pPr>
        <w:jc w:val="both"/>
        <w:rPr>
          <w:color w:val="000000"/>
          <w:rPrChange w:id="94" w:author="Saurav Kumar" w:date="2023-10-12T12:01:00Z">
            <w:rPr/>
          </w:rPrChange>
        </w:rPr>
      </w:pPr>
      <w:r w:rsidRPr="006F0067">
        <w:t xml:space="preserve">The concept of Adverse Outcome Pathway (AOP) </w:t>
      </w:r>
      <w:r w:rsidR="00362F1A" w:rsidRPr="006F0067">
        <w:t>was</w:t>
      </w:r>
      <w:r w:rsidRPr="006F0067">
        <w:t xml:space="preserve"> </w:t>
      </w:r>
      <w:del w:id="95" w:author="l.slater.1@bham.ac.uk" w:date="2023-10-12T12:44:00Z">
        <w:r w:rsidRPr="006F0067">
          <w:delText xml:space="preserve">laid </w:delText>
        </w:r>
      </w:del>
      <w:ins w:id="96" w:author="l.slater.1@bham.ac.uk" w:date="2023-10-12T12:44:00Z">
        <w:r w:rsidR="2A03DC2D">
          <w:t xml:space="preserve">defined </w:t>
        </w:r>
      </w:ins>
      <w:r w:rsidRPr="006F0067">
        <w:t xml:space="preserve">in </w:t>
      </w:r>
      <w:r w:rsidR="00143C6B" w:rsidRPr="006F0067">
        <w:t>2010</w:t>
      </w:r>
      <w:r w:rsidR="00346BCE" w:rsidRPr="006F0067">
        <w:t xml:space="preserve"> by </w:t>
      </w:r>
      <w:proofErr w:type="spellStart"/>
      <w:r w:rsidR="00346BCE" w:rsidRPr="006F0067">
        <w:t>Ankely</w:t>
      </w:r>
      <w:proofErr w:type="spellEnd"/>
      <w:r w:rsidR="00346BCE" w:rsidRPr="006F0067">
        <w:t xml:space="preserve"> et</w:t>
      </w:r>
      <w:r w:rsidR="00151206" w:rsidRPr="006F0067">
        <w:t xml:space="preserve"> </w:t>
      </w:r>
      <w:r w:rsidR="00346BCE" w:rsidRPr="006F0067">
        <w:t>al</w:t>
      </w:r>
      <w:r w:rsidR="00151206" w:rsidRPr="006F0067">
        <w:t>.</w:t>
      </w:r>
      <w:r w:rsidR="00143C6B" w:rsidRPr="006F0067">
        <w:t xml:space="preserve"> to streamline the </w:t>
      </w:r>
      <w:r w:rsidR="004B7009" w:rsidRPr="006F0067">
        <w:t xml:space="preserve">idea </w:t>
      </w:r>
      <w:r w:rsidR="00143C6B" w:rsidRPr="006F0067">
        <w:t>of Next Generation Risk Assessment (NGRA)</w:t>
      </w:r>
      <w:r w:rsidR="00143C6B" w:rsidRPr="5ADA6802">
        <w:rPr>
          <w:color w:val="000000" w:themeColor="text1"/>
          <w:rPrChange w:id="97" w:author="Saurav Kumar" w:date="2023-10-12T12:01:00Z">
            <w:rPr/>
          </w:rPrChange>
        </w:rPr>
        <w:t xml:space="preserve">. </w:t>
      </w:r>
      <w:proofErr w:type="spellStart"/>
      <w:r w:rsidR="00A6786E" w:rsidRPr="5ADA6802">
        <w:rPr>
          <w:color w:val="000000" w:themeColor="text1"/>
          <w:rPrChange w:id="98" w:author="Saurav Kumar" w:date="2023-10-12T12:01:00Z">
            <w:rPr/>
          </w:rPrChange>
        </w:rPr>
        <w:t>Ankely</w:t>
      </w:r>
      <w:proofErr w:type="spellEnd"/>
      <w:r w:rsidR="00A6786E" w:rsidRPr="5ADA6802">
        <w:rPr>
          <w:color w:val="000000" w:themeColor="text1"/>
          <w:rPrChange w:id="99" w:author="Saurav Kumar" w:date="2023-10-12T12:01:00Z">
            <w:rPr/>
          </w:rPrChange>
        </w:rPr>
        <w:t xml:space="preserve"> et al. described </w:t>
      </w:r>
      <w:r w:rsidR="00143C6B" w:rsidRPr="5ADA6802">
        <w:rPr>
          <w:color w:val="000000" w:themeColor="text1"/>
          <w:rPrChange w:id="100" w:author="Saurav Kumar" w:date="2023-10-12T12:01:00Z">
            <w:rPr/>
          </w:rPrChange>
        </w:rPr>
        <w:t xml:space="preserve">AOPs </w:t>
      </w:r>
      <w:r w:rsidR="008875ED" w:rsidRPr="5ADA6802">
        <w:rPr>
          <w:color w:val="000000" w:themeColor="text1"/>
          <w:rPrChange w:id="101" w:author="Saurav Kumar" w:date="2023-10-12T12:01:00Z">
            <w:rPr/>
          </w:rPrChange>
        </w:rPr>
        <w:t>as</w:t>
      </w:r>
      <w:r w:rsidR="001433D6" w:rsidRPr="5ADA6802">
        <w:rPr>
          <w:color w:val="000000" w:themeColor="text1"/>
          <w:rPrChange w:id="102" w:author="Saurav Kumar" w:date="2023-10-12T12:01:00Z">
            <w:rPr/>
          </w:rPrChange>
        </w:rPr>
        <w:t xml:space="preserve"> an</w:t>
      </w:r>
      <w:r w:rsidR="00B828DA" w:rsidRPr="5ADA6802">
        <w:rPr>
          <w:color w:val="000000" w:themeColor="text1"/>
          <w:rPrChange w:id="103" w:author="Saurav Kumar" w:date="2023-10-12T12:01:00Z">
            <w:rPr/>
          </w:rPrChange>
        </w:rPr>
        <w:t xml:space="preserve"> organizing framework to facilitate the </w:t>
      </w:r>
      <w:r w:rsidR="00143C6B" w:rsidRPr="5ADA6802">
        <w:rPr>
          <w:color w:val="000000" w:themeColor="text1"/>
          <w:rPrChange w:id="104" w:author="Saurav Kumar" w:date="2023-10-12T12:01:00Z">
            <w:rPr/>
          </w:rPrChange>
        </w:rPr>
        <w:t xml:space="preserve">representation of cascade events initiated by the </w:t>
      </w:r>
      <w:r w:rsidR="009169F0" w:rsidRPr="5ADA6802">
        <w:rPr>
          <w:color w:val="000000" w:themeColor="text1"/>
          <w:rPrChange w:id="105" w:author="Saurav Kumar" w:date="2023-10-12T12:01:00Z">
            <w:rPr/>
          </w:rPrChange>
        </w:rPr>
        <w:t xml:space="preserve">sufficient </w:t>
      </w:r>
      <w:r w:rsidR="00AB0262" w:rsidRPr="5ADA6802">
        <w:rPr>
          <w:color w:val="000000" w:themeColor="text1"/>
          <w:rPrChange w:id="106" w:author="Saurav Kumar" w:date="2023-10-12T12:01:00Z">
            <w:rPr/>
          </w:rPrChange>
        </w:rPr>
        <w:t>stressor’s</w:t>
      </w:r>
      <w:r w:rsidR="00143C6B" w:rsidRPr="5ADA6802">
        <w:rPr>
          <w:color w:val="000000" w:themeColor="text1"/>
          <w:rPrChange w:id="107" w:author="Saurav Kumar" w:date="2023-10-12T12:01:00Z">
            <w:rPr/>
          </w:rPrChange>
        </w:rPr>
        <w:t xml:space="preserve"> </w:t>
      </w:r>
      <w:r w:rsidR="00A20F2A" w:rsidRPr="5ADA6802">
        <w:rPr>
          <w:color w:val="000000" w:themeColor="text1"/>
          <w:rPrChange w:id="108" w:author="Saurav Kumar" w:date="2023-10-12T12:01:00Z">
            <w:rPr/>
          </w:rPrChange>
        </w:rPr>
        <w:t xml:space="preserve">perturbation </w:t>
      </w:r>
      <w:r w:rsidR="00143C6B" w:rsidRPr="5ADA6802">
        <w:rPr>
          <w:color w:val="000000" w:themeColor="text1"/>
          <w:rPrChange w:id="109" w:author="Saurav Kumar" w:date="2023-10-12T12:01:00Z">
            <w:rPr/>
          </w:rPrChange>
        </w:rPr>
        <w:t>at the molecular level</w:t>
      </w:r>
      <w:ins w:id="110" w:author="Deepika -" w:date="2023-10-04T09:20:00Z">
        <w:r w:rsidR="001614B0" w:rsidRPr="5ADA6802">
          <w:rPr>
            <w:color w:val="000000" w:themeColor="text1"/>
            <w:rPrChange w:id="111" w:author="Saurav Kumar" w:date="2023-10-12T12:01:00Z">
              <w:rPr/>
            </w:rPrChange>
          </w:rPr>
          <w:t xml:space="preserve"> </w:t>
        </w:r>
      </w:ins>
      <w:sdt>
        <w:sdtPr>
          <w:rPr>
            <w:color w:val="000000"/>
          </w:rPr>
          <w:tag w:val="MENDELEY_CITATION_v3_eyJjaXRhdGlvbklEIjoiTUVOREVMRVlfQ0lUQVRJT05fYjMwZDZkYmQtOTMzZS00YjFjLTllZmMtNjEyZDIyN2RjODViIiwicHJvcGVydGllcyI6eyJub3RlSW5kZXgiOjB9LCJpc0VkaXRlZCI6ZmFsc2UsIm1hbnVhbE92ZXJyaWRlIjp7ImlzTWFudWFsbHlPdmVycmlkZGVuIjp0cnVlLCJjaXRlcHJvY1RleHQiOiIoQW5rbGV5IGV0IGFsLiwgMjAxMCkiLCJtYW51YWxPdmVycmlkZVRleHQiOiI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"/>
          <w:id w:val="582336491"/>
          <w:placeholder>
            <w:docPart w:val="DefaultPlaceholder_-1854013440"/>
          </w:placeholder>
        </w:sdtPr>
        <w:sdtContent>
          <w:ins w:id="112" w:author="Saurav Kumar" w:date="2023-10-12T15:23:00Z">
            <w:r w:rsidR="00C848A8" w:rsidRPr="00C848A8">
              <w:rPr>
                <w:color w:val="000000"/>
              </w:rPr>
              <w:t>(</w:t>
            </w:r>
            <w:proofErr w:type="spellStart"/>
            <w:r w:rsidR="00C848A8" w:rsidRPr="00C848A8">
              <w:rPr>
                <w:color w:val="000000"/>
              </w:rPr>
              <w:t>Ankley</w:t>
            </w:r>
            <w:proofErr w:type="spellEnd"/>
            <w:r w:rsidR="00C848A8" w:rsidRPr="00C848A8">
              <w:rPr>
                <w:color w:val="000000"/>
              </w:rPr>
              <w:t xml:space="preserve"> et al., 2010)(</w:t>
            </w:r>
            <w:proofErr w:type="spellStart"/>
            <w:r w:rsidR="00C848A8" w:rsidRPr="00C848A8">
              <w:rPr>
                <w:color w:val="000000"/>
              </w:rPr>
              <w:t>Ankley</w:t>
            </w:r>
            <w:proofErr w:type="spellEnd"/>
            <w:r w:rsidR="00C848A8" w:rsidRPr="00C848A8">
              <w:rPr>
                <w:color w:val="000000"/>
              </w:rPr>
              <w:t xml:space="preserve"> et al., 2010)(</w:t>
            </w:r>
            <w:proofErr w:type="spellStart"/>
            <w:r w:rsidR="00C848A8" w:rsidRPr="00C848A8">
              <w:rPr>
                <w:color w:val="000000"/>
              </w:rPr>
              <w:t>Ankley</w:t>
            </w:r>
            <w:proofErr w:type="spellEnd"/>
            <w:r w:rsidR="00C848A8" w:rsidRPr="00C848A8">
              <w:rPr>
                <w:color w:val="000000"/>
              </w:rPr>
              <w:t xml:space="preserve"> et al., 2010)(</w:t>
            </w:r>
            <w:proofErr w:type="spellStart"/>
            <w:r w:rsidR="00C848A8" w:rsidRPr="00C848A8">
              <w:rPr>
                <w:color w:val="000000"/>
              </w:rPr>
              <w:t>Ankley</w:t>
            </w:r>
            <w:proofErr w:type="spellEnd"/>
            <w:r w:rsidR="00C848A8" w:rsidRPr="00C848A8">
              <w:rPr>
                <w:color w:val="000000"/>
              </w:rPr>
              <w:t xml:space="preserve"> et al., 2010)(</w:t>
            </w:r>
            <w:proofErr w:type="spellStart"/>
            <w:r w:rsidR="00C848A8" w:rsidRPr="00C848A8">
              <w:rPr>
                <w:color w:val="000000"/>
              </w:rPr>
              <w:t>Ankley</w:t>
            </w:r>
            <w:proofErr w:type="spellEnd"/>
            <w:r w:rsidR="00C848A8" w:rsidRPr="00C848A8">
              <w:rPr>
                <w:color w:val="000000"/>
              </w:rPr>
              <w:t xml:space="preserve"> et al., 2010)(</w:t>
            </w:r>
            <w:proofErr w:type="spellStart"/>
            <w:r w:rsidR="00C848A8" w:rsidRPr="00C848A8">
              <w:rPr>
                <w:color w:val="000000"/>
              </w:rPr>
              <w:t>Ankley</w:t>
            </w:r>
            <w:proofErr w:type="spellEnd"/>
            <w:r w:rsidR="00C848A8" w:rsidRPr="00C848A8">
              <w:rPr>
                <w:color w:val="000000"/>
              </w:rPr>
              <w:t xml:space="preserve"> et al., 2010)(</w:t>
            </w:r>
            <w:proofErr w:type="spellStart"/>
            <w:r w:rsidR="00C848A8" w:rsidRPr="00C848A8">
              <w:rPr>
                <w:color w:val="000000"/>
              </w:rPr>
              <w:t>Ankley</w:t>
            </w:r>
            <w:proofErr w:type="spellEnd"/>
            <w:r w:rsidR="00C848A8" w:rsidRPr="00C848A8">
              <w:rPr>
                <w:color w:val="000000"/>
              </w:rPr>
              <w:t xml:space="preserve"> et al., 2010)(</w:t>
            </w:r>
            <w:proofErr w:type="spellStart"/>
            <w:r w:rsidR="00C848A8" w:rsidRPr="00C848A8">
              <w:rPr>
                <w:color w:val="000000"/>
              </w:rPr>
              <w:t>Ankley</w:t>
            </w:r>
            <w:proofErr w:type="spellEnd"/>
            <w:r w:rsidR="00C848A8" w:rsidRPr="00C848A8">
              <w:rPr>
                <w:color w:val="000000"/>
              </w:rPr>
              <w:t xml:space="preserve"> et al., 2010)(</w:t>
            </w:r>
            <w:proofErr w:type="spellStart"/>
            <w:r w:rsidR="00C848A8" w:rsidRPr="00C848A8">
              <w:rPr>
                <w:color w:val="000000"/>
              </w:rPr>
              <w:t>Ankley</w:t>
            </w:r>
            <w:proofErr w:type="spellEnd"/>
            <w:r w:rsidR="00C848A8" w:rsidRPr="00C848A8">
              <w:rPr>
                <w:color w:val="000000"/>
              </w:rPr>
              <w:t xml:space="preserve"> et al., 2010)(</w:t>
            </w:r>
            <w:proofErr w:type="spellStart"/>
            <w:r w:rsidR="00C848A8" w:rsidRPr="00C848A8">
              <w:rPr>
                <w:color w:val="000000"/>
              </w:rPr>
              <w:t>Ankley</w:t>
            </w:r>
            <w:proofErr w:type="spellEnd"/>
            <w:r w:rsidR="00C848A8" w:rsidRPr="00C848A8">
              <w:rPr>
                <w:color w:val="000000"/>
              </w:rPr>
              <w:t xml:space="preserve"> et al., 2010)(</w:t>
            </w:r>
            <w:proofErr w:type="spellStart"/>
            <w:r w:rsidR="00C848A8" w:rsidRPr="00C848A8">
              <w:rPr>
                <w:color w:val="000000"/>
              </w:rPr>
              <w:t>Ankley</w:t>
            </w:r>
            <w:proofErr w:type="spellEnd"/>
            <w:r w:rsidR="00C848A8" w:rsidRPr="00C848A8">
              <w:rPr>
                <w:color w:val="000000"/>
              </w:rPr>
              <w:t xml:space="preserve"> et al., 2010)(</w:t>
            </w:r>
            <w:proofErr w:type="spellStart"/>
            <w:r w:rsidR="00C848A8" w:rsidRPr="00C848A8">
              <w:rPr>
                <w:color w:val="000000"/>
              </w:rPr>
              <w:t>Ankley</w:t>
            </w:r>
            <w:proofErr w:type="spellEnd"/>
            <w:r w:rsidR="00C848A8" w:rsidRPr="00C848A8">
              <w:rPr>
                <w:color w:val="000000"/>
              </w:rPr>
              <w:t xml:space="preserve"> et al., 2010)(</w:t>
            </w:r>
            <w:proofErr w:type="spellStart"/>
            <w:r w:rsidR="00C848A8" w:rsidRPr="00C848A8">
              <w:rPr>
                <w:color w:val="000000"/>
              </w:rPr>
              <w:t>Ankley</w:t>
            </w:r>
            <w:proofErr w:type="spellEnd"/>
            <w:r w:rsidR="00C848A8" w:rsidRPr="00C848A8">
              <w:rPr>
                <w:color w:val="000000"/>
              </w:rPr>
              <w:t xml:space="preserve"> et al., 2010)(</w:t>
            </w:r>
            <w:proofErr w:type="spellStart"/>
            <w:r w:rsidR="00C848A8" w:rsidRPr="00C848A8">
              <w:rPr>
                <w:color w:val="000000"/>
              </w:rPr>
              <w:t>Ankley</w:t>
            </w:r>
            <w:proofErr w:type="spellEnd"/>
            <w:r w:rsidR="00C848A8" w:rsidRPr="00C848A8">
              <w:rPr>
                <w:color w:val="000000"/>
              </w:rPr>
              <w:t xml:space="preserve"> et al., 2010)(</w:t>
            </w:r>
            <w:proofErr w:type="spellStart"/>
            <w:r w:rsidR="00C848A8" w:rsidRPr="00C848A8">
              <w:rPr>
                <w:color w:val="000000"/>
              </w:rPr>
              <w:t>Ankley</w:t>
            </w:r>
            <w:proofErr w:type="spellEnd"/>
            <w:r w:rsidR="00C848A8" w:rsidRPr="00C848A8">
              <w:rPr>
                <w:color w:val="000000"/>
              </w:rPr>
              <w:t xml:space="preserve"> et al., 2010)(</w:t>
            </w:r>
            <w:proofErr w:type="spellStart"/>
            <w:r w:rsidR="00C848A8" w:rsidRPr="00C848A8">
              <w:rPr>
                <w:color w:val="000000"/>
              </w:rPr>
              <w:t>Ankley</w:t>
            </w:r>
            <w:proofErr w:type="spellEnd"/>
            <w:r w:rsidR="00C848A8" w:rsidRPr="00C848A8">
              <w:rPr>
                <w:color w:val="000000"/>
              </w:rPr>
              <w:t xml:space="preserve"> et al., 2010)(</w:t>
            </w:r>
            <w:proofErr w:type="spellStart"/>
            <w:r w:rsidR="00C848A8" w:rsidRPr="00C848A8">
              <w:rPr>
                <w:color w:val="000000"/>
              </w:rPr>
              <w:t>Ankley</w:t>
            </w:r>
            <w:proofErr w:type="spellEnd"/>
            <w:r w:rsidR="00C848A8" w:rsidRPr="00C848A8">
              <w:rPr>
                <w:color w:val="000000"/>
              </w:rPr>
              <w:t xml:space="preserve"> et al., 2010)(</w:t>
            </w:r>
            <w:proofErr w:type="spellStart"/>
            <w:r w:rsidR="00C848A8" w:rsidRPr="00C848A8">
              <w:rPr>
                <w:color w:val="000000"/>
              </w:rPr>
              <w:t>Ankley</w:t>
            </w:r>
            <w:proofErr w:type="spellEnd"/>
            <w:r w:rsidR="00C848A8" w:rsidRPr="00C848A8">
              <w:rPr>
                <w:color w:val="000000"/>
              </w:rPr>
              <w:t xml:space="preserve"> et al., 2010)(</w:t>
            </w:r>
            <w:proofErr w:type="spellStart"/>
            <w:r w:rsidR="00C848A8" w:rsidRPr="00C848A8">
              <w:rPr>
                <w:color w:val="000000"/>
              </w:rPr>
              <w:t>Ankley</w:t>
            </w:r>
            <w:proofErr w:type="spellEnd"/>
            <w:r w:rsidR="00C848A8" w:rsidRPr="00C848A8">
              <w:rPr>
                <w:color w:val="000000"/>
              </w:rPr>
              <w:t xml:space="preserve"> et al., 2010)</w:t>
            </w:r>
          </w:ins>
          <w:del w:id="113" w:author="Saurav Kumar" w:date="2023-10-12T12:13:00Z">
            <w:r w:rsidR="00CD6EF2" w:rsidRPr="00C848A8" w:rsidDel="00EE0D56">
              <w:rPr>
                <w:color w:val="000000"/>
                <w:rPrChange w:id="114" w:author="Saurav Kumar" w:date="2023-10-12T15:23:00Z">
                  <w:rPr>
                    <w:color w:val="000000" w:themeColor="text1"/>
                  </w:rPr>
                </w:rPrChange>
              </w:rPr>
              <w:delText>(Ankley et al., 2010)</w:delText>
            </w:r>
          </w:del>
        </w:sdtContent>
      </w:sdt>
      <w:r w:rsidR="00143C6B" w:rsidRPr="5ADA6802">
        <w:rPr>
          <w:color w:val="000000" w:themeColor="text1"/>
          <w:rPrChange w:id="115" w:author="Saurav Kumar" w:date="2023-10-12T12:01:00Z">
            <w:rPr/>
          </w:rPrChange>
        </w:rPr>
        <w:t xml:space="preserve">. Events in AOPs are broadly categorized into three categories </w:t>
      </w:r>
      <w:r w:rsidR="004B7E61" w:rsidRPr="5ADA6802">
        <w:rPr>
          <w:color w:val="000000" w:themeColor="text1"/>
          <w:rPrChange w:id="116" w:author="Saurav Kumar" w:date="2023-10-12T12:01:00Z">
            <w:rPr/>
          </w:rPrChange>
        </w:rPr>
        <w:t>i.e.,</w:t>
      </w:r>
      <w:r w:rsidR="00143C6B" w:rsidRPr="5ADA6802">
        <w:rPr>
          <w:color w:val="000000" w:themeColor="text1"/>
          <w:rPrChange w:id="117" w:author="Saurav Kumar" w:date="2023-10-12T12:01:00Z">
            <w:rPr/>
          </w:rPrChange>
        </w:rPr>
        <w:t xml:space="preserve"> Molecular Initiating Event (MIE), Key Event (KE), and Adverse Outcome (AO), </w:t>
      </w:r>
      <w:r w:rsidR="00FE4911" w:rsidRPr="5ADA6802">
        <w:rPr>
          <w:color w:val="000000" w:themeColor="text1"/>
          <w:rPrChange w:id="118" w:author="Saurav Kumar" w:date="2023-10-12T12:01:00Z">
            <w:rPr/>
          </w:rPrChange>
        </w:rPr>
        <w:t>with the</w:t>
      </w:r>
      <w:r w:rsidR="00300E6B" w:rsidRPr="5ADA6802">
        <w:rPr>
          <w:color w:val="000000" w:themeColor="text1"/>
          <w:rPrChange w:id="119" w:author="Saurav Kumar" w:date="2023-10-12T12:01:00Z">
            <w:rPr/>
          </w:rPrChange>
        </w:rPr>
        <w:t xml:space="preserve"> respective</w:t>
      </w:r>
      <w:r w:rsidR="00FE4911" w:rsidRPr="5ADA6802">
        <w:rPr>
          <w:color w:val="000000" w:themeColor="text1"/>
          <w:rPrChange w:id="120" w:author="Saurav Kumar" w:date="2023-10-12T12:01:00Z">
            <w:rPr/>
          </w:rPrChange>
        </w:rPr>
        <w:t xml:space="preserve"> </w:t>
      </w:r>
      <w:r w:rsidR="00143C6B" w:rsidRPr="5ADA6802">
        <w:rPr>
          <w:color w:val="000000" w:themeColor="text1"/>
          <w:rPrChange w:id="121" w:author="Saurav Kumar" w:date="2023-10-12T12:01:00Z">
            <w:rPr/>
          </w:rPrChange>
        </w:rPr>
        <w:t>biological organization</w:t>
      </w:r>
      <w:r w:rsidR="004B7009" w:rsidRPr="5ADA6802">
        <w:rPr>
          <w:color w:val="000000" w:themeColor="text1"/>
          <w:rPrChange w:id="122" w:author="Saurav Kumar" w:date="2023-10-12T12:01:00Z">
            <w:rPr/>
          </w:rPrChange>
        </w:rPr>
        <w:t xml:space="preserve"> level </w:t>
      </w:r>
      <w:r w:rsidR="00151206" w:rsidRPr="5ADA6802">
        <w:rPr>
          <w:color w:val="000000" w:themeColor="text1"/>
          <w:rPrChange w:id="123" w:author="Saurav Kumar" w:date="2023-10-12T12:01:00Z">
            <w:rPr/>
          </w:rPrChange>
        </w:rPr>
        <w:t>based on</w:t>
      </w:r>
      <w:r w:rsidR="00143C6B" w:rsidRPr="5ADA6802">
        <w:rPr>
          <w:color w:val="000000" w:themeColor="text1"/>
          <w:rPrChange w:id="124" w:author="Saurav Kumar" w:date="2023-10-12T12:01:00Z">
            <w:rPr/>
          </w:rPrChange>
        </w:rPr>
        <w:t xml:space="preserve"> their occurrence</w:t>
      </w:r>
      <w:r w:rsidR="0038476E" w:rsidRPr="5ADA6802">
        <w:rPr>
          <w:color w:val="000000" w:themeColor="text1"/>
          <w:rPrChange w:id="125" w:author="Saurav Kumar" w:date="2023-10-12T12:01:00Z">
            <w:rPr/>
          </w:rPrChange>
        </w:rPr>
        <w:t xml:space="preserve"> </w:t>
      </w:r>
      <w:r w:rsidR="00B80EDB" w:rsidRPr="5ADA6802">
        <w:rPr>
          <w:color w:val="000000" w:themeColor="text1"/>
          <w:rPrChange w:id="126" w:author="Saurav Kumar" w:date="2023-10-12T12:01:00Z">
            <w:rPr/>
          </w:rPrChange>
        </w:rPr>
        <w:t>to effectively appl</w:t>
      </w:r>
      <w:r w:rsidR="00300E6B" w:rsidRPr="5ADA6802">
        <w:rPr>
          <w:color w:val="000000" w:themeColor="text1"/>
          <w:rPrChange w:id="127" w:author="Saurav Kumar" w:date="2023-10-12T12:01:00Z">
            <w:rPr/>
          </w:rPrChange>
        </w:rPr>
        <w:t>y</w:t>
      </w:r>
      <w:r w:rsidR="00B80EDB" w:rsidRPr="5ADA6802">
        <w:rPr>
          <w:color w:val="000000" w:themeColor="text1"/>
          <w:rPrChange w:id="128" w:author="Saurav Kumar" w:date="2023-10-12T12:01:00Z">
            <w:rPr/>
          </w:rPrChange>
        </w:rPr>
        <w:t xml:space="preserve"> </w:t>
      </w:r>
      <w:r w:rsidR="00926179" w:rsidRPr="5ADA6802">
        <w:rPr>
          <w:color w:val="000000" w:themeColor="text1"/>
          <w:rPrChange w:id="129" w:author="Saurav Kumar" w:date="2023-10-12T12:01:00Z">
            <w:rPr/>
          </w:rPrChange>
        </w:rPr>
        <w:t>for</w:t>
      </w:r>
      <w:r w:rsidR="00B80EDB" w:rsidRPr="5ADA6802">
        <w:rPr>
          <w:color w:val="000000" w:themeColor="text1"/>
          <w:rPrChange w:id="130" w:author="Saurav Kumar" w:date="2023-10-12T12:01:00Z">
            <w:rPr/>
          </w:rPrChange>
        </w:rPr>
        <w:t xml:space="preserve"> risk </w:t>
      </w:r>
      <w:r w:rsidR="008F4553" w:rsidRPr="5ADA6802">
        <w:rPr>
          <w:color w:val="000000" w:themeColor="text1"/>
          <w:rPrChange w:id="131" w:author="Saurav Kumar" w:date="2023-10-12T12:01:00Z">
            <w:rPr/>
          </w:rPrChange>
        </w:rPr>
        <w:t>assessment</w:t>
      </w:r>
      <w:sdt>
        <w:sdtPr>
          <w:rPr>
            <w:color w:val="000000"/>
          </w:rPr>
          <w:tag w:val="MENDELEY_CITATION_v3_eyJjaXRhdGlvbklEIjoiTUVOREVMRVlfQ0lUQVRJT05fMjM4MDQwZmEtNDQ0OS00MzVhLTg2OGMtYzhiOTM0MTZkYWM1IiwicHJvcGVydGllcyI6eyJub3RlSW5kZXgiOjB9LCJpc0VkaXRlZCI6ZmFsc2UsIm1hbnVhbE92ZXJyaWRlIjp7ImlzTWFudWFsbHlPdmVycmlkZGVuIjp0cnVlLCJjaXRlcHJvY1RleHQiOiIoQW5rbGV5IGV0IGFsLiwgMjAxMCkiLCJtYW51YWxPdmVycmlkZVRleHQiOiI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"/>
          <w:id w:val="-421565066"/>
          <w:placeholder>
            <w:docPart w:val="DefaultPlaceholder_-1854013440"/>
          </w:placeholder>
        </w:sdtPr>
        <w:sdtContent>
          <w:ins w:id="132" w:author="Saurav Kumar" w:date="2023-10-12T15:23:00Z">
            <w:r w:rsidR="00C848A8" w:rsidRPr="00C848A8">
              <w:rPr>
                <w:color w:val="000000"/>
              </w:rPr>
              <w:t>(</w:t>
            </w:r>
            <w:proofErr w:type="spellStart"/>
            <w:r w:rsidR="00C848A8" w:rsidRPr="00C848A8">
              <w:rPr>
                <w:color w:val="000000"/>
              </w:rPr>
              <w:t>Ankley</w:t>
            </w:r>
            <w:proofErr w:type="spellEnd"/>
            <w:r w:rsidR="00C848A8" w:rsidRPr="00C848A8">
              <w:rPr>
                <w:color w:val="000000"/>
              </w:rPr>
              <w:t xml:space="preserve"> et al., 2010)(</w:t>
            </w:r>
            <w:proofErr w:type="spellStart"/>
            <w:r w:rsidR="00C848A8" w:rsidRPr="00C848A8">
              <w:rPr>
                <w:color w:val="000000"/>
              </w:rPr>
              <w:t>Ankley</w:t>
            </w:r>
            <w:proofErr w:type="spellEnd"/>
            <w:r w:rsidR="00C848A8" w:rsidRPr="00C848A8">
              <w:rPr>
                <w:color w:val="000000"/>
              </w:rPr>
              <w:t xml:space="preserve"> et al., 2010)(</w:t>
            </w:r>
            <w:proofErr w:type="spellStart"/>
            <w:r w:rsidR="00C848A8" w:rsidRPr="00C848A8">
              <w:rPr>
                <w:color w:val="000000"/>
              </w:rPr>
              <w:t>Ankley</w:t>
            </w:r>
            <w:proofErr w:type="spellEnd"/>
            <w:r w:rsidR="00C848A8" w:rsidRPr="00C848A8">
              <w:rPr>
                <w:color w:val="000000"/>
              </w:rPr>
              <w:t xml:space="preserve"> et al., 2010)(</w:t>
            </w:r>
            <w:proofErr w:type="spellStart"/>
            <w:r w:rsidR="00C848A8" w:rsidRPr="00C848A8">
              <w:rPr>
                <w:color w:val="000000"/>
              </w:rPr>
              <w:t>Ankley</w:t>
            </w:r>
            <w:proofErr w:type="spellEnd"/>
            <w:r w:rsidR="00C848A8" w:rsidRPr="00C848A8">
              <w:rPr>
                <w:color w:val="000000"/>
              </w:rPr>
              <w:t xml:space="preserve"> et al., 2010)(</w:t>
            </w:r>
            <w:proofErr w:type="spellStart"/>
            <w:r w:rsidR="00C848A8" w:rsidRPr="00C848A8">
              <w:rPr>
                <w:color w:val="000000"/>
              </w:rPr>
              <w:t>Ankley</w:t>
            </w:r>
            <w:proofErr w:type="spellEnd"/>
            <w:r w:rsidR="00C848A8" w:rsidRPr="00C848A8">
              <w:rPr>
                <w:color w:val="000000"/>
              </w:rPr>
              <w:t xml:space="preserve"> et al., 2010)(</w:t>
            </w:r>
            <w:proofErr w:type="spellStart"/>
            <w:r w:rsidR="00C848A8" w:rsidRPr="00C848A8">
              <w:rPr>
                <w:color w:val="000000"/>
              </w:rPr>
              <w:t>Ankley</w:t>
            </w:r>
            <w:proofErr w:type="spellEnd"/>
            <w:r w:rsidR="00C848A8" w:rsidRPr="00C848A8">
              <w:rPr>
                <w:color w:val="000000"/>
              </w:rPr>
              <w:t xml:space="preserve"> et al., 2010)(</w:t>
            </w:r>
            <w:proofErr w:type="spellStart"/>
            <w:r w:rsidR="00C848A8" w:rsidRPr="00C848A8">
              <w:rPr>
                <w:color w:val="000000"/>
              </w:rPr>
              <w:t>Ankley</w:t>
            </w:r>
            <w:proofErr w:type="spellEnd"/>
            <w:r w:rsidR="00C848A8" w:rsidRPr="00C848A8">
              <w:rPr>
                <w:color w:val="000000"/>
              </w:rPr>
              <w:t xml:space="preserve"> et al., 2010)(</w:t>
            </w:r>
            <w:proofErr w:type="spellStart"/>
            <w:r w:rsidR="00C848A8" w:rsidRPr="00C848A8">
              <w:rPr>
                <w:color w:val="000000"/>
              </w:rPr>
              <w:t>Ankley</w:t>
            </w:r>
            <w:proofErr w:type="spellEnd"/>
            <w:r w:rsidR="00C848A8" w:rsidRPr="00C848A8">
              <w:rPr>
                <w:color w:val="000000"/>
              </w:rPr>
              <w:t xml:space="preserve"> et al., 2010)(</w:t>
            </w:r>
            <w:proofErr w:type="spellStart"/>
            <w:r w:rsidR="00C848A8" w:rsidRPr="00C848A8">
              <w:rPr>
                <w:color w:val="000000"/>
              </w:rPr>
              <w:t>Ankley</w:t>
            </w:r>
            <w:proofErr w:type="spellEnd"/>
            <w:r w:rsidR="00C848A8" w:rsidRPr="00C848A8">
              <w:rPr>
                <w:color w:val="000000"/>
              </w:rPr>
              <w:t xml:space="preserve"> et al., 2010)(</w:t>
            </w:r>
            <w:proofErr w:type="spellStart"/>
            <w:r w:rsidR="00C848A8" w:rsidRPr="00C848A8">
              <w:rPr>
                <w:color w:val="000000"/>
              </w:rPr>
              <w:t>Ankley</w:t>
            </w:r>
            <w:proofErr w:type="spellEnd"/>
            <w:r w:rsidR="00C848A8" w:rsidRPr="00C848A8">
              <w:rPr>
                <w:color w:val="000000"/>
              </w:rPr>
              <w:t xml:space="preserve"> et al., 2010)(</w:t>
            </w:r>
            <w:proofErr w:type="spellStart"/>
            <w:r w:rsidR="00C848A8" w:rsidRPr="00C848A8">
              <w:rPr>
                <w:color w:val="000000"/>
              </w:rPr>
              <w:t>Ankley</w:t>
            </w:r>
            <w:proofErr w:type="spellEnd"/>
            <w:r w:rsidR="00C848A8" w:rsidRPr="00C848A8">
              <w:rPr>
                <w:color w:val="000000"/>
              </w:rPr>
              <w:t xml:space="preserve"> et al., 2010)(</w:t>
            </w:r>
            <w:proofErr w:type="spellStart"/>
            <w:r w:rsidR="00C848A8" w:rsidRPr="00C848A8">
              <w:rPr>
                <w:color w:val="000000"/>
              </w:rPr>
              <w:t>Ankley</w:t>
            </w:r>
            <w:proofErr w:type="spellEnd"/>
            <w:r w:rsidR="00C848A8" w:rsidRPr="00C848A8">
              <w:rPr>
                <w:color w:val="000000"/>
              </w:rPr>
              <w:t xml:space="preserve"> et al., 2010)(</w:t>
            </w:r>
            <w:proofErr w:type="spellStart"/>
            <w:r w:rsidR="00C848A8" w:rsidRPr="00C848A8">
              <w:rPr>
                <w:color w:val="000000"/>
              </w:rPr>
              <w:t>Ankley</w:t>
            </w:r>
            <w:proofErr w:type="spellEnd"/>
            <w:r w:rsidR="00C848A8" w:rsidRPr="00C848A8">
              <w:rPr>
                <w:color w:val="000000"/>
              </w:rPr>
              <w:t xml:space="preserve"> et al., 2010)(</w:t>
            </w:r>
            <w:proofErr w:type="spellStart"/>
            <w:r w:rsidR="00C848A8" w:rsidRPr="00C848A8">
              <w:rPr>
                <w:color w:val="000000"/>
              </w:rPr>
              <w:t>Ankley</w:t>
            </w:r>
            <w:proofErr w:type="spellEnd"/>
            <w:r w:rsidR="00C848A8" w:rsidRPr="00C848A8">
              <w:rPr>
                <w:color w:val="000000"/>
              </w:rPr>
              <w:t xml:space="preserve"> et al., 2010)</w:t>
            </w:r>
          </w:ins>
          <w:del w:id="133" w:author="Saurav Kumar" w:date="2023-10-12T12:13:00Z">
            <w:r w:rsidR="00CD6EF2" w:rsidRPr="00C848A8" w:rsidDel="00EE0D56">
              <w:rPr>
                <w:color w:val="000000"/>
                <w:rPrChange w:id="134" w:author="Saurav Kumar" w:date="2023-10-12T15:23:00Z">
                  <w:rPr>
                    <w:color w:val="000000" w:themeColor="text1"/>
                  </w:rPr>
                </w:rPrChange>
              </w:rPr>
              <w:delText>(Ankley et al., 2010)</w:delText>
            </w:r>
          </w:del>
        </w:sdtContent>
      </w:sdt>
      <w:r w:rsidR="00143C6B" w:rsidRPr="5ADA6802">
        <w:rPr>
          <w:color w:val="000000" w:themeColor="text1"/>
          <w:rPrChange w:id="135" w:author="Saurav Kumar" w:date="2023-10-12T12:01:00Z">
            <w:rPr/>
          </w:rPrChange>
        </w:rPr>
        <w:t>.</w:t>
      </w:r>
      <w:r w:rsidR="00AE0136" w:rsidRPr="5ADA6802">
        <w:rPr>
          <w:color w:val="000000" w:themeColor="text1"/>
          <w:rPrChange w:id="136" w:author="Saurav Kumar" w:date="2023-10-12T12:01:00Z">
            <w:rPr/>
          </w:rPrChange>
        </w:rPr>
        <w:t xml:space="preserve"> </w:t>
      </w:r>
      <w:r w:rsidR="00143C6B" w:rsidRPr="5ADA6802">
        <w:rPr>
          <w:color w:val="000000" w:themeColor="text1"/>
          <w:rPrChange w:id="137" w:author="Saurav Kumar" w:date="2023-10-12T12:01:00Z">
            <w:rPr/>
          </w:rPrChange>
        </w:rPr>
        <w:t xml:space="preserve">AOPs broadly capture the mechanistic knowledge of events in a well-connected </w:t>
      </w:r>
      <w:r w:rsidR="00463AD4" w:rsidRPr="5ADA6802">
        <w:rPr>
          <w:color w:val="000000" w:themeColor="text1"/>
          <w:rPrChange w:id="138" w:author="Saurav Kumar" w:date="2023-10-12T12:01:00Z">
            <w:rPr/>
          </w:rPrChange>
        </w:rPr>
        <w:t xml:space="preserve">sequential </w:t>
      </w:r>
      <w:r w:rsidR="00143C6B" w:rsidRPr="5ADA6802">
        <w:rPr>
          <w:color w:val="000000" w:themeColor="text1"/>
          <w:rPrChange w:id="139" w:author="Saurav Kumar" w:date="2023-10-12T12:01:00Z">
            <w:rPr/>
          </w:rPrChange>
        </w:rPr>
        <w:t>form</w:t>
      </w:r>
      <w:r w:rsidR="00463AD4" w:rsidRPr="5ADA6802">
        <w:rPr>
          <w:color w:val="000000" w:themeColor="text1"/>
          <w:rPrChange w:id="140" w:author="Saurav Kumar" w:date="2023-10-12T12:01:00Z">
            <w:rPr/>
          </w:rPrChange>
        </w:rPr>
        <w:t>at</w:t>
      </w:r>
      <w:r w:rsidR="00143C6B" w:rsidRPr="5ADA6802">
        <w:rPr>
          <w:color w:val="000000" w:themeColor="text1"/>
          <w:rPrChange w:id="141" w:author="Saurav Kumar" w:date="2023-10-12T12:01:00Z">
            <w:rPr/>
          </w:rPrChange>
        </w:rPr>
        <w:t xml:space="preserve">, which helps in the strategic planning and development of new approach methodologies (NAMs) such as </w:t>
      </w:r>
      <w:r w:rsidR="00143C6B" w:rsidRPr="5ADA6802">
        <w:rPr>
          <w:color w:val="000000" w:themeColor="text1"/>
          <w:rPrChange w:id="142" w:author="Saurav Kumar" w:date="2023-10-12T12:01:00Z">
            <w:rPr>
              <w:i/>
            </w:rPr>
          </w:rPrChange>
        </w:rPr>
        <w:t>in vitro</w:t>
      </w:r>
      <w:r w:rsidR="00143C6B" w:rsidRPr="5ADA6802">
        <w:rPr>
          <w:color w:val="000000" w:themeColor="text1"/>
          <w:rPrChange w:id="143" w:author="Saurav Kumar" w:date="2023-10-12T12:01:00Z">
            <w:rPr/>
          </w:rPrChange>
        </w:rPr>
        <w:t xml:space="preserve"> tests, targeted assays, and Integrated Approaches to Testing and Assessment (IATA</w:t>
      </w:r>
      <w:r w:rsidR="00655607" w:rsidRPr="5ADA6802">
        <w:rPr>
          <w:color w:val="000000" w:themeColor="text1"/>
          <w:rPrChange w:id="144" w:author="Saurav Kumar" w:date="2023-10-12T12:01:00Z">
            <w:rPr/>
          </w:rPrChange>
        </w:rPr>
        <w:t>)</w:t>
      </w:r>
      <w:ins w:id="145" w:author="Deepika -" w:date="2023-10-04T09:22:00Z">
        <w:r w:rsidR="006C7E6E" w:rsidRPr="5ADA6802">
          <w:rPr>
            <w:color w:val="000000" w:themeColor="text1"/>
            <w:rPrChange w:id="146" w:author="Saurav Kumar" w:date="2023-10-12T12:01:00Z">
              <w:rPr/>
            </w:rPrChange>
          </w:rPr>
          <w:t xml:space="preserve"> (ref)</w:t>
        </w:r>
      </w:ins>
      <w:r w:rsidR="00655607" w:rsidRPr="5ADA6802">
        <w:rPr>
          <w:color w:val="000000" w:themeColor="text1"/>
          <w:rPrChange w:id="147" w:author="Saurav Kumar" w:date="2023-10-12T12:01:00Z">
            <w:rPr/>
          </w:rPrChange>
        </w:rPr>
        <w:t>. The</w:t>
      </w:r>
      <w:r w:rsidR="00143C6B" w:rsidRPr="5ADA6802">
        <w:rPr>
          <w:color w:val="000000" w:themeColor="text1"/>
          <w:rPrChange w:id="148" w:author="Saurav Kumar" w:date="2023-10-12T12:01:00Z">
            <w:rPr/>
          </w:rPrChange>
        </w:rPr>
        <w:t xml:space="preserve"> NAMs </w:t>
      </w:r>
      <w:r w:rsidR="00190AEC" w:rsidRPr="5ADA6802">
        <w:rPr>
          <w:color w:val="000000" w:themeColor="text1"/>
          <w:rPrChange w:id="149" w:author="Saurav Kumar" w:date="2023-10-12T12:01:00Z">
            <w:rPr/>
          </w:rPrChange>
        </w:rPr>
        <w:t xml:space="preserve">aim </w:t>
      </w:r>
      <w:r w:rsidR="00143C6B" w:rsidRPr="5ADA6802">
        <w:rPr>
          <w:color w:val="000000" w:themeColor="text1"/>
          <w:rPrChange w:id="150" w:author="Saurav Kumar" w:date="2023-10-12T12:01:00Z">
            <w:rPr/>
          </w:rPrChange>
        </w:rPr>
        <w:t>to fill the gaps in decision-making in chemical risk assessment</w:t>
      </w:r>
      <w:ins w:id="151" w:author="Saurav Kumar" w:date="2023-10-05T14:32:00Z">
        <w:r w:rsidR="00BB1699" w:rsidRPr="5ADA6802">
          <w:rPr>
            <w:color w:val="000000" w:themeColor="text1"/>
            <w:rPrChange w:id="152" w:author="Saurav Kumar" w:date="2023-10-12T12:01:00Z">
              <w:rPr/>
            </w:rPrChange>
          </w:rPr>
          <w:t>.</w:t>
        </w:r>
      </w:ins>
      <w:sdt>
        <w:sdtPr>
          <w:rPr>
            <w:color w:val="000000"/>
          </w:rPr>
          <w:tag w:val="MENDELEY_CITATION_v3_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"/>
          <w:id w:val="-143045445"/>
          <w:placeholder>
            <w:docPart w:val="ED1295A79BF74D2299E18F2369AC6699"/>
          </w:placeholder>
        </w:sdtPr>
        <w:sdtContent>
          <w:proofErr w:type="spellStart"/>
          <w:ins w:id="153" w:author="Saurav Kumar" w:date="2023-10-12T15:23:00Z">
            <w:r w:rsidR="00C848A8" w:rsidRPr="00C848A8">
              <w:rPr>
                <w:color w:val="000000"/>
                <w:lang w:val="es-ES"/>
              </w:rPr>
              <w:t>Ankley</w:t>
            </w:r>
            <w:proofErr w:type="spellEnd"/>
            <w:r w:rsidR="00C848A8" w:rsidRPr="00C848A8">
              <w:rPr>
                <w:color w:val="000000"/>
                <w:lang w:val="es-ES"/>
              </w:rPr>
              <w:t xml:space="preserve"> et al., 2010)(</w:t>
            </w:r>
            <w:proofErr w:type="spellStart"/>
            <w:r w:rsidR="00C848A8" w:rsidRPr="00C848A8">
              <w:rPr>
                <w:color w:val="000000"/>
                <w:lang w:val="es-ES"/>
              </w:rPr>
              <w:t>Ankley</w:t>
            </w:r>
            <w:proofErr w:type="spellEnd"/>
            <w:r w:rsidR="00C848A8" w:rsidRPr="00C848A8">
              <w:rPr>
                <w:color w:val="000000"/>
                <w:lang w:val="es-ES"/>
              </w:rPr>
              <w:t xml:space="preserve"> et al., 2010)(</w:t>
            </w:r>
            <w:proofErr w:type="spellStart"/>
            <w:r w:rsidR="00C848A8" w:rsidRPr="00C848A8">
              <w:rPr>
                <w:color w:val="000000"/>
                <w:lang w:val="es-ES"/>
              </w:rPr>
              <w:t>Ankley</w:t>
            </w:r>
            <w:proofErr w:type="spellEnd"/>
            <w:r w:rsidR="00C848A8" w:rsidRPr="00C848A8">
              <w:rPr>
                <w:color w:val="000000"/>
                <w:lang w:val="es-ES"/>
              </w:rPr>
              <w:t xml:space="preserve"> et al., 2010)(</w:t>
            </w:r>
            <w:proofErr w:type="spellStart"/>
            <w:r w:rsidR="00C848A8" w:rsidRPr="00C848A8">
              <w:rPr>
                <w:color w:val="000000"/>
                <w:lang w:val="es-ES"/>
              </w:rPr>
              <w:t>Ankley</w:t>
            </w:r>
            <w:proofErr w:type="spellEnd"/>
            <w:r w:rsidR="00C848A8" w:rsidRPr="00C848A8">
              <w:rPr>
                <w:color w:val="000000"/>
                <w:lang w:val="es-ES"/>
              </w:rPr>
              <w:t xml:space="preserve"> et al., 2010)(</w:t>
            </w:r>
            <w:proofErr w:type="spellStart"/>
            <w:r w:rsidR="00C848A8" w:rsidRPr="00C848A8">
              <w:rPr>
                <w:color w:val="000000"/>
                <w:lang w:val="es-ES"/>
              </w:rPr>
              <w:t>Ankley</w:t>
            </w:r>
            <w:proofErr w:type="spellEnd"/>
            <w:r w:rsidR="00C848A8" w:rsidRPr="00C848A8">
              <w:rPr>
                <w:color w:val="000000"/>
                <w:lang w:val="es-ES"/>
              </w:rPr>
              <w:t xml:space="preserve"> et al., 2010)(</w:t>
            </w:r>
            <w:proofErr w:type="spellStart"/>
            <w:r w:rsidR="00C848A8" w:rsidRPr="00C848A8">
              <w:rPr>
                <w:color w:val="000000"/>
                <w:lang w:val="es-ES"/>
              </w:rPr>
              <w:t>Ankley</w:t>
            </w:r>
            <w:proofErr w:type="spellEnd"/>
            <w:r w:rsidR="00C848A8" w:rsidRPr="00C848A8">
              <w:rPr>
                <w:color w:val="000000"/>
                <w:lang w:val="es-ES"/>
              </w:rPr>
              <w:t xml:space="preserve"> et al., 2010)(</w:t>
            </w:r>
            <w:proofErr w:type="spellStart"/>
            <w:r w:rsidR="00C848A8" w:rsidRPr="00C848A8">
              <w:rPr>
                <w:color w:val="000000"/>
                <w:lang w:val="es-ES"/>
              </w:rPr>
              <w:t>Ankley</w:t>
            </w:r>
            <w:proofErr w:type="spellEnd"/>
            <w:r w:rsidR="00C848A8" w:rsidRPr="00C848A8">
              <w:rPr>
                <w:color w:val="000000"/>
                <w:lang w:val="es-ES"/>
              </w:rPr>
              <w:t xml:space="preserve"> et al., 2010)(</w:t>
            </w:r>
            <w:proofErr w:type="spellStart"/>
            <w:r w:rsidR="00C848A8" w:rsidRPr="00C848A8">
              <w:rPr>
                <w:color w:val="000000"/>
                <w:lang w:val="es-ES"/>
              </w:rPr>
              <w:t>Ankley</w:t>
            </w:r>
            <w:proofErr w:type="spellEnd"/>
            <w:r w:rsidR="00C848A8" w:rsidRPr="00C848A8">
              <w:rPr>
                <w:color w:val="000000"/>
                <w:lang w:val="es-ES"/>
              </w:rPr>
              <w:t xml:space="preserve"> et al., 2010)(</w:t>
            </w:r>
            <w:proofErr w:type="spellStart"/>
            <w:r w:rsidR="00C848A8" w:rsidRPr="00C848A8">
              <w:rPr>
                <w:color w:val="000000"/>
                <w:lang w:val="es-ES"/>
              </w:rPr>
              <w:t>Ankley</w:t>
            </w:r>
            <w:proofErr w:type="spellEnd"/>
            <w:r w:rsidR="00C848A8" w:rsidRPr="00C848A8">
              <w:rPr>
                <w:color w:val="000000"/>
                <w:lang w:val="es-ES"/>
              </w:rPr>
              <w:t xml:space="preserve"> et al., 2010)(</w:t>
            </w:r>
            <w:proofErr w:type="spellStart"/>
            <w:r w:rsidR="00C848A8" w:rsidRPr="00C848A8">
              <w:rPr>
                <w:color w:val="000000"/>
                <w:lang w:val="es-ES"/>
              </w:rPr>
              <w:t>Ankley</w:t>
            </w:r>
            <w:proofErr w:type="spellEnd"/>
            <w:r w:rsidR="00C848A8" w:rsidRPr="00C848A8">
              <w:rPr>
                <w:color w:val="000000"/>
                <w:lang w:val="es-ES"/>
              </w:rPr>
              <w:t xml:space="preserve"> et al., 2010)(</w:t>
            </w:r>
            <w:proofErr w:type="spellStart"/>
            <w:r w:rsidR="00C848A8" w:rsidRPr="00C848A8">
              <w:rPr>
                <w:color w:val="000000"/>
                <w:lang w:val="es-ES"/>
              </w:rPr>
              <w:t>Ankley</w:t>
            </w:r>
            <w:proofErr w:type="spellEnd"/>
            <w:r w:rsidR="00C848A8" w:rsidRPr="00C848A8">
              <w:rPr>
                <w:color w:val="000000"/>
                <w:lang w:val="es-ES"/>
              </w:rPr>
              <w:t xml:space="preserve"> et al., 2010)(</w:t>
            </w:r>
            <w:proofErr w:type="spellStart"/>
            <w:r w:rsidR="00C848A8" w:rsidRPr="00C848A8">
              <w:rPr>
                <w:color w:val="000000"/>
                <w:lang w:val="es-ES"/>
              </w:rPr>
              <w:t>Ankley</w:t>
            </w:r>
            <w:proofErr w:type="spellEnd"/>
            <w:r w:rsidR="00C848A8" w:rsidRPr="00C848A8">
              <w:rPr>
                <w:color w:val="000000"/>
                <w:lang w:val="es-ES"/>
              </w:rPr>
              <w:t xml:space="preserve"> et al., 2010)</w:t>
            </w:r>
          </w:ins>
          <w:del w:id="154" w:author="Saurav Kumar" w:date="2023-10-12T12:13:00Z">
            <w:r w:rsidR="00CD6EF2" w:rsidRPr="00C848A8" w:rsidDel="00EE0D56">
              <w:rPr>
                <w:color w:val="000000"/>
                <w:lang w:val="es-ES"/>
                <w:rPrChange w:id="155" w:author="Saurav Kumar" w:date="2023-10-12T15:23:00Z">
                  <w:rPr>
                    <w:color w:val="000000"/>
                  </w:rPr>
                </w:rPrChange>
              </w:rPr>
              <w:delText>(Ankley et al., 2010)</w:delText>
            </w:r>
          </w:del>
        </w:sdtContent>
      </w:sdt>
      <w:r w:rsidR="00143C6B" w:rsidRPr="00A20D18">
        <w:rPr>
          <w:color w:val="000000"/>
          <w:lang w:val="es-ES"/>
          <w:rPrChange w:id="156" w:author="Saurav Kumar" w:date="2023-10-12T14:45:00Z">
            <w:rPr/>
          </w:rPrChange>
        </w:rPr>
        <w:t>.</w:t>
      </w:r>
      <w:r w:rsidR="00AE0136" w:rsidRPr="00A20D18">
        <w:rPr>
          <w:color w:val="000000"/>
          <w:lang w:val="es-ES"/>
          <w:rPrChange w:id="157" w:author="Saurav Kumar" w:date="2023-10-12T14:45:00Z">
            <w:rPr/>
          </w:rPrChange>
        </w:rPr>
        <w:t xml:space="preserve"> </w:t>
      </w:r>
      <w:r w:rsidR="00143C6B" w:rsidRPr="0043160A">
        <w:rPr>
          <w:color w:val="000000"/>
          <w:rPrChange w:id="158" w:author="Saurav Kumar" w:date="2023-10-12T12:01:00Z">
            <w:rPr/>
          </w:rPrChange>
        </w:rPr>
        <w:t xml:space="preserve">AOPs broadly capture the mechanistic knowledge of events in a well-connected </w:t>
      </w:r>
      <w:r w:rsidR="00463AD4" w:rsidRPr="0043160A">
        <w:rPr>
          <w:color w:val="000000"/>
          <w:rPrChange w:id="159" w:author="Saurav Kumar" w:date="2023-10-12T12:01:00Z">
            <w:rPr/>
          </w:rPrChange>
        </w:rPr>
        <w:t xml:space="preserve">sequential </w:t>
      </w:r>
      <w:r w:rsidR="00143C6B" w:rsidRPr="0043160A">
        <w:rPr>
          <w:color w:val="000000"/>
          <w:rPrChange w:id="160" w:author="Saurav Kumar" w:date="2023-10-12T12:01:00Z">
            <w:rPr/>
          </w:rPrChange>
        </w:rPr>
        <w:t>form</w:t>
      </w:r>
      <w:r w:rsidR="00463AD4" w:rsidRPr="0043160A">
        <w:rPr>
          <w:color w:val="000000"/>
          <w:rPrChange w:id="161" w:author="Saurav Kumar" w:date="2023-10-12T12:01:00Z">
            <w:rPr/>
          </w:rPrChange>
        </w:rPr>
        <w:t>at</w:t>
      </w:r>
      <w:r w:rsidR="00143C6B" w:rsidRPr="0043160A">
        <w:rPr>
          <w:color w:val="000000"/>
          <w:rPrChange w:id="162" w:author="Saurav Kumar" w:date="2023-10-12T12:01:00Z">
            <w:rPr/>
          </w:rPrChange>
        </w:rPr>
        <w:t xml:space="preserve">, which helps in the strategic planning and development of new approach methodologies (NAMs) such as </w:t>
      </w:r>
      <w:r w:rsidR="00143C6B" w:rsidRPr="0043160A">
        <w:rPr>
          <w:color w:val="000000"/>
          <w:rPrChange w:id="163" w:author="Saurav Kumar" w:date="2023-10-12T12:01:00Z">
            <w:rPr>
              <w:i/>
            </w:rPr>
          </w:rPrChange>
        </w:rPr>
        <w:t>in vitro</w:t>
      </w:r>
      <w:r w:rsidR="00143C6B" w:rsidRPr="0043160A">
        <w:rPr>
          <w:color w:val="000000"/>
          <w:rPrChange w:id="164" w:author="Saurav Kumar" w:date="2023-10-12T12:01:00Z">
            <w:rPr/>
          </w:rPrChange>
        </w:rPr>
        <w:t xml:space="preserve"> tests, targeted assays, and Integrated Approaches to Testing and Assessment (IATA</w:t>
      </w:r>
      <w:r w:rsidR="00655607" w:rsidRPr="0043160A">
        <w:rPr>
          <w:color w:val="000000"/>
          <w:rPrChange w:id="165" w:author="Saurav Kumar" w:date="2023-10-12T12:01:00Z">
            <w:rPr/>
          </w:rPrChange>
        </w:rPr>
        <w:t>)</w:t>
      </w:r>
      <w:ins w:id="166" w:author="Deepika -" w:date="2023-10-04T09:22:00Z">
        <w:r w:rsidR="006C7E6E" w:rsidRPr="0043160A">
          <w:rPr>
            <w:color w:val="000000"/>
            <w:rPrChange w:id="167" w:author="Saurav Kumar" w:date="2023-10-12T12:01:00Z">
              <w:rPr/>
            </w:rPrChange>
          </w:rPr>
          <w:t xml:space="preserve"> (ref)</w:t>
        </w:r>
      </w:ins>
      <w:r w:rsidR="00655607" w:rsidRPr="0043160A">
        <w:rPr>
          <w:color w:val="000000"/>
          <w:rPrChange w:id="168" w:author="Saurav Kumar" w:date="2023-10-12T12:01:00Z">
            <w:rPr/>
          </w:rPrChange>
        </w:rPr>
        <w:t>. The</w:t>
      </w:r>
      <w:r w:rsidR="00143C6B" w:rsidRPr="0043160A">
        <w:rPr>
          <w:color w:val="000000"/>
          <w:rPrChange w:id="169" w:author="Saurav Kumar" w:date="2023-10-12T12:01:00Z">
            <w:rPr/>
          </w:rPrChange>
        </w:rPr>
        <w:t xml:space="preserve"> NAMs </w:t>
      </w:r>
      <w:r w:rsidR="00190AEC" w:rsidRPr="0043160A">
        <w:rPr>
          <w:color w:val="000000"/>
          <w:rPrChange w:id="170" w:author="Saurav Kumar" w:date="2023-10-12T12:01:00Z">
            <w:rPr/>
          </w:rPrChange>
        </w:rPr>
        <w:t xml:space="preserve">aim </w:t>
      </w:r>
      <w:r w:rsidR="00143C6B" w:rsidRPr="0043160A">
        <w:rPr>
          <w:color w:val="000000"/>
          <w:rPrChange w:id="171" w:author="Saurav Kumar" w:date="2023-10-12T12:01:00Z">
            <w:rPr/>
          </w:rPrChange>
        </w:rPr>
        <w:t>to fill the gaps in decision-making in chemical risk assessment</w:t>
      </w:r>
      <w:ins w:id="172" w:author="Saurav Kumar" w:date="2023-10-05T14:32:00Z">
        <w:r w:rsidR="00BB1699" w:rsidRPr="0043160A">
          <w:rPr>
            <w:color w:val="000000"/>
            <w:rPrChange w:id="173" w:author="Saurav Kumar" w:date="2023-10-12T12:01:00Z">
              <w:rPr/>
            </w:rPrChange>
          </w:rPr>
          <w:t>.</w:t>
        </w:r>
      </w:ins>
    </w:p>
    <w:p w14:paraId="7FF09D79" w14:textId="6A9903B7" w:rsidR="0095772B" w:rsidRPr="0043160A" w:rsidRDefault="00151206" w:rsidP="00143C6B">
      <w:pPr>
        <w:jc w:val="both"/>
        <w:rPr>
          <w:color w:val="000000"/>
          <w:rPrChange w:id="174" w:author="Saurav Kumar" w:date="2023-10-12T12:01:00Z">
            <w:rPr/>
          </w:rPrChange>
        </w:rPr>
      </w:pPr>
      <w:r w:rsidRPr="0043160A">
        <w:rPr>
          <w:color w:val="000000"/>
          <w:rPrChange w:id="175" w:author="Saurav Kumar" w:date="2023-10-12T12:01:00Z">
            <w:rPr/>
          </w:rPrChange>
        </w:rPr>
        <w:t>AOP</w:t>
      </w:r>
      <w:r w:rsidR="00143C6B" w:rsidRPr="0043160A">
        <w:rPr>
          <w:color w:val="000000"/>
          <w:rPrChange w:id="176" w:author="Saurav Kumar" w:date="2023-10-12T12:01:00Z">
            <w:rPr/>
          </w:rPrChange>
        </w:rPr>
        <w:t xml:space="preserve"> developments are backed by guidelines and principles mentioned in the AOP Developers’ Handbook</w:t>
      </w:r>
      <w:ins w:id="177" w:author="l.slater.1@bham.ac.uk" w:date="2023-10-12T12:44:00Z">
        <w:r w:rsidR="6261E86A" w:rsidRPr="0043160A">
          <w:rPr>
            <w:color w:val="000000"/>
          </w:rPr>
          <w:t>,</w:t>
        </w:r>
      </w:ins>
      <w:customXmlDelRangeStart w:id="178" w:author="Saurav Kumar" w:date="2023-10-12T12:04:00Z"/>
      <w:sdt>
        <w:sdtPr>
          <w:rPr>
            <w:color w:val="000000"/>
          </w:rPr>
          <w:tag w:val="MENDELEY_CITATION_v3_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"/>
          <w:id w:val="413590856"/>
          <w:placeholder>
            <w:docPart w:val="6BB24937347D41EDA858B60522996EC7"/>
          </w:placeholder>
          <w:showingPlcHdr/>
        </w:sdtPr>
        <w:sdtContent>
          <w:customXmlDelRangeEnd w:id="178"/>
          <w:ins w:id="179" w:author="Saurav Kumar" w:date="2023-10-12T15:16:00Z">
            <w:r w:rsidR="006F62A7" w:rsidRPr="006F62A7">
              <w:rPr>
                <w:rStyle w:val="PlaceholderText"/>
                <w:color w:val="000000"/>
                <w:rPrChange w:id="180" w:author="Saurav Kumar" w:date="2023-10-12T15:16:00Z">
                  <w:rPr>
                    <w:rStyle w:val="PlaceholderText"/>
                  </w:rPr>
                </w:rPrChange>
              </w:rPr>
              <w:t>Click or tap here to enter text.</w:t>
            </w:r>
          </w:ins>
          <w:customXmlDelRangeStart w:id="181" w:author="Saurav Kumar" w:date="2023-10-12T12:04:00Z"/>
        </w:sdtContent>
      </w:sdt>
      <w:customXmlDelRangeEnd w:id="181"/>
      <w:r w:rsidR="003B2DA3" w:rsidRPr="0043160A">
        <w:rPr>
          <w:color w:val="000000"/>
          <w:rPrChange w:id="182" w:author="Saurav Kumar" w:date="2023-10-12T12:01:00Z">
            <w:rPr/>
          </w:rPrChange>
        </w:rPr>
        <w:t xml:space="preserve"> which is re</w:t>
      </w:r>
      <w:r w:rsidR="002C28CD" w:rsidRPr="0043160A">
        <w:rPr>
          <w:color w:val="000000"/>
          <w:rPrChange w:id="183" w:author="Saurav Kumar" w:date="2023-10-12T12:01:00Z">
            <w:rPr/>
          </w:rPrChange>
        </w:rPr>
        <w:t xml:space="preserve">vised regularly </w:t>
      </w:r>
      <w:r w:rsidR="00E23381" w:rsidRPr="0043160A">
        <w:rPr>
          <w:color w:val="000000"/>
          <w:rPrChange w:id="184" w:author="Saurav Kumar" w:date="2023-10-12T12:01:00Z">
            <w:rPr/>
          </w:rPrChange>
        </w:rPr>
        <w:t xml:space="preserve">to reflect </w:t>
      </w:r>
      <w:r w:rsidR="001075FD" w:rsidRPr="0043160A">
        <w:rPr>
          <w:color w:val="000000"/>
          <w:rPrChange w:id="185" w:author="Saurav Kumar" w:date="2023-10-12T12:01:00Z">
            <w:rPr/>
          </w:rPrChange>
        </w:rPr>
        <w:t>feasible principles for improving the AOPs.</w:t>
      </w:r>
      <w:r w:rsidR="00143C6B" w:rsidRPr="0043160A">
        <w:rPr>
          <w:color w:val="000000"/>
          <w:rPrChange w:id="186" w:author="Saurav Kumar" w:date="2023-10-12T12:01:00Z">
            <w:rPr/>
          </w:rPrChange>
        </w:rPr>
        <w:t xml:space="preserve"> </w:t>
      </w:r>
      <w:r w:rsidR="00CD6EF2" w:rsidRPr="0043160A">
        <w:rPr>
          <w:rFonts w:eastAsia="Times New Roman"/>
          <w:color w:val="000000"/>
          <w:rPrChange w:id="187" w:author="Saurav Kumar" w:date="2023-10-12T12:01:00Z">
            <w:rPr>
              <w:rFonts w:eastAsia="Times New Roman"/>
            </w:rPr>
          </w:rPrChange>
        </w:rPr>
        <w:t>(</w:t>
      </w:r>
      <w:r w:rsidR="00CD6EF2" w:rsidRPr="0043160A">
        <w:rPr>
          <w:rFonts w:eastAsia="Times New Roman"/>
          <w:iCs/>
          <w:color w:val="000000"/>
          <w:rPrChange w:id="188" w:author="Saurav Kumar" w:date="2023-10-12T12:01:00Z">
            <w:rPr>
              <w:rFonts w:eastAsia="Times New Roman"/>
              <w:i/>
              <w:iCs/>
            </w:rPr>
          </w:rPrChange>
        </w:rPr>
        <w:t>AOP developers handbook</w:t>
      </w:r>
      <w:r w:rsidR="00CD6EF2" w:rsidRPr="0043160A">
        <w:rPr>
          <w:rFonts w:eastAsia="Times New Roman"/>
          <w:color w:val="000000"/>
          <w:rPrChange w:id="189" w:author="Saurav Kumar" w:date="2023-10-12T12:01:00Z">
            <w:rPr>
              <w:rFonts w:eastAsia="Times New Roman"/>
            </w:rPr>
          </w:rPrChange>
        </w:rPr>
        <w:t xml:space="preserve">, </w:t>
      </w:r>
      <w:r w:rsidR="0083502A" w:rsidRPr="0043160A">
        <w:rPr>
          <w:rFonts w:eastAsia="Times New Roman"/>
          <w:color w:val="000000"/>
          <w:rPrChange w:id="190" w:author="Saurav Kumar" w:date="2023-10-12T12:01:00Z">
            <w:rPr>
              <w:rFonts w:eastAsia="Times New Roman"/>
            </w:rPr>
          </w:rPrChange>
        </w:rPr>
        <w:t>n.d.)</w:t>
      </w:r>
      <w:r w:rsidR="0083502A" w:rsidRPr="0043160A">
        <w:rPr>
          <w:color w:val="000000"/>
          <w:rPrChange w:id="191" w:author="Saurav Kumar" w:date="2023-10-12T12:01:00Z">
            <w:rPr/>
          </w:rPrChange>
        </w:rPr>
        <w:t xml:space="preserve"> As</w:t>
      </w:r>
      <w:r w:rsidR="00143C6B" w:rsidRPr="0043160A">
        <w:rPr>
          <w:color w:val="000000"/>
          <w:rPrChange w:id="192" w:author="Saurav Kumar" w:date="2023-10-12T12:01:00Z">
            <w:rPr/>
          </w:rPrChange>
        </w:rPr>
        <w:t xml:space="preserve"> per the mentioned guidelines, AOPs developed over the years are stored in AOP Knowledgebase (AOP-KB). AOP-KB stores machine-readable textual information </w:t>
      </w:r>
      <w:r w:rsidR="00CE0E7E" w:rsidRPr="0043160A">
        <w:rPr>
          <w:color w:val="000000"/>
          <w:rPrChange w:id="193" w:author="Saurav Kumar" w:date="2023-10-12T12:01:00Z">
            <w:rPr/>
          </w:rPrChange>
        </w:rPr>
        <w:t xml:space="preserve">of AOPs in XML formatted data. </w:t>
      </w:r>
      <w:r w:rsidR="00143C6B" w:rsidRPr="0043160A">
        <w:rPr>
          <w:color w:val="000000"/>
          <w:rPrChange w:id="194" w:author="Saurav Kumar" w:date="2023-10-12T12:01:00Z">
            <w:rPr/>
          </w:rPrChange>
        </w:rPr>
        <w:t xml:space="preserve">On top of AOP-KB, there are two other services </w:t>
      </w:r>
      <w:r w:rsidR="0027377D" w:rsidRPr="0043160A">
        <w:rPr>
          <w:color w:val="000000"/>
          <w:rPrChange w:id="195" w:author="Saurav Kumar" w:date="2023-10-12T12:01:00Z">
            <w:rPr/>
          </w:rPrChange>
        </w:rPr>
        <w:t>i.e.,</w:t>
      </w:r>
      <w:r w:rsidR="00143C6B" w:rsidRPr="0043160A">
        <w:rPr>
          <w:color w:val="000000"/>
          <w:rPrChange w:id="196" w:author="Saurav Kumar" w:date="2023-10-12T12:01:00Z">
            <w:rPr/>
          </w:rPrChange>
        </w:rPr>
        <w:t xml:space="preserve"> AOP Portal and AOP Wiki</w:t>
      </w:r>
      <w:r w:rsidR="00163006" w:rsidRPr="0043160A">
        <w:rPr>
          <w:color w:val="000000"/>
          <w:rPrChange w:id="197" w:author="Saurav Kumar" w:date="2023-10-12T12:01:00Z">
            <w:rPr/>
          </w:rPrChange>
        </w:rPr>
        <w:t>,</w:t>
      </w:r>
      <w:r w:rsidR="00356E59" w:rsidRPr="0043160A">
        <w:rPr>
          <w:color w:val="000000"/>
          <w:rPrChange w:id="198" w:author="Saurav Kumar" w:date="2023-10-12T12:01:00Z">
            <w:rPr/>
          </w:rPrChange>
        </w:rPr>
        <w:t xml:space="preserve"> that acts as query interface</w:t>
      </w:r>
      <w:r w:rsidR="00143C6B" w:rsidRPr="0043160A">
        <w:rPr>
          <w:color w:val="000000"/>
          <w:rPrChange w:id="199" w:author="Saurav Kumar" w:date="2023-10-12T12:01:00Z">
            <w:rPr/>
          </w:rPrChange>
        </w:rPr>
        <w:t xml:space="preserve">. </w:t>
      </w:r>
      <w:r w:rsidR="00163006" w:rsidRPr="0043160A">
        <w:rPr>
          <w:color w:val="000000"/>
          <w:rPrChange w:id="200" w:author="Saurav Kumar" w:date="2023-10-12T12:01:00Z">
            <w:rPr/>
          </w:rPrChange>
        </w:rPr>
        <w:t xml:space="preserve">The </w:t>
      </w:r>
      <w:r w:rsidR="00143C6B" w:rsidRPr="0043160A">
        <w:rPr>
          <w:color w:val="000000"/>
          <w:rPrChange w:id="201" w:author="Saurav Kumar" w:date="2023-10-12T12:01:00Z">
            <w:rPr/>
          </w:rPrChange>
        </w:rPr>
        <w:t>AOP portal enables the search of AOP and key events with keywords, it also provides info</w:t>
      </w:r>
      <w:r w:rsidR="00923BA9" w:rsidRPr="0043160A">
        <w:rPr>
          <w:color w:val="000000"/>
          <w:rPrChange w:id="202" w:author="Saurav Kumar" w:date="2023-10-12T12:01:00Z">
            <w:rPr/>
          </w:rPrChange>
        </w:rPr>
        <w:t>rmation</w:t>
      </w:r>
      <w:r w:rsidR="00143C6B" w:rsidRPr="0043160A">
        <w:rPr>
          <w:color w:val="000000"/>
          <w:rPrChange w:id="203" w:author="Saurav Kumar" w:date="2023-10-12T12:01:00Z">
            <w:rPr/>
          </w:rPrChange>
        </w:rPr>
        <w:t xml:space="preserve"> about AOP endorsement. Whereas AOP-wiki is hosted as a central repository for AOPs developed as part of the OECD AOP development </w:t>
      </w:r>
      <w:proofErr w:type="spellStart"/>
      <w:r w:rsidR="00143C6B" w:rsidRPr="0043160A">
        <w:rPr>
          <w:color w:val="000000"/>
          <w:rPrChange w:id="204" w:author="Saurav Kumar" w:date="2023-10-12T12:01:00Z">
            <w:rPr/>
          </w:rPrChange>
        </w:rPr>
        <w:t>Programme</w:t>
      </w:r>
      <w:proofErr w:type="spellEnd"/>
      <w:r w:rsidR="00143C6B" w:rsidRPr="0043160A">
        <w:rPr>
          <w:color w:val="000000"/>
          <w:rPrChange w:id="205" w:author="Saurav Kumar" w:date="2023-10-12T12:01:00Z">
            <w:rPr/>
          </w:rPrChange>
        </w:rPr>
        <w:t xml:space="preserve">. AOP-Wiki provides a platform to crowd-source and organize available knowledge </w:t>
      </w:r>
      <w:r w:rsidR="00253EA2" w:rsidRPr="0043160A">
        <w:rPr>
          <w:color w:val="000000"/>
          <w:rPrChange w:id="206" w:author="Saurav Kumar" w:date="2023-10-12T12:01:00Z">
            <w:rPr/>
          </w:rPrChange>
        </w:rPr>
        <w:t xml:space="preserve">as well as </w:t>
      </w:r>
      <w:r w:rsidR="00143C6B" w:rsidRPr="0043160A">
        <w:rPr>
          <w:color w:val="000000"/>
          <w:rPrChange w:id="207" w:author="Saurav Kumar" w:date="2023-10-12T12:01:00Z">
            <w:rPr/>
          </w:rPrChange>
        </w:rPr>
        <w:t xml:space="preserve">provides read/write access to AOP-KB </w:t>
      </w:r>
      <w:r w:rsidR="00253EA2" w:rsidRPr="0043160A">
        <w:rPr>
          <w:color w:val="000000"/>
          <w:rPrChange w:id="208" w:author="Saurav Kumar" w:date="2023-10-12T12:01:00Z">
            <w:rPr/>
          </w:rPrChange>
        </w:rPr>
        <w:t>following</w:t>
      </w:r>
      <w:r w:rsidR="00143C6B" w:rsidRPr="0043160A">
        <w:rPr>
          <w:color w:val="000000"/>
          <w:rPrChange w:id="209" w:author="Saurav Kumar" w:date="2023-10-12T12:01:00Z">
            <w:rPr/>
          </w:rPrChange>
        </w:rPr>
        <w:t xml:space="preserve"> </w:t>
      </w:r>
      <w:r w:rsidR="00253EA2" w:rsidRPr="0043160A">
        <w:rPr>
          <w:color w:val="000000"/>
          <w:rPrChange w:id="210" w:author="Saurav Kumar" w:date="2023-10-12T12:01:00Z">
            <w:rPr/>
          </w:rPrChange>
        </w:rPr>
        <w:t xml:space="preserve">the </w:t>
      </w:r>
      <w:r w:rsidR="00143C6B" w:rsidRPr="0043160A">
        <w:rPr>
          <w:color w:val="000000"/>
          <w:rPrChange w:id="211" w:author="Saurav Kumar" w:date="2023-10-12T12:01:00Z">
            <w:rPr/>
          </w:rPrChange>
        </w:rPr>
        <w:t xml:space="preserve">OECD EAGMST guidelines. </w:t>
      </w:r>
      <w:r w:rsidR="00AC1295" w:rsidRPr="0043160A">
        <w:rPr>
          <w:color w:val="000000"/>
          <w:rPrChange w:id="212" w:author="Saurav Kumar" w:date="2023-10-12T12:01:00Z">
            <w:rPr/>
          </w:rPrChange>
        </w:rPr>
        <w:t xml:space="preserve">There are </w:t>
      </w:r>
      <w:r w:rsidR="00143C6B" w:rsidRPr="0043160A">
        <w:rPr>
          <w:color w:val="000000"/>
          <w:rPrChange w:id="213" w:author="Saurav Kumar" w:date="2023-10-12T12:01:00Z">
            <w:rPr/>
          </w:rPrChange>
        </w:rPr>
        <w:t xml:space="preserve">various third-party tools developed to enrich and support the AOP development </w:t>
      </w:r>
      <w:r w:rsidR="00D5430F" w:rsidRPr="0043160A">
        <w:rPr>
          <w:color w:val="000000"/>
          <w:rPrChange w:id="214" w:author="Saurav Kumar" w:date="2023-10-12T12:01:00Z">
            <w:rPr/>
          </w:rPrChange>
        </w:rPr>
        <w:t xml:space="preserve">which </w:t>
      </w:r>
      <w:r w:rsidR="00486843" w:rsidRPr="0043160A">
        <w:rPr>
          <w:color w:val="000000"/>
          <w:rPrChange w:id="215" w:author="Saurav Kumar" w:date="2023-10-12T12:01:00Z">
            <w:rPr/>
          </w:rPrChange>
        </w:rPr>
        <w:t xml:space="preserve">are </w:t>
      </w:r>
      <w:r w:rsidR="00143C6B" w:rsidRPr="0043160A">
        <w:rPr>
          <w:color w:val="000000"/>
          <w:rPrChange w:id="216" w:author="Saurav Kumar" w:date="2023-10-12T12:01:00Z">
            <w:rPr/>
          </w:rPrChange>
        </w:rPr>
        <w:t xml:space="preserve">assembled in the AOP-wiki </w:t>
      </w:r>
      <w:r w:rsidR="00397940" w:rsidRPr="0043160A">
        <w:rPr>
          <w:color w:val="000000"/>
          <w:rPrChange w:id="217" w:author="Saurav Kumar" w:date="2023-10-12T12:01:00Z">
            <w:rPr/>
          </w:rPrChange>
        </w:rPr>
        <w:t>and AOP-KB platform</w:t>
      </w:r>
      <w:r w:rsidR="006D45CB" w:rsidRPr="0043160A">
        <w:rPr>
          <w:rStyle w:val="CommentReference"/>
          <w:color w:val="000000"/>
          <w:rPrChange w:id="218" w:author="Saurav Kumar" w:date="2023-10-12T12:01:00Z">
            <w:rPr>
              <w:rStyle w:val="CommentReference"/>
            </w:rPr>
          </w:rPrChange>
        </w:rPr>
        <w:annotationRef/>
      </w:r>
      <w:r w:rsidR="0027050B" w:rsidRPr="0043160A">
        <w:rPr>
          <w:rStyle w:val="CommentReference"/>
          <w:color w:val="000000"/>
          <w:rPrChange w:id="219" w:author="Saurav Kumar" w:date="2023-10-12T12:01:00Z">
            <w:rPr>
              <w:rStyle w:val="CommentReference"/>
            </w:rPr>
          </w:rPrChange>
        </w:rPr>
        <w:annotationRef/>
      </w:r>
      <w:r w:rsidR="00143C6B" w:rsidRPr="0043160A">
        <w:rPr>
          <w:color w:val="000000"/>
          <w:rPrChange w:id="220" w:author="Saurav Kumar" w:date="2023-10-12T12:01:00Z">
            <w:rPr/>
          </w:rPrChange>
        </w:rPr>
        <w:t>.</w:t>
      </w:r>
      <w:r w:rsidR="0095772B" w:rsidRPr="0043160A">
        <w:rPr>
          <w:color w:val="000000"/>
          <w:rPrChange w:id="221" w:author="Saurav Kumar" w:date="2023-10-12T12:01:00Z">
            <w:rPr/>
          </w:rPrChange>
        </w:rPr>
        <w:t xml:space="preserve"> </w:t>
      </w:r>
      <w:r w:rsidR="00BB1699" w:rsidRPr="0043160A">
        <w:rPr>
          <w:color w:val="000000"/>
          <w:rPrChange w:id="222" w:author="Saurav Kumar" w:date="2023-10-12T12:01:00Z">
            <w:rPr/>
          </w:rPrChange>
        </w:rPr>
        <w:t>But n</w:t>
      </w:r>
      <w:r w:rsidR="00550E38" w:rsidRPr="0043160A">
        <w:rPr>
          <w:color w:val="000000"/>
          <w:rPrChange w:id="223" w:author="Saurav Kumar" w:date="2023-10-12T12:01:00Z">
            <w:rPr/>
          </w:rPrChange>
        </w:rPr>
        <w:t xml:space="preserve">one of the tool till now has </w:t>
      </w:r>
      <w:r w:rsidR="00BB1699" w:rsidRPr="0043160A">
        <w:rPr>
          <w:color w:val="000000"/>
          <w:rPrChange w:id="224" w:author="Saurav Kumar" w:date="2023-10-12T12:01:00Z">
            <w:rPr/>
          </w:rPrChange>
        </w:rPr>
        <w:t xml:space="preserve">implmented AOP data in its native format </w:t>
      </w:r>
      <w:proofErr w:type="gramStart"/>
      <w:r w:rsidR="00BB1699" w:rsidRPr="0043160A">
        <w:rPr>
          <w:color w:val="000000"/>
          <w:rPrChange w:id="225" w:author="Saurav Kumar" w:date="2023-10-12T12:01:00Z">
            <w:rPr/>
          </w:rPrChange>
        </w:rPr>
        <w:t>i.e.</w:t>
      </w:r>
      <w:proofErr w:type="gramEnd"/>
      <w:r w:rsidR="00BB1699" w:rsidRPr="0043160A">
        <w:rPr>
          <w:color w:val="000000"/>
          <w:rPrChange w:id="226" w:author="Saurav Kumar" w:date="2023-10-12T12:01:00Z">
            <w:rPr/>
          </w:rPrChange>
        </w:rPr>
        <w:t xml:space="preserve"> graph.</w:t>
      </w:r>
      <w:del w:id="227" w:author="Saurav Kumar" w:date="2023-10-05T14:37:00Z">
        <w:r w:rsidR="00BB1699" w:rsidRPr="5ADA6802" w:rsidDel="00BB1699">
          <w:rPr>
            <w:color w:val="000000" w:themeColor="text1"/>
            <w:rPrChange w:id="228" w:author="Saurav Kumar" w:date="2023-10-12T12:01:00Z">
              <w:rPr/>
            </w:rPrChange>
          </w:rPr>
          <w:delText xml:space="preserve"> </w:delText>
        </w:r>
      </w:del>
    </w:p>
    <w:p w14:paraId="1A93B3B4" w14:textId="2837E6DC" w:rsidR="00D3478F" w:rsidRPr="0043160A" w:rsidRDefault="00EB2463" w:rsidP="003B71C2">
      <w:pPr>
        <w:jc w:val="both"/>
        <w:rPr>
          <w:color w:val="000000"/>
          <w:rPrChange w:id="229" w:author="Saurav Kumar" w:date="2023-10-12T12:01:00Z">
            <w:rPr/>
          </w:rPrChange>
        </w:rPr>
      </w:pPr>
      <w:r w:rsidRPr="0043160A">
        <w:rPr>
          <w:color w:val="000000"/>
          <w:rPrChange w:id="230" w:author="Saurav Kumar" w:date="2023-10-12T12:01:00Z">
            <w:rPr/>
          </w:rPrChange>
        </w:rPr>
        <w:t>The ubiquity of graphs in data representation cannot be overstated. Any form of data can be reimagined as graph data whether it is tabular, relational, or even unstructured text</w:t>
      </w:r>
      <w:sdt>
        <w:sdtPr>
          <w:rPr>
            <w:color w:val="000000"/>
          </w:rPr>
          <w:tag w:val="MENDELEY_CITATION_v3_eyJjaXRhdGlvbklEIjoiTUVOREVMRVlfQ0lUQVRJT05fNGU0Y2M0NGYtOWI4NC00ZTBkLWIwNzQtOTYyYjk2NTZlM2M4IiwicHJvcGVydGllcyI6eyJub3RlSW5kZXgiOjB9LCJpc0VkaXRlZCI6ZmFsc2UsIm1hbnVhbE92ZXJyaWRlIjp7ImlzTWFudWFsbHlPdmVycmlkZGVuIjp0cnVlLCJjaXRlcHJvY1RleHQiOiIoVmlja25haXIgZXQgYWwuLCAyMDEwKSIsIm1hbnVhbE92ZXJyaWRlVGV4dCI6Ii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"/>
          <w:id w:val="565617675"/>
          <w:placeholder>
            <w:docPart w:val="DefaultPlaceholder_-1854013440"/>
          </w:placeholder>
        </w:sdtPr>
        <w:sdtContent>
          <w:ins w:id="231" w:author="Saurav Kumar" w:date="2023-10-12T15:23:00Z">
            <w:r w:rsidR="00C848A8" w:rsidRPr="00C848A8">
              <w:rPr>
                <w:color w:val="000000"/>
              </w:rPr>
              <w:t>(</w:t>
            </w:r>
            <w:proofErr w:type="spellStart"/>
            <w:r w:rsidR="00C848A8" w:rsidRPr="00C848A8">
              <w:rPr>
                <w:color w:val="000000"/>
              </w:rPr>
              <w:t>Vicknair</w:t>
            </w:r>
            <w:proofErr w:type="spellEnd"/>
            <w:r w:rsidR="00C848A8" w:rsidRPr="00C848A8">
              <w:rPr>
                <w:color w:val="000000"/>
              </w:rPr>
              <w:t xml:space="preserve"> et al., 2010)(</w:t>
            </w:r>
            <w:proofErr w:type="spellStart"/>
            <w:r w:rsidR="00C848A8" w:rsidRPr="00C848A8">
              <w:rPr>
                <w:color w:val="000000"/>
              </w:rPr>
              <w:t>Vicknair</w:t>
            </w:r>
            <w:proofErr w:type="spellEnd"/>
            <w:r w:rsidR="00C848A8" w:rsidRPr="00C848A8">
              <w:rPr>
                <w:color w:val="000000"/>
              </w:rPr>
              <w:t xml:space="preserve"> et al., 2010)(</w:t>
            </w:r>
            <w:proofErr w:type="spellStart"/>
            <w:r w:rsidR="00C848A8" w:rsidRPr="00C848A8">
              <w:rPr>
                <w:color w:val="000000"/>
              </w:rPr>
              <w:t>Vicknair</w:t>
            </w:r>
            <w:proofErr w:type="spellEnd"/>
            <w:r w:rsidR="00C848A8" w:rsidRPr="00C848A8">
              <w:rPr>
                <w:color w:val="000000"/>
              </w:rPr>
              <w:t xml:space="preserve"> et al., 2010)(</w:t>
            </w:r>
            <w:proofErr w:type="spellStart"/>
            <w:r w:rsidR="00C848A8" w:rsidRPr="00C848A8">
              <w:rPr>
                <w:color w:val="000000"/>
              </w:rPr>
              <w:t>Vicknair</w:t>
            </w:r>
            <w:proofErr w:type="spellEnd"/>
            <w:r w:rsidR="00C848A8" w:rsidRPr="00C848A8">
              <w:rPr>
                <w:color w:val="000000"/>
              </w:rPr>
              <w:t xml:space="preserve"> et al., 2010)(</w:t>
            </w:r>
            <w:proofErr w:type="spellStart"/>
            <w:r w:rsidR="00C848A8" w:rsidRPr="00C848A8">
              <w:rPr>
                <w:color w:val="000000"/>
              </w:rPr>
              <w:t>Vicknair</w:t>
            </w:r>
            <w:proofErr w:type="spellEnd"/>
            <w:r w:rsidR="00C848A8" w:rsidRPr="00C848A8">
              <w:rPr>
                <w:color w:val="000000"/>
              </w:rPr>
              <w:t xml:space="preserve"> et al., 2010)(</w:t>
            </w:r>
            <w:proofErr w:type="spellStart"/>
            <w:r w:rsidR="00C848A8" w:rsidRPr="00C848A8">
              <w:rPr>
                <w:color w:val="000000"/>
              </w:rPr>
              <w:t>Vicknair</w:t>
            </w:r>
            <w:proofErr w:type="spellEnd"/>
            <w:r w:rsidR="00C848A8" w:rsidRPr="00C848A8">
              <w:rPr>
                <w:color w:val="000000"/>
              </w:rPr>
              <w:t xml:space="preserve"> et al., 2010)(</w:t>
            </w:r>
            <w:proofErr w:type="spellStart"/>
            <w:r w:rsidR="00C848A8" w:rsidRPr="00C848A8">
              <w:rPr>
                <w:color w:val="000000"/>
              </w:rPr>
              <w:t>Vicknair</w:t>
            </w:r>
            <w:proofErr w:type="spellEnd"/>
            <w:r w:rsidR="00C848A8" w:rsidRPr="00C848A8">
              <w:rPr>
                <w:color w:val="000000"/>
              </w:rPr>
              <w:t xml:space="preserve"> et al., 2010)(</w:t>
            </w:r>
            <w:proofErr w:type="spellStart"/>
            <w:r w:rsidR="00C848A8" w:rsidRPr="00C848A8">
              <w:rPr>
                <w:color w:val="000000"/>
              </w:rPr>
              <w:t>Vicknair</w:t>
            </w:r>
            <w:proofErr w:type="spellEnd"/>
            <w:r w:rsidR="00C848A8" w:rsidRPr="00C848A8">
              <w:rPr>
                <w:color w:val="000000"/>
              </w:rPr>
              <w:t xml:space="preserve"> et al., 2010)(</w:t>
            </w:r>
            <w:proofErr w:type="spellStart"/>
            <w:r w:rsidR="00C848A8" w:rsidRPr="00C848A8">
              <w:rPr>
                <w:color w:val="000000"/>
              </w:rPr>
              <w:t>Vicknair</w:t>
            </w:r>
            <w:proofErr w:type="spellEnd"/>
            <w:r w:rsidR="00C848A8" w:rsidRPr="00C848A8">
              <w:rPr>
                <w:color w:val="000000"/>
              </w:rPr>
              <w:t xml:space="preserve"> et al., 2010)(</w:t>
            </w:r>
            <w:proofErr w:type="spellStart"/>
            <w:r w:rsidR="00C848A8" w:rsidRPr="00C848A8">
              <w:rPr>
                <w:color w:val="000000"/>
              </w:rPr>
              <w:t>Vicknair</w:t>
            </w:r>
            <w:proofErr w:type="spellEnd"/>
            <w:r w:rsidR="00C848A8" w:rsidRPr="00C848A8">
              <w:rPr>
                <w:color w:val="000000"/>
              </w:rPr>
              <w:t xml:space="preserve"> et al., 2010)(</w:t>
            </w:r>
            <w:proofErr w:type="spellStart"/>
            <w:r w:rsidR="00C848A8" w:rsidRPr="00C848A8">
              <w:rPr>
                <w:color w:val="000000"/>
              </w:rPr>
              <w:t>Vicknair</w:t>
            </w:r>
            <w:proofErr w:type="spellEnd"/>
            <w:r w:rsidR="00C848A8" w:rsidRPr="00C848A8">
              <w:rPr>
                <w:color w:val="000000"/>
              </w:rPr>
              <w:t xml:space="preserve"> et al., 2010)(</w:t>
            </w:r>
            <w:proofErr w:type="spellStart"/>
            <w:r w:rsidR="00C848A8" w:rsidRPr="00C848A8">
              <w:rPr>
                <w:color w:val="000000"/>
              </w:rPr>
              <w:t>Vicknair</w:t>
            </w:r>
            <w:proofErr w:type="spellEnd"/>
            <w:r w:rsidR="00C848A8" w:rsidRPr="00C848A8">
              <w:rPr>
                <w:color w:val="000000"/>
              </w:rPr>
              <w:t xml:space="preserve"> et al., 2010)(</w:t>
            </w:r>
            <w:proofErr w:type="spellStart"/>
            <w:r w:rsidR="00C848A8" w:rsidRPr="00C848A8">
              <w:rPr>
                <w:color w:val="000000"/>
              </w:rPr>
              <w:t>Vicknair</w:t>
            </w:r>
            <w:proofErr w:type="spellEnd"/>
            <w:r w:rsidR="00C848A8" w:rsidRPr="00C848A8">
              <w:rPr>
                <w:color w:val="000000"/>
              </w:rPr>
              <w:t xml:space="preserve"> et al., 2010)(</w:t>
            </w:r>
            <w:proofErr w:type="spellStart"/>
            <w:r w:rsidR="00C848A8" w:rsidRPr="00C848A8">
              <w:rPr>
                <w:color w:val="000000"/>
              </w:rPr>
              <w:t>Vicknair</w:t>
            </w:r>
            <w:proofErr w:type="spellEnd"/>
            <w:r w:rsidR="00C848A8" w:rsidRPr="00C848A8">
              <w:rPr>
                <w:color w:val="000000"/>
              </w:rPr>
              <w:t xml:space="preserve"> et al., 2010)(</w:t>
            </w:r>
            <w:proofErr w:type="spellStart"/>
            <w:r w:rsidR="00C848A8" w:rsidRPr="00C848A8">
              <w:rPr>
                <w:color w:val="000000"/>
              </w:rPr>
              <w:t>Vicknair</w:t>
            </w:r>
            <w:proofErr w:type="spellEnd"/>
            <w:r w:rsidR="00C848A8" w:rsidRPr="00C848A8">
              <w:rPr>
                <w:color w:val="000000"/>
              </w:rPr>
              <w:t xml:space="preserve"> et al., 2010)(</w:t>
            </w:r>
            <w:proofErr w:type="spellStart"/>
            <w:r w:rsidR="00C848A8" w:rsidRPr="00C848A8">
              <w:rPr>
                <w:color w:val="000000"/>
              </w:rPr>
              <w:t>Vicknair</w:t>
            </w:r>
            <w:proofErr w:type="spellEnd"/>
            <w:r w:rsidR="00C848A8" w:rsidRPr="00C848A8">
              <w:rPr>
                <w:color w:val="000000"/>
              </w:rPr>
              <w:t xml:space="preserve"> et al., 2010)(</w:t>
            </w:r>
            <w:proofErr w:type="spellStart"/>
            <w:r w:rsidR="00C848A8" w:rsidRPr="00C848A8">
              <w:rPr>
                <w:color w:val="000000"/>
              </w:rPr>
              <w:t>Vicknair</w:t>
            </w:r>
            <w:proofErr w:type="spellEnd"/>
            <w:r w:rsidR="00C848A8" w:rsidRPr="00C848A8">
              <w:rPr>
                <w:color w:val="000000"/>
              </w:rPr>
              <w:t xml:space="preserve"> et al., 2010)(</w:t>
            </w:r>
            <w:proofErr w:type="spellStart"/>
            <w:r w:rsidR="00C848A8" w:rsidRPr="00C848A8">
              <w:rPr>
                <w:color w:val="000000"/>
              </w:rPr>
              <w:t>Vicknair</w:t>
            </w:r>
            <w:proofErr w:type="spellEnd"/>
            <w:r w:rsidR="00C848A8" w:rsidRPr="00C848A8">
              <w:rPr>
                <w:color w:val="000000"/>
              </w:rPr>
              <w:t xml:space="preserve"> et al., 2010)(</w:t>
            </w:r>
            <w:proofErr w:type="spellStart"/>
            <w:r w:rsidR="00C848A8" w:rsidRPr="00C848A8">
              <w:rPr>
                <w:color w:val="000000"/>
              </w:rPr>
              <w:t>Vicknair</w:t>
            </w:r>
            <w:proofErr w:type="spellEnd"/>
            <w:r w:rsidR="00C848A8" w:rsidRPr="00C848A8">
              <w:rPr>
                <w:color w:val="000000"/>
              </w:rPr>
              <w:t xml:space="preserve"> et al., 2010)</w:t>
            </w:r>
          </w:ins>
          <w:del w:id="232" w:author="Saurav Kumar" w:date="2023-10-12T12:13:00Z">
            <w:r w:rsidR="00CD6EF2" w:rsidRPr="00C848A8" w:rsidDel="00EE0D56">
              <w:rPr>
                <w:color w:val="000000"/>
              </w:rPr>
              <w:delText>(Vicknair et al., 2010)</w:delText>
            </w:r>
          </w:del>
        </w:sdtContent>
      </w:sdt>
      <w:r w:rsidRPr="0043160A">
        <w:rPr>
          <w:color w:val="000000"/>
          <w:rPrChange w:id="233" w:author="Saurav Kumar" w:date="2023-10-12T12:01:00Z">
            <w:rPr/>
          </w:rPrChange>
        </w:rPr>
        <w:t xml:space="preserve">. In mathematical terms graphs are represented with notation </w:t>
      </w:r>
      <m:oMath>
        <m:r>
          <m:rPr>
            <m:sty m:val="p"/>
          </m:rPr>
          <w:rPr>
            <w:rFonts w:ascii="Cambria Math" w:hAnsi="Cambria Math"/>
            <w:color w:val="000000"/>
            <w:rPrChange w:id="234" w:author="Saurav Kumar" w:date="2023-10-12T12:01:00Z">
              <w:rPr>
                <w:rFonts w:ascii="Cambria Math" w:hAnsi="Cambria Math"/>
              </w:rPr>
            </w:rPrChange>
          </w:rPr>
          <m:t>G=</m:t>
        </m:r>
        <m:d>
          <m:dPr>
            <m:ctrlPr>
              <w:rPr>
                <w:rFonts w:ascii="Cambria Math" w:hAnsi="Cambria Math"/>
                <w:color w:val="000000"/>
              </w:rPr>
            </m:ctrlPr>
          </m:dPr>
          <m:e>
            <m:r>
              <m:rPr>
                <m:sty m:val="p"/>
              </m:rPr>
              <w:rPr>
                <w:rFonts w:ascii="Cambria Math" w:hAnsi="Cambria Math"/>
                <w:color w:val="000000"/>
                <w:rPrChange w:id="235" w:author="Saurav Kumar" w:date="2023-10-12T12:01:00Z">
                  <w:rPr>
                    <w:rFonts w:ascii="Cambria Math" w:hAnsi="Cambria Math"/>
                  </w:rPr>
                </w:rPrChange>
              </w:rPr>
              <m:t>V,E</m:t>
            </m:r>
          </m:e>
        </m:d>
      </m:oMath>
      <w:r w:rsidRPr="0043160A">
        <w:rPr>
          <w:rFonts w:eastAsiaTheme="minorEastAsia"/>
          <w:color w:val="000000"/>
          <w:rPrChange w:id="236" w:author="Saurav Kumar" w:date="2023-10-12T12:01:00Z">
            <w:rPr>
              <w:rFonts w:eastAsiaTheme="minorEastAsia"/>
            </w:rPr>
          </w:rPrChange>
        </w:rPr>
        <w:t xml:space="preserve">,  where </w:t>
      </w:r>
      <m:oMath>
        <m:r>
          <m:rPr>
            <m:sty m:val="p"/>
          </m:rPr>
          <w:rPr>
            <w:rFonts w:ascii="Cambria Math" w:eastAsiaTheme="minorEastAsia" w:hAnsi="Cambria Math"/>
            <w:color w:val="000000"/>
            <w:rPrChange w:id="237" w:author="Saurav Kumar" w:date="2023-10-12T12:01:00Z">
              <w:rPr>
                <w:rFonts w:ascii="Cambria Math" w:eastAsiaTheme="minorEastAsia" w:hAnsi="Cambria Math"/>
              </w:rPr>
            </w:rPrChange>
          </w:rPr>
          <m:t xml:space="preserve">V </m:t>
        </m:r>
      </m:oMath>
      <w:r w:rsidRPr="0043160A">
        <w:rPr>
          <w:rFonts w:eastAsiaTheme="minorEastAsia"/>
          <w:color w:val="000000"/>
          <w:rPrChange w:id="238" w:author="Saurav Kumar" w:date="2023-10-12T12:01:00Z">
            <w:rPr>
              <w:rFonts w:eastAsiaTheme="minorEastAsia"/>
            </w:rPr>
          </w:rPrChange>
        </w:rPr>
        <w:t xml:space="preserve">is the set of nodes and </w:t>
      </w:r>
      <m:oMath>
        <m:r>
          <m:rPr>
            <m:sty m:val="p"/>
          </m:rPr>
          <w:rPr>
            <w:rFonts w:ascii="Cambria Math" w:eastAsiaTheme="minorEastAsia" w:hAnsi="Cambria Math"/>
            <w:color w:val="000000"/>
            <w:rPrChange w:id="239" w:author="Saurav Kumar" w:date="2023-10-12T12:01:00Z">
              <w:rPr>
                <w:rFonts w:ascii="Cambria Math" w:eastAsiaTheme="minorEastAsia" w:hAnsi="Cambria Math"/>
              </w:rPr>
            </w:rPrChange>
          </w:rPr>
          <m:t>E</m:t>
        </m:r>
      </m:oMath>
      <w:r w:rsidRPr="0043160A">
        <w:rPr>
          <w:rFonts w:eastAsiaTheme="minorEastAsia"/>
          <w:color w:val="000000"/>
          <w:rPrChange w:id="240" w:author="Saurav Kumar" w:date="2023-10-12T12:01:00Z">
            <w:rPr>
              <w:rFonts w:eastAsiaTheme="minorEastAsia"/>
            </w:rPr>
          </w:rPrChange>
        </w:rPr>
        <w:t xml:space="preserve"> is the set of edges, where </w:t>
      </w:r>
      <w:r w:rsidRPr="0043160A">
        <w:rPr>
          <w:rFonts w:eastAsiaTheme="minorEastAsia"/>
          <w:color w:val="000000"/>
          <w:rPrChange w:id="241" w:author="Saurav Kumar" w:date="2023-10-12T12:01:00Z">
            <w:rPr>
              <w:rFonts w:eastAsiaTheme="minorEastAsia"/>
            </w:rPr>
          </w:rPrChange>
        </w:rPr>
        <w:lastRenderedPageBreak/>
        <w:t xml:space="preserve">each edge contains a pair of nodes </w:t>
      </w:r>
      <m:oMath>
        <m:r>
          <m:rPr>
            <m:sty m:val="p"/>
          </m:rPr>
          <w:rPr>
            <w:rFonts w:ascii="Cambria Math" w:eastAsiaTheme="minorEastAsia" w:hAnsi="Cambria Math"/>
            <w:color w:val="000000"/>
            <w:rPrChange w:id="242" w:author="Saurav Kumar" w:date="2023-10-12T12:01:00Z">
              <w:rPr>
                <w:rFonts w:ascii="Cambria Math" w:eastAsiaTheme="minorEastAsia" w:hAnsi="Cambria Math"/>
              </w:rPr>
            </w:rPrChange>
          </w:rPr>
          <m:t>(u,v)</m:t>
        </m:r>
      </m:oMath>
      <w:r w:rsidRPr="0043160A">
        <w:rPr>
          <w:rFonts w:eastAsiaTheme="minorEastAsia"/>
          <w:color w:val="000000"/>
          <w:rPrChange w:id="243" w:author="Saurav Kumar" w:date="2023-10-12T12:01:00Z">
            <w:rPr>
              <w:rFonts w:eastAsiaTheme="minorEastAsia"/>
            </w:rPr>
          </w:rPrChange>
        </w:rPr>
        <w:t xml:space="preserve"> representing a connection between node </w:t>
      </w:r>
      <m:oMath>
        <m:r>
          <m:rPr>
            <m:sty m:val="p"/>
          </m:rPr>
          <w:rPr>
            <w:rFonts w:ascii="Cambria Math" w:eastAsiaTheme="minorEastAsia" w:hAnsi="Cambria Math"/>
            <w:color w:val="000000"/>
            <w:rPrChange w:id="244" w:author="Saurav Kumar" w:date="2023-10-12T12:01:00Z">
              <w:rPr>
                <w:rFonts w:ascii="Cambria Math" w:eastAsiaTheme="minorEastAsia" w:hAnsi="Cambria Math"/>
              </w:rPr>
            </w:rPrChange>
          </w:rPr>
          <m:t>u</m:t>
        </m:r>
      </m:oMath>
      <w:r w:rsidRPr="0043160A">
        <w:rPr>
          <w:rFonts w:eastAsiaTheme="minorEastAsia"/>
          <w:color w:val="000000"/>
          <w:rPrChange w:id="245" w:author="Saurav Kumar" w:date="2023-10-12T12:01:00Z">
            <w:rPr>
              <w:rFonts w:eastAsiaTheme="minorEastAsia"/>
            </w:rPr>
          </w:rPrChange>
        </w:rPr>
        <w:t xml:space="preserve"> and node </w:t>
      </w:r>
      <m:oMath>
        <m:r>
          <m:rPr>
            <m:sty m:val="p"/>
          </m:rPr>
          <w:rPr>
            <w:rFonts w:ascii="Cambria Math" w:eastAsiaTheme="minorEastAsia" w:hAnsi="Cambria Math"/>
            <w:color w:val="000000"/>
            <w:rPrChange w:id="246" w:author="Saurav Kumar" w:date="2023-10-12T12:01:00Z">
              <w:rPr>
                <w:rFonts w:ascii="Cambria Math" w:eastAsiaTheme="minorEastAsia" w:hAnsi="Cambria Math"/>
              </w:rPr>
            </w:rPrChange>
          </w:rPr>
          <m:t>v</m:t>
        </m:r>
      </m:oMath>
      <w:r w:rsidR="00065718" w:rsidRPr="0043160A">
        <w:rPr>
          <w:rFonts w:eastAsiaTheme="minorEastAsia"/>
          <w:color w:val="000000"/>
          <w:rPrChange w:id="247" w:author="Saurav Kumar" w:date="2023-10-12T12:01:00Z">
            <w:rPr>
              <w:rFonts w:eastAsiaTheme="minorEastAsia"/>
            </w:rPr>
          </w:rPrChange>
        </w:rPr>
        <w:t xml:space="preserve"> </w:t>
      </w:r>
      <w:sdt>
        <w:sdtPr>
          <w:rPr>
            <w:rFonts w:eastAsiaTheme="minorEastAsia"/>
            <w:color w:val="000000"/>
          </w:rPr>
          <w:tag w:val="MENDELEY_CITATION_v3_eyJjaXRhdGlvbklEIjoiTUVOREVMRVlfQ0lUQVRJT05fODZlNjQ0MWYtMDIwYS00ZTQ5LWIwMTQtNGQ5YTI1YWZjZWU2IiwicHJvcGVydGllcyI6eyJub3RlSW5kZXgiOjB9LCJpc0VkaXRlZCI6ZmFsc2UsIm1hbnVhbE92ZXJyaWRlIjp7ImlzTWFudWFsbHlPdmVycmlkZGVuIjp0cnVlLCJjaXRlcHJvY1RleHQiOiIoVmlja25haXIgZXQgYWwuLCAyMDEwKSIsIm1hbnVhbE92ZXJyaWRlVGV4dCI6Ii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"/>
          <w:id w:val="-1688601035"/>
          <w:placeholder>
            <w:docPart w:val="DefaultPlaceholder_-1854013440"/>
          </w:placeholder>
        </w:sdtPr>
        <w:sdtContent>
          <w:ins w:id="248" w:author="Saurav Kumar" w:date="2023-10-12T15:23:00Z">
            <w:r w:rsidR="00C848A8" w:rsidRPr="00C848A8">
              <w:rPr>
                <w:rFonts w:eastAsiaTheme="minorEastAsia"/>
                <w:color w:val="000000"/>
              </w:rPr>
              <w:t>(</w:t>
            </w:r>
            <w:proofErr w:type="spellStart"/>
            <w:r w:rsidR="00C848A8" w:rsidRPr="00C848A8">
              <w:rPr>
                <w:rFonts w:eastAsiaTheme="minorEastAsia"/>
                <w:color w:val="000000"/>
              </w:rPr>
              <w:t>Vicknair</w:t>
            </w:r>
            <w:proofErr w:type="spellEnd"/>
            <w:r w:rsidR="00C848A8" w:rsidRPr="00C848A8">
              <w:rPr>
                <w:rFonts w:eastAsiaTheme="minorEastAsia"/>
                <w:color w:val="000000"/>
              </w:rPr>
              <w:t xml:space="preserve"> et al., 2010)(</w:t>
            </w:r>
            <w:proofErr w:type="spellStart"/>
            <w:r w:rsidR="00C848A8" w:rsidRPr="00C848A8">
              <w:rPr>
                <w:rFonts w:eastAsiaTheme="minorEastAsia"/>
                <w:color w:val="000000"/>
              </w:rPr>
              <w:t>Vicknair</w:t>
            </w:r>
            <w:proofErr w:type="spellEnd"/>
            <w:r w:rsidR="00C848A8" w:rsidRPr="00C848A8">
              <w:rPr>
                <w:rFonts w:eastAsiaTheme="minorEastAsia"/>
                <w:color w:val="000000"/>
              </w:rPr>
              <w:t xml:space="preserve"> et al., 2010)(</w:t>
            </w:r>
            <w:proofErr w:type="spellStart"/>
            <w:r w:rsidR="00C848A8" w:rsidRPr="00C848A8">
              <w:rPr>
                <w:rFonts w:eastAsiaTheme="minorEastAsia"/>
                <w:color w:val="000000"/>
              </w:rPr>
              <w:t>Vicknair</w:t>
            </w:r>
            <w:proofErr w:type="spellEnd"/>
            <w:r w:rsidR="00C848A8" w:rsidRPr="00C848A8">
              <w:rPr>
                <w:rFonts w:eastAsiaTheme="minorEastAsia"/>
                <w:color w:val="000000"/>
              </w:rPr>
              <w:t xml:space="preserve"> et al., 2010)(</w:t>
            </w:r>
            <w:proofErr w:type="spellStart"/>
            <w:r w:rsidR="00C848A8" w:rsidRPr="00C848A8">
              <w:rPr>
                <w:rFonts w:eastAsiaTheme="minorEastAsia"/>
                <w:color w:val="000000"/>
              </w:rPr>
              <w:t>Vicknair</w:t>
            </w:r>
            <w:proofErr w:type="spellEnd"/>
            <w:r w:rsidR="00C848A8" w:rsidRPr="00C848A8">
              <w:rPr>
                <w:rFonts w:eastAsiaTheme="minorEastAsia"/>
                <w:color w:val="000000"/>
              </w:rPr>
              <w:t xml:space="preserve"> et al., 2010)(</w:t>
            </w:r>
            <w:proofErr w:type="spellStart"/>
            <w:r w:rsidR="00C848A8" w:rsidRPr="00C848A8">
              <w:rPr>
                <w:rFonts w:eastAsiaTheme="minorEastAsia"/>
                <w:color w:val="000000"/>
              </w:rPr>
              <w:t>Vicknair</w:t>
            </w:r>
            <w:proofErr w:type="spellEnd"/>
            <w:r w:rsidR="00C848A8" w:rsidRPr="00C848A8">
              <w:rPr>
                <w:rFonts w:eastAsiaTheme="minorEastAsia"/>
                <w:color w:val="000000"/>
              </w:rPr>
              <w:t xml:space="preserve"> et al., 2010)(</w:t>
            </w:r>
            <w:proofErr w:type="spellStart"/>
            <w:r w:rsidR="00C848A8" w:rsidRPr="00C848A8">
              <w:rPr>
                <w:rFonts w:eastAsiaTheme="minorEastAsia"/>
                <w:color w:val="000000"/>
              </w:rPr>
              <w:t>Vicknair</w:t>
            </w:r>
            <w:proofErr w:type="spellEnd"/>
            <w:r w:rsidR="00C848A8" w:rsidRPr="00C848A8">
              <w:rPr>
                <w:rFonts w:eastAsiaTheme="minorEastAsia"/>
                <w:color w:val="000000"/>
              </w:rPr>
              <w:t xml:space="preserve"> et al., 2010)(</w:t>
            </w:r>
            <w:proofErr w:type="spellStart"/>
            <w:r w:rsidR="00C848A8" w:rsidRPr="00C848A8">
              <w:rPr>
                <w:rFonts w:eastAsiaTheme="minorEastAsia"/>
                <w:color w:val="000000"/>
              </w:rPr>
              <w:t>Vicknair</w:t>
            </w:r>
            <w:proofErr w:type="spellEnd"/>
            <w:r w:rsidR="00C848A8" w:rsidRPr="00C848A8">
              <w:rPr>
                <w:rFonts w:eastAsiaTheme="minorEastAsia"/>
                <w:color w:val="000000"/>
              </w:rPr>
              <w:t xml:space="preserve"> et al., 2010)(</w:t>
            </w:r>
            <w:proofErr w:type="spellStart"/>
            <w:r w:rsidR="00C848A8" w:rsidRPr="00C848A8">
              <w:rPr>
                <w:rFonts w:eastAsiaTheme="minorEastAsia"/>
                <w:color w:val="000000"/>
              </w:rPr>
              <w:t>Vicknair</w:t>
            </w:r>
            <w:proofErr w:type="spellEnd"/>
            <w:r w:rsidR="00C848A8" w:rsidRPr="00C848A8">
              <w:rPr>
                <w:rFonts w:eastAsiaTheme="minorEastAsia"/>
                <w:color w:val="000000"/>
              </w:rPr>
              <w:t xml:space="preserve"> et al., 2010)(</w:t>
            </w:r>
            <w:proofErr w:type="spellStart"/>
            <w:r w:rsidR="00C848A8" w:rsidRPr="00C848A8">
              <w:rPr>
                <w:rFonts w:eastAsiaTheme="minorEastAsia"/>
                <w:color w:val="000000"/>
              </w:rPr>
              <w:t>Vicknair</w:t>
            </w:r>
            <w:proofErr w:type="spellEnd"/>
            <w:r w:rsidR="00C848A8" w:rsidRPr="00C848A8">
              <w:rPr>
                <w:rFonts w:eastAsiaTheme="minorEastAsia"/>
                <w:color w:val="000000"/>
              </w:rPr>
              <w:t xml:space="preserve"> et al., 2010)(</w:t>
            </w:r>
            <w:proofErr w:type="spellStart"/>
            <w:r w:rsidR="00C848A8" w:rsidRPr="00C848A8">
              <w:rPr>
                <w:rFonts w:eastAsiaTheme="minorEastAsia"/>
                <w:color w:val="000000"/>
              </w:rPr>
              <w:t>Vicknair</w:t>
            </w:r>
            <w:proofErr w:type="spellEnd"/>
            <w:r w:rsidR="00C848A8" w:rsidRPr="00C848A8">
              <w:rPr>
                <w:rFonts w:eastAsiaTheme="minorEastAsia"/>
                <w:color w:val="000000"/>
              </w:rPr>
              <w:t xml:space="preserve"> et al., 2010)(</w:t>
            </w:r>
            <w:proofErr w:type="spellStart"/>
            <w:r w:rsidR="00C848A8" w:rsidRPr="00C848A8">
              <w:rPr>
                <w:rFonts w:eastAsiaTheme="minorEastAsia"/>
                <w:color w:val="000000"/>
              </w:rPr>
              <w:t>Vicknair</w:t>
            </w:r>
            <w:proofErr w:type="spellEnd"/>
            <w:r w:rsidR="00C848A8" w:rsidRPr="00C848A8">
              <w:rPr>
                <w:rFonts w:eastAsiaTheme="minorEastAsia"/>
                <w:color w:val="000000"/>
              </w:rPr>
              <w:t xml:space="preserve"> et al., 2010)(</w:t>
            </w:r>
            <w:proofErr w:type="spellStart"/>
            <w:r w:rsidR="00C848A8" w:rsidRPr="00C848A8">
              <w:rPr>
                <w:rFonts w:eastAsiaTheme="minorEastAsia"/>
                <w:color w:val="000000"/>
              </w:rPr>
              <w:t>Vicknair</w:t>
            </w:r>
            <w:proofErr w:type="spellEnd"/>
            <w:r w:rsidR="00C848A8" w:rsidRPr="00C848A8">
              <w:rPr>
                <w:rFonts w:eastAsiaTheme="minorEastAsia"/>
                <w:color w:val="000000"/>
              </w:rPr>
              <w:t xml:space="preserve"> et al., 2010)(</w:t>
            </w:r>
            <w:proofErr w:type="spellStart"/>
            <w:r w:rsidR="00C848A8" w:rsidRPr="00C848A8">
              <w:rPr>
                <w:rFonts w:eastAsiaTheme="minorEastAsia"/>
                <w:color w:val="000000"/>
              </w:rPr>
              <w:t>Vicknair</w:t>
            </w:r>
            <w:proofErr w:type="spellEnd"/>
            <w:r w:rsidR="00C848A8" w:rsidRPr="00C848A8">
              <w:rPr>
                <w:rFonts w:eastAsiaTheme="minorEastAsia"/>
                <w:color w:val="000000"/>
              </w:rPr>
              <w:t xml:space="preserve"> et al., 2010)(</w:t>
            </w:r>
            <w:proofErr w:type="spellStart"/>
            <w:r w:rsidR="00C848A8" w:rsidRPr="00C848A8">
              <w:rPr>
                <w:rFonts w:eastAsiaTheme="minorEastAsia"/>
                <w:color w:val="000000"/>
              </w:rPr>
              <w:t>Vicknair</w:t>
            </w:r>
            <w:proofErr w:type="spellEnd"/>
            <w:r w:rsidR="00C848A8" w:rsidRPr="00C848A8">
              <w:rPr>
                <w:rFonts w:eastAsiaTheme="minorEastAsia"/>
                <w:color w:val="000000"/>
              </w:rPr>
              <w:t xml:space="preserve"> et al., 2010)(</w:t>
            </w:r>
            <w:proofErr w:type="spellStart"/>
            <w:r w:rsidR="00C848A8" w:rsidRPr="00C848A8">
              <w:rPr>
                <w:rFonts w:eastAsiaTheme="minorEastAsia"/>
                <w:color w:val="000000"/>
              </w:rPr>
              <w:t>Vicknair</w:t>
            </w:r>
            <w:proofErr w:type="spellEnd"/>
            <w:r w:rsidR="00C848A8" w:rsidRPr="00C848A8">
              <w:rPr>
                <w:rFonts w:eastAsiaTheme="minorEastAsia"/>
                <w:color w:val="000000"/>
              </w:rPr>
              <w:t xml:space="preserve"> et al., 2010)(</w:t>
            </w:r>
            <w:proofErr w:type="spellStart"/>
            <w:r w:rsidR="00C848A8" w:rsidRPr="00C848A8">
              <w:rPr>
                <w:rFonts w:eastAsiaTheme="minorEastAsia"/>
                <w:color w:val="000000"/>
              </w:rPr>
              <w:t>Vicknair</w:t>
            </w:r>
            <w:proofErr w:type="spellEnd"/>
            <w:r w:rsidR="00C848A8" w:rsidRPr="00C848A8">
              <w:rPr>
                <w:rFonts w:eastAsiaTheme="minorEastAsia"/>
                <w:color w:val="000000"/>
              </w:rPr>
              <w:t xml:space="preserve"> et al., 2010)(</w:t>
            </w:r>
            <w:proofErr w:type="spellStart"/>
            <w:r w:rsidR="00C848A8" w:rsidRPr="00C848A8">
              <w:rPr>
                <w:rFonts w:eastAsiaTheme="minorEastAsia"/>
                <w:color w:val="000000"/>
              </w:rPr>
              <w:t>Vicknair</w:t>
            </w:r>
            <w:proofErr w:type="spellEnd"/>
            <w:r w:rsidR="00C848A8" w:rsidRPr="00C848A8">
              <w:rPr>
                <w:rFonts w:eastAsiaTheme="minorEastAsia"/>
                <w:color w:val="000000"/>
              </w:rPr>
              <w:t xml:space="preserve"> et al., 2010)(</w:t>
            </w:r>
            <w:proofErr w:type="spellStart"/>
            <w:r w:rsidR="00C848A8" w:rsidRPr="00C848A8">
              <w:rPr>
                <w:rFonts w:eastAsiaTheme="minorEastAsia"/>
                <w:color w:val="000000"/>
              </w:rPr>
              <w:t>Vicknair</w:t>
            </w:r>
            <w:proofErr w:type="spellEnd"/>
            <w:r w:rsidR="00C848A8" w:rsidRPr="00C848A8">
              <w:rPr>
                <w:rFonts w:eastAsiaTheme="minorEastAsia"/>
                <w:color w:val="000000"/>
              </w:rPr>
              <w:t xml:space="preserve"> et al., 2010)(</w:t>
            </w:r>
            <w:proofErr w:type="spellStart"/>
            <w:r w:rsidR="00C848A8" w:rsidRPr="00C848A8">
              <w:rPr>
                <w:rFonts w:eastAsiaTheme="minorEastAsia"/>
                <w:color w:val="000000"/>
              </w:rPr>
              <w:t>Vicknair</w:t>
            </w:r>
            <w:proofErr w:type="spellEnd"/>
            <w:r w:rsidR="00C848A8" w:rsidRPr="00C848A8">
              <w:rPr>
                <w:rFonts w:eastAsiaTheme="minorEastAsia"/>
                <w:color w:val="000000"/>
              </w:rPr>
              <w:t xml:space="preserve"> et al., 2010)</w:t>
            </w:r>
          </w:ins>
          <w:del w:id="249" w:author="Saurav Kumar" w:date="2023-10-12T12:13:00Z">
            <w:r w:rsidR="00CD6EF2" w:rsidRPr="00C848A8" w:rsidDel="00EE0D56">
              <w:rPr>
                <w:rFonts w:eastAsiaTheme="minorEastAsia"/>
                <w:color w:val="000000"/>
              </w:rPr>
              <w:delText>(Vicknair et al., 2010)</w:delText>
            </w:r>
          </w:del>
        </w:sdtContent>
      </w:sdt>
      <w:r w:rsidR="004A437F" w:rsidRPr="0043160A">
        <w:rPr>
          <w:rFonts w:eastAsiaTheme="minorEastAsia"/>
          <w:color w:val="000000"/>
          <w:rPrChange w:id="250" w:author="Saurav Kumar" w:date="2023-10-12T12:01:00Z">
            <w:rPr>
              <w:rFonts w:eastAsiaTheme="minorEastAsia"/>
              <w:color w:val="000000"/>
              <w:vertAlign w:val="superscript"/>
            </w:rPr>
          </w:rPrChange>
        </w:rPr>
        <w:t xml:space="preserve"> </w:t>
      </w:r>
      <w:r w:rsidR="004A437F" w:rsidRPr="0043160A">
        <w:rPr>
          <w:color w:val="000000"/>
          <w:rPrChange w:id="251" w:author="Saurav Kumar" w:date="2023-10-12T12:01:00Z">
            <w:rPr/>
          </w:rPrChange>
        </w:rPr>
        <w:t>.</w:t>
      </w:r>
      <w:r w:rsidR="0083502A" w:rsidRPr="0043160A">
        <w:rPr>
          <w:color w:val="000000"/>
          <w:rPrChange w:id="252" w:author="Saurav Kumar" w:date="2023-10-12T12:01:00Z">
            <w:rPr/>
          </w:rPrChange>
        </w:rPr>
        <w:t xml:space="preserve"> </w:t>
      </w:r>
      <w:r w:rsidR="00E55B6C" w:rsidRPr="0043160A">
        <w:rPr>
          <w:color w:val="000000"/>
          <w:rPrChange w:id="253" w:author="Saurav Kumar" w:date="2023-10-12T12:01:00Z">
            <w:rPr/>
          </w:rPrChange>
        </w:rPr>
        <w:t>T</w:t>
      </w:r>
      <w:r w:rsidRPr="0043160A">
        <w:rPr>
          <w:color w:val="000000"/>
          <w:rPrChange w:id="254" w:author="Saurav Kumar" w:date="2023-10-12T12:01:00Z">
            <w:rPr/>
          </w:rPrChange>
        </w:rPr>
        <w:t>he implicit data structure of AOPs is a graph as it represents the cascade of events in the form of nodes (KE) connected by edges (KER).</w:t>
      </w:r>
      <w:r w:rsidR="002461CA" w:rsidRPr="0043160A">
        <w:rPr>
          <w:color w:val="000000"/>
          <w:rPrChange w:id="255" w:author="Saurav Kumar" w:date="2023-10-12T12:01:00Z">
            <w:rPr/>
          </w:rPrChange>
        </w:rPr>
        <w:t xml:space="preserve"> </w:t>
      </w:r>
      <w:r w:rsidR="00890941" w:rsidRPr="0043160A">
        <w:rPr>
          <w:color w:val="000000"/>
          <w:rPrChange w:id="256" w:author="Saurav Kumar" w:date="2023-10-12T12:01:00Z">
            <w:rPr/>
          </w:rPrChange>
        </w:rPr>
        <w:t>Building upon this implicit graph structure, initial efforts have been invested in modeling AOPs using RDF</w:t>
      </w:r>
      <w:r w:rsidR="00FB774D" w:rsidRPr="0043160A">
        <w:rPr>
          <w:color w:val="000000"/>
          <w:rPrChange w:id="257" w:author="Saurav Kumar" w:date="2023-10-12T12:01:00Z">
            <w:rPr/>
          </w:rPrChange>
        </w:rPr>
        <w:t xml:space="preserve"> (Resource Description</w:t>
      </w:r>
      <w:r w:rsidR="00EB490A" w:rsidRPr="0043160A">
        <w:rPr>
          <w:color w:val="000000"/>
          <w:rPrChange w:id="258" w:author="Saurav Kumar" w:date="2023-10-12T12:01:00Z">
            <w:rPr/>
          </w:rPrChange>
        </w:rPr>
        <w:t xml:space="preserve"> Framework</w:t>
      </w:r>
      <w:r w:rsidR="00FB774D" w:rsidRPr="0043160A">
        <w:rPr>
          <w:color w:val="000000"/>
          <w:rPrChange w:id="259" w:author="Saurav Kumar" w:date="2023-10-12T12:01:00Z">
            <w:rPr/>
          </w:rPrChange>
        </w:rPr>
        <w:t xml:space="preserve">) </w:t>
      </w:r>
      <w:r w:rsidR="00890941" w:rsidRPr="0043160A">
        <w:rPr>
          <w:color w:val="000000"/>
          <w:rPrChange w:id="260" w:author="Saurav Kumar" w:date="2023-10-12T12:01:00Z">
            <w:rPr/>
          </w:rPrChange>
        </w:rPr>
        <w:t>triples.</w:t>
      </w:r>
      <w:r w:rsidR="005A03ED" w:rsidRPr="0043160A">
        <w:rPr>
          <w:color w:val="000000"/>
          <w:rPrChange w:id="261" w:author="Saurav Kumar" w:date="2023-10-12T12:01:00Z">
            <w:rPr/>
          </w:rPrChange>
        </w:rPr>
        <w:t xml:space="preserve"> RDF is one of the </w:t>
      </w:r>
      <w:r w:rsidR="005761F5" w:rsidRPr="0043160A">
        <w:rPr>
          <w:color w:val="000000"/>
          <w:rPrChange w:id="262" w:author="Saurav Kumar" w:date="2023-10-12T12:01:00Z">
            <w:rPr/>
          </w:rPrChange>
        </w:rPr>
        <w:t>approaches for</w:t>
      </w:r>
      <w:r w:rsidR="005A03ED" w:rsidRPr="0043160A">
        <w:rPr>
          <w:color w:val="000000"/>
          <w:rPrChange w:id="263" w:author="Saurav Kumar" w:date="2023-10-12T12:01:00Z">
            <w:rPr/>
          </w:rPrChange>
        </w:rPr>
        <w:t xml:space="preserve"> representing and modeling data in graph format.</w:t>
      </w:r>
      <w:r w:rsidR="00B130D4" w:rsidRPr="0043160A">
        <w:rPr>
          <w:color w:val="000000"/>
          <w:rPrChange w:id="264" w:author="Saurav Kumar" w:date="2023-10-12T12:01:00Z">
            <w:rPr/>
          </w:rPrChange>
        </w:rPr>
        <w:t xml:space="preserve"> </w:t>
      </w:r>
      <w:r w:rsidR="00E95811" w:rsidRPr="0043160A">
        <w:rPr>
          <w:color w:val="000000"/>
          <w:rPrChange w:id="265" w:author="Saurav Kumar" w:date="2023-10-12T12:01:00Z">
            <w:rPr/>
          </w:rPrChange>
        </w:rPr>
        <w:t xml:space="preserve"> </w:t>
      </w:r>
      <w:r w:rsidR="0096667A" w:rsidRPr="0043160A">
        <w:rPr>
          <w:color w:val="000000"/>
          <w:rPrChange w:id="266" w:author="Saurav Kumar" w:date="2023-10-12T12:01:00Z">
            <w:rPr/>
          </w:rPrChange>
        </w:rPr>
        <w:t xml:space="preserve">Notable examples </w:t>
      </w:r>
      <w:r w:rsidR="006C4B1B" w:rsidRPr="0043160A">
        <w:rPr>
          <w:color w:val="000000"/>
          <w:rPrChange w:id="267" w:author="Saurav Kumar" w:date="2023-10-12T12:01:00Z">
            <w:rPr/>
          </w:rPrChange>
        </w:rPr>
        <w:t xml:space="preserve">include the work done by </w:t>
      </w:r>
      <w:r w:rsidR="00704F92" w:rsidRPr="0043160A">
        <w:rPr>
          <w:color w:val="000000"/>
          <w:rPrChange w:id="268" w:author="Saurav Kumar" w:date="2023-10-12T12:01:00Z">
            <w:rPr/>
          </w:rPrChange>
        </w:rPr>
        <w:t xml:space="preserve">Ives et al. on systematically breaking down the key event term of AOP into three sub-terms i.e., process, object, and action. Each of the sub-terms were linked with respective ontologies and assigned a unique identifier </w:t>
      </w:r>
      <w:sdt>
        <w:sdtPr>
          <w:rPr>
            <w:color w:val="000000"/>
          </w:rPr>
          <w:tag w:val="MENDELEY_CITATION_v3_eyJjaXRhdGlvbklEIjoiTUVOREVMRVlfQ0lUQVRJT05fNWIxODUzMTYtN2ZkMC00NDRiLWJmYmQtOTllMDk3YWVmNTg0IiwicHJvcGVydGllcyI6eyJub3RlSW5kZXgiOjB9LCJpc0VkaXRlZCI6ZmFsc2UsIm1hbnVhbE92ZXJyaWRlIjp7ImlzTWFudWFsbHlPdmVycmlkZGVuIjp0cnVlLCJjaXRlcHJvY1RleHQiOiIoSXZlcyBldCBhbC4sIDIwMTcpIiwibWFudWFsT3ZlcnJpZGVUZXh0Ijoi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"/>
          <w:id w:val="-703333774"/>
          <w:placeholder>
            <w:docPart w:val="B5BFB32728744A6A8BEA409EF058FDAF"/>
          </w:placeholder>
        </w:sdtPr>
        <w:sdtContent>
          <w:ins w:id="269" w:author="Saurav Kumar" w:date="2023-10-12T15:23:00Z">
            <w:r w:rsidR="00C848A8" w:rsidRPr="00C848A8">
              <w:rPr>
                <w:color w:val="000000"/>
              </w:rPr>
              <w:t>(Ives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w:t>
            </w:r>
          </w:ins>
          <w:del w:id="270" w:author="Saurav Kumar" w:date="2023-10-12T12:13:00Z">
            <w:r w:rsidR="00CD6EF2" w:rsidRPr="00C848A8" w:rsidDel="00EE0D56">
              <w:rPr>
                <w:color w:val="000000"/>
              </w:rPr>
              <w:delText>(Ives et al., 2017)</w:delText>
            </w:r>
          </w:del>
        </w:sdtContent>
      </w:sdt>
      <w:r w:rsidR="00704F92" w:rsidRPr="0043160A">
        <w:rPr>
          <w:color w:val="000000"/>
          <w:rPrChange w:id="271" w:author="Saurav Kumar" w:date="2023-10-12T12:01:00Z">
            <w:rPr/>
          </w:rPrChange>
        </w:rPr>
        <w:t xml:space="preserve">. </w:t>
      </w:r>
      <w:r w:rsidR="0053565C" w:rsidRPr="0043160A">
        <w:rPr>
          <w:color w:val="000000"/>
          <w:rPrChange w:id="272" w:author="Saurav Kumar" w:date="2023-10-12T12:01:00Z">
            <w:rPr/>
          </w:rPrChange>
        </w:rPr>
        <w:t>Similarly</w:t>
      </w:r>
      <w:r w:rsidR="00704F92" w:rsidRPr="0043160A">
        <w:rPr>
          <w:color w:val="000000"/>
          <w:rPrChange w:id="273" w:author="Saurav Kumar" w:date="2023-10-12T12:01:00Z">
            <w:rPr/>
          </w:rPrChange>
        </w:rPr>
        <w:t>, Martens et al. converts AOP data into Resource Description Format (RDF)</w:t>
      </w:r>
      <w:r w:rsidR="00A2428C" w:rsidRPr="0043160A">
        <w:rPr>
          <w:color w:val="000000"/>
          <w:rPrChange w:id="274" w:author="Saurav Kumar" w:date="2023-10-12T12:01:00Z">
            <w:rPr/>
          </w:rPrChange>
        </w:rPr>
        <w:t xml:space="preserve"> by linking</w:t>
      </w:r>
      <w:r w:rsidR="00A17B06" w:rsidRPr="0043160A">
        <w:rPr>
          <w:color w:val="000000"/>
          <w:rPrChange w:id="275" w:author="Saurav Kumar" w:date="2023-10-12T12:01:00Z">
            <w:rPr/>
          </w:rPrChange>
        </w:rPr>
        <w:t xml:space="preserve"> terms such as AOP, key event, and key event relationship with persistent and resolvable identifiers, which allow interoperability with other resources</w:t>
      </w:r>
      <w:sdt>
        <w:sdtPr>
          <w:rPr>
            <w:color w:val="000000"/>
          </w:rPr>
          <w:tag w:val="MENDELEY_CITATION_v3_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"/>
          <w:id w:val="429390153"/>
          <w:placeholder>
            <w:docPart w:val="DefaultPlaceholder_-1854013440"/>
          </w:placeholder>
        </w:sdtPr>
        <w:sdtContent>
          <w:ins w:id="276" w:author="Saurav Kumar" w:date="2023-10-12T15:23:00Z">
            <w:r w:rsidR="00C848A8" w:rsidRPr="00C848A8">
              <w:rPr>
                <w:color w:val="000000"/>
              </w:rPr>
              <w:t>(Martens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w:t>
            </w:r>
          </w:ins>
          <w:del w:id="277" w:author="Saurav Kumar" w:date="2023-10-12T12:13:00Z">
            <w:r w:rsidR="00CD6EF2" w:rsidRPr="00C848A8" w:rsidDel="00EE0D56">
              <w:rPr>
                <w:color w:val="000000"/>
              </w:rPr>
              <w:delText>(Martens et al., 2022;)</w:delText>
            </w:r>
          </w:del>
        </w:sdtContent>
      </w:sdt>
      <w:customXmlDelRangeStart w:id="278" w:author="Saurav Kumar" w:date="2023-10-12T12:05:00Z"/>
      <w:sdt>
        <w:sdtPr>
          <w:rPr>
            <w:color w:val="000000"/>
          </w:rPr>
          <w:tag w:val="MENDELEY_CITATION_v3_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"/>
          <w:id w:val="675620088"/>
          <w:placeholder>
            <w:docPart w:val="DefaultPlaceholder_-1854013440"/>
          </w:placeholder>
          <w:showingPlcHdr/>
        </w:sdtPr>
        <w:sdtContent>
          <w:customXmlDelRangeEnd w:id="278"/>
          <w:ins w:id="279" w:author="Saurav Kumar" w:date="2023-10-12T15:16:00Z">
            <w:r w:rsidR="006F62A7" w:rsidRPr="006F62A7">
              <w:rPr>
                <w:rStyle w:val="PlaceholderText"/>
                <w:color w:val="000000"/>
                <w:rPrChange w:id="280" w:author="Saurav Kumar" w:date="2023-10-12T15:16:00Z">
                  <w:rPr>
                    <w:rStyle w:val="PlaceholderText"/>
                  </w:rPr>
                </w:rPrChange>
              </w:rPr>
              <w:t>Click or tap here to enter text.</w:t>
            </w:r>
          </w:ins>
          <w:customXmlDelRangeStart w:id="281" w:author="Saurav Kumar" w:date="2023-10-12T12:05:00Z"/>
        </w:sdtContent>
      </w:sdt>
      <w:customXmlDelRangeEnd w:id="281"/>
      <w:r w:rsidR="00A17B06" w:rsidRPr="0043160A">
        <w:rPr>
          <w:color w:val="000000"/>
          <w:rPrChange w:id="282" w:author="Saurav Kumar" w:date="2023-10-12T12:01:00Z">
            <w:rPr/>
          </w:rPrChange>
        </w:rPr>
        <w:t>.</w:t>
      </w:r>
      <w:r w:rsidR="00B86F9B" w:rsidRPr="0043160A">
        <w:rPr>
          <w:color w:val="000000"/>
          <w:rPrChange w:id="283" w:author="Saurav Kumar" w:date="2023-10-12T12:01:00Z">
            <w:rPr/>
          </w:rPrChange>
        </w:rPr>
        <w:t xml:space="preserve"> Introduction of </w:t>
      </w:r>
      <w:r w:rsidR="00EB490A" w:rsidRPr="0043160A">
        <w:rPr>
          <w:color w:val="000000"/>
          <w:rPrChange w:id="284" w:author="Saurav Kumar" w:date="2023-10-12T12:01:00Z">
            <w:rPr/>
          </w:rPrChange>
        </w:rPr>
        <w:t>RDF presents a para</w:t>
      </w:r>
      <w:r w:rsidR="00BE4F99" w:rsidRPr="0043160A">
        <w:rPr>
          <w:color w:val="000000"/>
          <w:rPrChange w:id="285" w:author="Saurav Kumar" w:date="2023-10-12T12:01:00Z">
            <w:rPr/>
          </w:rPrChange>
        </w:rPr>
        <w:t>digm shift in data modelling by encapsulating data as subject-predict-object triples, enabling</w:t>
      </w:r>
      <w:r w:rsidR="00442095" w:rsidRPr="0043160A">
        <w:rPr>
          <w:color w:val="000000"/>
          <w:rPrChange w:id="286" w:author="Saurav Kumar" w:date="2023-10-12T12:01:00Z">
            <w:rPr/>
          </w:rPrChange>
        </w:rPr>
        <w:t xml:space="preserve"> a structured and semantically rich framework for describing </w:t>
      </w:r>
      <w:r w:rsidR="009E1DF6" w:rsidRPr="0043160A">
        <w:rPr>
          <w:color w:val="000000"/>
          <w:rPrChange w:id="287" w:author="Saurav Kumar" w:date="2023-10-12T12:01:00Z">
            <w:rPr/>
          </w:rPrChange>
        </w:rPr>
        <w:t xml:space="preserve">AOP. The adoption of RDF aligns with the principles of Data </w:t>
      </w:r>
      <w:proofErr w:type="spellStart"/>
      <w:r w:rsidR="009E1DF6" w:rsidRPr="0043160A">
        <w:rPr>
          <w:color w:val="000000"/>
          <w:rPrChange w:id="288" w:author="Saurav Kumar" w:date="2023-10-12T12:01:00Z">
            <w:rPr/>
          </w:rPrChange>
        </w:rPr>
        <w:t>F</w:t>
      </w:r>
      <w:r w:rsidR="009F2928" w:rsidRPr="0043160A">
        <w:rPr>
          <w:color w:val="000000"/>
          <w:rPrChange w:id="289" w:author="Saurav Kumar" w:date="2023-10-12T12:01:00Z">
            <w:rPr/>
          </w:rPrChange>
        </w:rPr>
        <w:t>AIRification</w:t>
      </w:r>
      <w:proofErr w:type="spellEnd"/>
      <w:r w:rsidR="009E1DF6" w:rsidRPr="0043160A">
        <w:rPr>
          <w:color w:val="000000"/>
          <w:rPrChange w:id="290" w:author="Saurav Kumar" w:date="2023-10-12T12:01:00Z">
            <w:rPr/>
          </w:rPrChange>
        </w:rPr>
        <w:t xml:space="preserve">, which advocate for data that is Findable, Interoperable and </w:t>
      </w:r>
      <w:r w:rsidR="009F2928" w:rsidRPr="0043160A">
        <w:rPr>
          <w:color w:val="000000"/>
          <w:rPrChange w:id="291" w:author="Saurav Kumar" w:date="2023-10-12T12:01:00Z">
            <w:rPr/>
          </w:rPrChange>
        </w:rPr>
        <w:t>Reusable</w:t>
      </w:r>
      <w:r w:rsidR="00DF17DE" w:rsidRPr="0043160A">
        <w:rPr>
          <w:color w:val="000000"/>
          <w:rPrChange w:id="292" w:author="Saurav Kumar" w:date="2023-10-12T12:01:00Z">
            <w:rPr/>
          </w:rPrChange>
        </w:rPr>
        <w:t>.</w:t>
      </w:r>
      <w:r w:rsidR="00310005" w:rsidRPr="0043160A">
        <w:rPr>
          <w:color w:val="000000"/>
          <w:rPrChange w:id="293" w:author="Saurav Kumar" w:date="2023-10-12T12:01:00Z">
            <w:rPr/>
          </w:rPrChange>
        </w:rPr>
        <w:t xml:space="preserve"> </w:t>
      </w:r>
      <w:r w:rsidR="00D3478F" w:rsidRPr="0043160A">
        <w:rPr>
          <w:color w:val="000000"/>
          <w:rPrChange w:id="294" w:author="Saurav Kumar" w:date="2023-10-12T12:01:00Z">
            <w:rPr/>
          </w:rPrChange>
        </w:rPr>
        <w:t xml:space="preserve">RDF </w:t>
      </w:r>
      <w:r w:rsidR="00637D73" w:rsidRPr="0043160A">
        <w:rPr>
          <w:color w:val="000000"/>
          <w:rPrChange w:id="295" w:author="Saurav Kumar" w:date="2023-10-12T12:01:00Z">
            <w:rPr/>
          </w:rPrChange>
        </w:rPr>
        <w:t xml:space="preserve">modelled data </w:t>
      </w:r>
      <w:r w:rsidR="00D3478F" w:rsidRPr="0043160A">
        <w:rPr>
          <w:color w:val="000000"/>
          <w:rPrChange w:id="296" w:author="Saurav Kumar" w:date="2023-10-12T12:01:00Z">
            <w:rPr/>
          </w:rPrChange>
        </w:rPr>
        <w:t xml:space="preserve">is queried using SPARQL (SPARQL Protocol and RDF Query Language), which allows searching, filtering, and extracting </w:t>
      </w:r>
      <w:r w:rsidR="00E55B6C" w:rsidRPr="0043160A">
        <w:rPr>
          <w:color w:val="000000"/>
          <w:rPrChange w:id="297" w:author="Saurav Kumar" w:date="2023-10-12T12:01:00Z">
            <w:rPr/>
          </w:rPrChange>
        </w:rPr>
        <w:t xml:space="preserve">of </w:t>
      </w:r>
      <w:r w:rsidR="00D3478F" w:rsidRPr="0043160A">
        <w:rPr>
          <w:color w:val="000000"/>
          <w:rPrChange w:id="298" w:author="Saurav Kumar" w:date="2023-10-12T12:01:00Z">
            <w:rPr/>
          </w:rPrChange>
        </w:rPr>
        <w:t>the desired information.</w:t>
      </w:r>
      <w:r w:rsidR="00310005" w:rsidRPr="0043160A">
        <w:rPr>
          <w:color w:val="000000"/>
          <w:rPrChange w:id="299" w:author="Saurav Kumar" w:date="2023-10-12T12:01:00Z">
            <w:rPr/>
          </w:rPrChange>
        </w:rPr>
        <w:t xml:space="preserve"> </w:t>
      </w:r>
      <w:r w:rsidR="00D3478F" w:rsidRPr="0043160A">
        <w:rPr>
          <w:color w:val="000000"/>
          <w:rPrChange w:id="300" w:author="Saurav Kumar" w:date="2023-10-12T12:01:00Z">
            <w:rPr/>
          </w:rPrChange>
        </w:rPr>
        <w:t>RDF conversion makes AOP</w:t>
      </w:r>
      <w:r w:rsidR="001E6D77" w:rsidRPr="0043160A">
        <w:rPr>
          <w:color w:val="000000"/>
          <w:rPrChange w:id="301" w:author="Saurav Kumar" w:date="2023-10-12T12:01:00Z">
            <w:rPr/>
          </w:rPrChange>
        </w:rPr>
        <w:t>s</w:t>
      </w:r>
      <w:r w:rsidR="00D3478F" w:rsidRPr="0043160A">
        <w:rPr>
          <w:color w:val="000000"/>
          <w:rPrChange w:id="302" w:author="Saurav Kumar" w:date="2023-10-12T12:01:00Z">
            <w:rPr/>
          </w:rPrChange>
        </w:rPr>
        <w:t xml:space="preserve"> query</w:t>
      </w:r>
      <w:ins w:id="303" w:author="Saurav Kumar" w:date="2023-10-05T15:03:00Z">
        <w:r w:rsidR="00E55B6C" w:rsidRPr="0043160A">
          <w:rPr>
            <w:color w:val="000000"/>
            <w:rPrChange w:id="304" w:author="Saurav Kumar" w:date="2023-10-12T12:01:00Z">
              <w:rPr/>
            </w:rPrChange>
          </w:rPr>
          <w:t xml:space="preserve"> </w:t>
        </w:r>
      </w:ins>
      <w:r w:rsidR="00D3478F" w:rsidRPr="0043160A">
        <w:rPr>
          <w:color w:val="000000"/>
          <w:rPrChange w:id="305" w:author="Saurav Kumar" w:date="2023-10-12T12:01:00Z">
            <w:rPr/>
          </w:rPrChange>
        </w:rPr>
        <w:t xml:space="preserve">able up to a certain extent, but the complex and lengthy query of SPARQL makes it hard for the non-technical user to implement it. Also, querying </w:t>
      </w:r>
      <w:r w:rsidR="00EA7460" w:rsidRPr="0043160A">
        <w:rPr>
          <w:color w:val="000000"/>
          <w:rPrChange w:id="306" w:author="Saurav Kumar" w:date="2023-10-12T12:01:00Z">
            <w:rPr/>
          </w:rPrChange>
        </w:rPr>
        <w:t xml:space="preserve">the resources </w:t>
      </w:r>
      <w:r w:rsidR="00433A7A" w:rsidRPr="0043160A">
        <w:rPr>
          <w:color w:val="000000"/>
          <w:rPrChange w:id="307" w:author="Saurav Kumar" w:date="2023-10-12T12:01:00Z">
            <w:rPr/>
          </w:rPrChange>
        </w:rPr>
        <w:t>in SPARQL</w:t>
      </w:r>
      <w:r w:rsidR="00D3478F" w:rsidRPr="0043160A">
        <w:rPr>
          <w:color w:val="000000"/>
          <w:rPrChange w:id="308" w:author="Saurav Kumar" w:date="2023-10-12T12:01:00Z">
            <w:rPr/>
          </w:rPrChange>
        </w:rPr>
        <w:t xml:space="preserve"> required </w:t>
      </w:r>
      <w:r w:rsidR="00EA7460" w:rsidRPr="0043160A">
        <w:rPr>
          <w:color w:val="000000"/>
          <w:rPrChange w:id="309" w:author="Saurav Kumar" w:date="2023-10-12T12:01:00Z">
            <w:rPr/>
          </w:rPrChange>
        </w:rPr>
        <w:t xml:space="preserve">the </w:t>
      </w:r>
      <w:r w:rsidR="00D3478F" w:rsidRPr="0043160A">
        <w:rPr>
          <w:color w:val="000000"/>
          <w:rPrChange w:id="310" w:author="Saurav Kumar" w:date="2023-10-12T12:01:00Z">
            <w:rPr/>
          </w:rPrChange>
        </w:rPr>
        <w:t>exact identifier</w:t>
      </w:r>
      <w:r w:rsidR="00EA7460" w:rsidRPr="0043160A">
        <w:rPr>
          <w:color w:val="000000"/>
          <w:rPrChange w:id="311" w:author="Saurav Kumar" w:date="2023-10-12T12:01:00Z">
            <w:rPr/>
          </w:rPrChange>
        </w:rPr>
        <w:t xml:space="preserve"> (</w:t>
      </w:r>
      <w:r w:rsidR="0073076C" w:rsidRPr="0043160A">
        <w:rPr>
          <w:color w:val="000000"/>
          <w:rPrChange w:id="312" w:author="Saurav Kumar" w:date="2023-10-12T12:01:00Z">
            <w:rPr/>
          </w:rPrChange>
        </w:rPr>
        <w:t>Uniform Resource Identifiers</w:t>
      </w:r>
      <w:r w:rsidR="00EA7460" w:rsidRPr="0043160A">
        <w:rPr>
          <w:color w:val="000000"/>
          <w:rPrChange w:id="313" w:author="Saurav Kumar" w:date="2023-10-12T12:01:00Z">
            <w:rPr/>
          </w:rPrChange>
        </w:rPr>
        <w:t>)</w:t>
      </w:r>
      <w:r w:rsidR="00D3478F" w:rsidRPr="0043160A">
        <w:rPr>
          <w:color w:val="000000"/>
          <w:rPrChange w:id="314" w:author="Saurav Kumar" w:date="2023-10-12T12:01:00Z">
            <w:rPr/>
          </w:rPrChange>
        </w:rPr>
        <w:t xml:space="preserve"> of the nodes, which is </w:t>
      </w:r>
      <w:r w:rsidR="0073076C" w:rsidRPr="0043160A">
        <w:rPr>
          <w:color w:val="000000"/>
          <w:rPrChange w:id="315" w:author="Saurav Kumar" w:date="2023-10-12T12:01:00Z">
            <w:rPr/>
          </w:rPrChange>
        </w:rPr>
        <w:t>troublesome to remember</w:t>
      </w:r>
      <w:r w:rsidR="00D3478F" w:rsidRPr="0043160A">
        <w:rPr>
          <w:color w:val="000000"/>
          <w:rPrChange w:id="316" w:author="Saurav Kumar" w:date="2023-10-12T12:01:00Z">
            <w:rPr/>
          </w:rPrChange>
        </w:rPr>
        <w:t>. The response of SPARQL queries is in tabular format in AOP-WIKI RDF</w:t>
      </w:r>
      <w:r w:rsidR="00433A7A" w:rsidRPr="0043160A">
        <w:rPr>
          <w:color w:val="000000"/>
          <w:rPrChange w:id="317" w:author="Saurav Kumar" w:date="2023-10-12T12:01:00Z">
            <w:rPr/>
          </w:rPrChange>
        </w:rPr>
        <w:t xml:space="preserve"> tool</w:t>
      </w:r>
      <w:r w:rsidR="00D3478F" w:rsidRPr="0043160A">
        <w:rPr>
          <w:color w:val="000000"/>
          <w:rPrChange w:id="318" w:author="Saurav Kumar" w:date="2023-10-12T12:01:00Z">
            <w:rPr/>
          </w:rPrChange>
        </w:rPr>
        <w:t xml:space="preserve"> which is counterintuitive as per the graph nature of AOPs. The tabular response gives a hard time to the user to understand, how various AOP elements are interconnected. </w:t>
      </w:r>
      <w:r w:rsidR="00516D35" w:rsidRPr="0043160A">
        <w:rPr>
          <w:color w:val="000000"/>
          <w:rPrChange w:id="319" w:author="Saurav Kumar" w:date="2023-10-12T12:01:00Z">
            <w:rPr/>
          </w:rPrChange>
        </w:rPr>
        <w:t xml:space="preserve">It </w:t>
      </w:r>
      <w:r w:rsidR="00D3478F" w:rsidRPr="0043160A">
        <w:rPr>
          <w:color w:val="000000"/>
          <w:rPrChange w:id="320" w:author="Saurav Kumar" w:date="2023-10-12T12:01:00Z">
            <w:rPr/>
          </w:rPrChange>
        </w:rPr>
        <w:t xml:space="preserve">does not effectively illustrate how individual biological processes are orchestrated by multiple events within the complex network </w:t>
      </w:r>
      <w:r w:rsidR="00310005" w:rsidRPr="0043160A">
        <w:rPr>
          <w:color w:val="000000"/>
          <w:rPrChange w:id="321" w:author="Saurav Kumar" w:date="2023-10-12T12:01:00Z">
            <w:rPr/>
          </w:rPrChange>
        </w:rPr>
        <w:t>structure. Furthermore</w:t>
      </w:r>
      <w:r w:rsidR="00D3478F" w:rsidRPr="0043160A">
        <w:rPr>
          <w:color w:val="000000"/>
          <w:rPrChange w:id="322" w:author="Saurav Kumar" w:date="2023-10-12T12:01:00Z">
            <w:rPr/>
          </w:rPrChange>
        </w:rPr>
        <w:t>, SPARQL lacks the flexibility</w:t>
      </w:r>
      <w:r w:rsidR="008F18AA" w:rsidRPr="0043160A">
        <w:rPr>
          <w:color w:val="000000"/>
          <w:rPrChange w:id="323" w:author="Saurav Kumar" w:date="2023-10-12T12:01:00Z">
            <w:rPr/>
          </w:rPrChange>
        </w:rPr>
        <w:t xml:space="preserve"> for deep-data traversals, path </w:t>
      </w:r>
      <w:r w:rsidR="004552A8" w:rsidRPr="0043160A">
        <w:rPr>
          <w:color w:val="000000"/>
          <w:rPrChange w:id="324" w:author="Saurav Kumar" w:date="2023-10-12T12:01:00Z">
            <w:rPr/>
          </w:rPrChange>
        </w:rPr>
        <w:t xml:space="preserve">analysis </w:t>
      </w:r>
      <w:r w:rsidR="00310005" w:rsidRPr="0043160A">
        <w:rPr>
          <w:color w:val="000000"/>
          <w:rPrChange w:id="325" w:author="Saurav Kumar" w:date="2023-10-12T12:01:00Z">
            <w:rPr/>
          </w:rPrChange>
        </w:rPr>
        <w:t>and</w:t>
      </w:r>
      <w:r w:rsidR="004552A8" w:rsidRPr="0043160A">
        <w:rPr>
          <w:color w:val="000000"/>
          <w:rPrChange w:id="326" w:author="Saurav Kumar" w:date="2023-10-12T12:01:00Z">
            <w:rPr/>
          </w:rPrChange>
        </w:rPr>
        <w:t xml:space="preserve"> has lo</w:t>
      </w:r>
      <w:r w:rsidR="00310005" w:rsidRPr="0043160A">
        <w:rPr>
          <w:color w:val="000000"/>
          <w:rPrChange w:id="327" w:author="Saurav Kumar" w:date="2023-10-12T12:01:00Z">
            <w:rPr/>
          </w:rPrChange>
        </w:rPr>
        <w:t>garithmic cost of graph transversal</w:t>
      </w:r>
      <w:sdt>
        <w:sdtPr>
          <w:rPr>
            <w:color w:val="000000"/>
          </w:rPr>
          <w:tag w:val="MENDELEY_CITATION_v3_eyJjaXRhdGlvbklEIjoiTUVOREVMRVlfQ0lUQVRJT05fNThmMDA5OGUtYmY2NS00M2MzLWE0NDktNGEyYjM1Yjc1YWU5IiwicHJvcGVydGllcyI6eyJub3RlSW5kZXgiOjB9LCJpc0VkaXRlZCI6ZmFsc2UsIm1hbnVhbE92ZXJyaWRlIjp7ImlzTWFudWFsbHlPdmVycmlkZGVuIjp0cnVlLCJjaXRlcHJvY1RleHQiOiIoPGk+TWFraW5nIFNlbnNlIG9mIERhdGEgd2l0aCBSREYqIHZzLiBMUEcgLSBPcGVuQ3JlZG88L2k+LCBuLmQuOyA8aT5SREYgVHJpcGxlIFN0b3JlcyB2cy4gTGFiZWxlZCBQcm9wZXJ0eSBHcmFwaHM6IFdoYXTigJlzIHRoZSBEaWZmZXJlbmNlPzwvaT4sIG4uZC4pIiwibWFudWFsT3ZlcnJpZGVUZXh0Ijoi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"/>
          <w:id w:val="93917890"/>
          <w:placeholder>
            <w:docPart w:val="DefaultPlaceholder_-1854013440"/>
          </w:placeholder>
        </w:sdtPr>
        <w:sdtContent>
          <w:ins w:id="328" w:author="Saurav Kumar" w:date="2023-10-12T15:23:00Z">
            <w:r w:rsidR="00C848A8" w:rsidRPr="00C848A8">
              <w:rPr>
                <w:rFonts w:eastAsia="Times New Roman"/>
                <w:color w:val="000000"/>
              </w:rPr>
              <w:t xml:space="preserve">(Making Sense of Data with RDF* vs. LPG - </w:t>
            </w:r>
            <w:proofErr w:type="spellStart"/>
            <w:r w:rsidR="00C848A8" w:rsidRPr="00C848A8">
              <w:rPr>
                <w:rFonts w:eastAsia="Times New Roman"/>
                <w:color w:val="000000"/>
              </w:rPr>
              <w:t>OpenCredo</w:t>
            </w:r>
            <w:proofErr w:type="spellEnd"/>
            <w:r w:rsidR="00C848A8" w:rsidRPr="00C848A8">
              <w:rPr>
                <w:rFonts w:eastAsia="Times New Roman"/>
                <w:color w:val="000000"/>
              </w:rPr>
              <w:t xml:space="preserve">, n.d.; RDF Triple Stores vs. Labeled Property Graphs: What’s the Difference?, n.d.)(Making Sense of Data with RDF* vs. LPG - </w:t>
            </w:r>
            <w:proofErr w:type="spellStart"/>
            <w:r w:rsidR="00C848A8" w:rsidRPr="00C848A8">
              <w:rPr>
                <w:rFonts w:eastAsia="Times New Roman"/>
                <w:color w:val="000000"/>
              </w:rPr>
              <w:t>OpenCredo</w:t>
            </w:r>
            <w:proofErr w:type="spellEnd"/>
            <w:r w:rsidR="00C848A8" w:rsidRPr="00C848A8">
              <w:rPr>
                <w:rFonts w:eastAsia="Times New Roman"/>
                <w:color w:val="000000"/>
              </w:rPr>
              <w:t xml:space="preserve">, n.d.; RDF Triple Stores vs. Labeled Property Graphs: What’s the Difference?, n.d.)(Making Sense of Data with RDF* vs. LPG - </w:t>
            </w:r>
            <w:proofErr w:type="spellStart"/>
            <w:r w:rsidR="00C848A8" w:rsidRPr="00C848A8">
              <w:rPr>
                <w:rFonts w:eastAsia="Times New Roman"/>
                <w:color w:val="000000"/>
              </w:rPr>
              <w:t>OpenCredo</w:t>
            </w:r>
            <w:proofErr w:type="spellEnd"/>
            <w:r w:rsidR="00C848A8" w:rsidRPr="00C848A8">
              <w:rPr>
                <w:rFonts w:eastAsia="Times New Roman"/>
                <w:color w:val="000000"/>
              </w:rPr>
              <w:t>, n.d.; RDF Triple Stores vs. Labeled Property Graphs: What’s the Difference?, n.d.)</w:t>
            </w:r>
          </w:ins>
          <w:del w:id="329" w:author="Saurav Kumar" w:date="2023-10-12T12:13:00Z">
            <w:r w:rsidR="00CD6EF2" w:rsidRPr="00C848A8" w:rsidDel="00EE0D56">
              <w:rPr>
                <w:rFonts w:eastAsia="Times New Roman"/>
                <w:color w:val="000000"/>
                <w:rPrChange w:id="330" w:author="Saurav Kumar" w:date="2023-10-12T15:23:00Z">
                  <w:rPr>
                    <w:rFonts w:eastAsia="Times New Roman"/>
                  </w:rPr>
                </w:rPrChange>
              </w:rPr>
              <w:delText>(</w:delText>
            </w:r>
            <w:r w:rsidR="00CD6EF2" w:rsidRPr="00C848A8" w:rsidDel="00EE0D56">
              <w:rPr>
                <w:rFonts w:eastAsia="Times New Roman"/>
                <w:iCs/>
                <w:color w:val="000000"/>
                <w:rPrChange w:id="331" w:author="Saurav Kumar" w:date="2023-10-12T15:23:00Z">
                  <w:rPr>
                    <w:rFonts w:eastAsia="Times New Roman"/>
                    <w:i/>
                    <w:iCs/>
                  </w:rPr>
                </w:rPrChange>
              </w:rPr>
              <w:delText>Making Sense of Data with RDF* vs. LPG - OpenCredo</w:delText>
            </w:r>
            <w:r w:rsidR="00CD6EF2" w:rsidRPr="00C848A8" w:rsidDel="00EE0D56">
              <w:rPr>
                <w:rFonts w:eastAsia="Times New Roman"/>
                <w:color w:val="000000"/>
                <w:rPrChange w:id="332" w:author="Saurav Kumar" w:date="2023-10-12T15:23:00Z">
                  <w:rPr>
                    <w:rFonts w:eastAsia="Times New Roman"/>
                  </w:rPr>
                </w:rPrChange>
              </w:rPr>
              <w:delText xml:space="preserve">, n.d.; </w:delText>
            </w:r>
            <w:r w:rsidR="00CD6EF2" w:rsidRPr="00C848A8" w:rsidDel="00EE0D56">
              <w:rPr>
                <w:rFonts w:eastAsia="Times New Roman"/>
                <w:iCs/>
                <w:color w:val="000000"/>
                <w:rPrChange w:id="333" w:author="Saurav Kumar" w:date="2023-10-12T15:23:00Z">
                  <w:rPr>
                    <w:rFonts w:eastAsia="Times New Roman"/>
                    <w:i/>
                    <w:iCs/>
                  </w:rPr>
                </w:rPrChange>
              </w:rPr>
              <w:delText>RDF Triple Stores vs. Labeled Property Graphs: What’s the Difference?</w:delText>
            </w:r>
            <w:r w:rsidR="00CD6EF2" w:rsidRPr="00C848A8" w:rsidDel="00EE0D56">
              <w:rPr>
                <w:rFonts w:eastAsia="Times New Roman"/>
                <w:color w:val="000000"/>
                <w:rPrChange w:id="334" w:author="Saurav Kumar" w:date="2023-10-12T15:23:00Z">
                  <w:rPr>
                    <w:rFonts w:eastAsia="Times New Roman"/>
                  </w:rPr>
                </w:rPrChange>
              </w:rPr>
              <w:delText>, n.d.)</w:delText>
            </w:r>
          </w:del>
        </w:sdtContent>
      </w:sdt>
      <w:r w:rsidR="00310005" w:rsidRPr="0043160A">
        <w:rPr>
          <w:color w:val="000000"/>
          <w:rPrChange w:id="335" w:author="Saurav Kumar" w:date="2023-10-12T12:01:00Z">
            <w:rPr/>
          </w:rPrChange>
        </w:rPr>
        <w:t>.</w:t>
      </w:r>
    </w:p>
    <w:p w14:paraId="4FE64FC4" w14:textId="0DCD035C" w:rsidR="00F263B9" w:rsidRPr="0043160A" w:rsidRDefault="00E310DE" w:rsidP="00C81137">
      <w:pPr>
        <w:jc w:val="both"/>
        <w:rPr>
          <w:color w:val="000000"/>
          <w:rPrChange w:id="336" w:author="Saurav Kumar" w:date="2023-10-12T12:01:00Z">
            <w:rPr/>
          </w:rPrChange>
        </w:rPr>
      </w:pPr>
      <w:r w:rsidRPr="0043160A">
        <w:rPr>
          <w:color w:val="000000"/>
          <w:rPrChange w:id="337" w:author="Saurav Kumar" w:date="2023-10-12T12:01:00Z">
            <w:rPr/>
          </w:rPrChange>
        </w:rPr>
        <w:t xml:space="preserve">In this article, we unveil the capacity of </w:t>
      </w:r>
      <w:r w:rsidR="008F37C3" w:rsidRPr="0043160A">
        <w:rPr>
          <w:color w:val="000000"/>
          <w:rPrChange w:id="338" w:author="Saurav Kumar" w:date="2023-10-12T12:01:00Z">
            <w:rPr/>
          </w:rPrChange>
        </w:rPr>
        <w:t>a Labeled</w:t>
      </w:r>
      <w:r w:rsidR="00F235DD" w:rsidRPr="0043160A">
        <w:rPr>
          <w:color w:val="000000"/>
          <w:rPrChange w:id="339" w:author="Saurav Kumar" w:date="2023-10-12T12:01:00Z">
            <w:rPr/>
          </w:rPrChange>
        </w:rPr>
        <w:t xml:space="preserve"> Property Graph</w:t>
      </w:r>
      <w:r w:rsidR="000D71D4" w:rsidRPr="0043160A">
        <w:rPr>
          <w:color w:val="000000"/>
          <w:rPrChange w:id="340" w:author="Saurav Kumar" w:date="2023-10-12T12:01:00Z">
            <w:rPr/>
          </w:rPrChange>
        </w:rPr>
        <w:t xml:space="preserve"> (LPG)</w:t>
      </w:r>
      <w:r w:rsidR="00F235DD" w:rsidRPr="0043160A">
        <w:rPr>
          <w:color w:val="000000"/>
          <w:rPrChange w:id="341" w:author="Saurav Kumar" w:date="2023-10-12T12:01:00Z">
            <w:rPr/>
          </w:rPrChange>
        </w:rPr>
        <w:t xml:space="preserve"> </w:t>
      </w:r>
      <w:r w:rsidR="008F37C3" w:rsidRPr="0043160A">
        <w:rPr>
          <w:color w:val="000000"/>
          <w:rPrChange w:id="342" w:author="Saurav Kumar" w:date="2023-10-12T12:01:00Z">
            <w:rPr/>
          </w:rPrChange>
        </w:rPr>
        <w:t xml:space="preserve">data </w:t>
      </w:r>
      <w:r w:rsidR="000D71D4" w:rsidRPr="0043160A">
        <w:rPr>
          <w:color w:val="000000"/>
          <w:rPrChange w:id="343" w:author="Saurav Kumar" w:date="2023-10-12T12:01:00Z">
            <w:rPr/>
          </w:rPrChange>
        </w:rPr>
        <w:t>modelling</w:t>
      </w:r>
      <w:r w:rsidR="008F37C3" w:rsidRPr="0043160A">
        <w:rPr>
          <w:color w:val="000000"/>
          <w:rPrChange w:id="344" w:author="Saurav Kumar" w:date="2023-10-12T12:01:00Z">
            <w:rPr/>
          </w:rPrChange>
        </w:rPr>
        <w:t xml:space="preserve"> </w:t>
      </w:r>
      <w:r w:rsidR="005A668A" w:rsidRPr="0043160A">
        <w:rPr>
          <w:color w:val="000000"/>
          <w:rPrChange w:id="345" w:author="Saurav Kumar" w:date="2023-10-12T12:01:00Z">
            <w:rPr/>
          </w:rPrChange>
        </w:rPr>
        <w:t>paradigm to</w:t>
      </w:r>
      <w:r w:rsidRPr="0043160A">
        <w:rPr>
          <w:color w:val="000000"/>
          <w:rPrChange w:id="346" w:author="Saurav Kumar" w:date="2023-10-12T12:01:00Z">
            <w:rPr/>
          </w:rPrChange>
        </w:rPr>
        <w:t xml:space="preserve"> serve as a natural data structure for Adverse Outcome Pathways (AOP)</w:t>
      </w:r>
      <w:r w:rsidR="00CC051F" w:rsidRPr="0043160A">
        <w:rPr>
          <w:color w:val="000000"/>
          <w:rPrChange w:id="347" w:author="Saurav Kumar" w:date="2023-10-12T12:01:00Z">
            <w:rPr/>
          </w:rPrChange>
        </w:rPr>
        <w:t xml:space="preserve">. </w:t>
      </w:r>
      <w:r w:rsidR="004E57E6" w:rsidRPr="0043160A">
        <w:rPr>
          <w:color w:val="000000"/>
          <w:rPrChange w:id="348" w:author="Saurav Kumar" w:date="2023-10-12T12:01:00Z">
            <w:rPr/>
          </w:rPrChange>
        </w:rPr>
        <w:t>In LPG, data is organized into nodes and relationships</w:t>
      </w:r>
      <w:r w:rsidR="00016488" w:rsidRPr="0043160A">
        <w:rPr>
          <w:color w:val="000000"/>
          <w:rPrChange w:id="349" w:author="Saurav Kumar" w:date="2023-10-12T12:01:00Z">
            <w:rPr/>
          </w:rPrChange>
        </w:rPr>
        <w:t xml:space="preserve"> in contrast with </w:t>
      </w:r>
      <w:r w:rsidR="006E51AE" w:rsidRPr="0043160A">
        <w:rPr>
          <w:color w:val="000000"/>
          <w:rPrChange w:id="350" w:author="Saurav Kumar" w:date="2023-10-12T12:01:00Z">
            <w:rPr/>
          </w:rPrChange>
        </w:rPr>
        <w:t>RDF-triples which consist of subject-predicate-object</w:t>
      </w:r>
      <w:r w:rsidR="004E57E6" w:rsidRPr="0043160A">
        <w:rPr>
          <w:color w:val="000000"/>
          <w:rPrChange w:id="351" w:author="Saurav Kumar" w:date="2023-10-12T12:01:00Z">
            <w:rPr/>
          </w:rPrChange>
        </w:rPr>
        <w:t>.</w:t>
      </w:r>
      <w:r w:rsidR="006E51AE" w:rsidRPr="0043160A">
        <w:rPr>
          <w:color w:val="000000"/>
          <w:rPrChange w:id="352" w:author="Saurav Kumar" w:date="2023-10-12T12:01:00Z">
            <w:rPr/>
          </w:rPrChange>
        </w:rPr>
        <w:t xml:space="preserve"> </w:t>
      </w:r>
      <w:r w:rsidR="00CC051F" w:rsidRPr="0043160A">
        <w:rPr>
          <w:color w:val="000000"/>
          <w:rPrChange w:id="353" w:author="Saurav Kumar" w:date="2023-10-12T12:01:00Z">
            <w:rPr/>
          </w:rPrChange>
        </w:rPr>
        <w:t>W</w:t>
      </w:r>
      <w:r w:rsidR="00D40741" w:rsidRPr="0043160A">
        <w:rPr>
          <w:color w:val="000000"/>
          <w:rPrChange w:id="354" w:author="Saurav Kumar" w:date="2023-10-12T12:01:00Z">
            <w:rPr/>
          </w:rPrChange>
        </w:rPr>
        <w:t xml:space="preserve">e demonstrate how </w:t>
      </w:r>
      <w:r w:rsidR="005A668A" w:rsidRPr="0043160A">
        <w:rPr>
          <w:color w:val="000000"/>
          <w:rPrChange w:id="355" w:author="Saurav Kumar" w:date="2023-10-12T12:01:00Z">
            <w:rPr/>
          </w:rPrChange>
        </w:rPr>
        <w:t>an</w:t>
      </w:r>
      <w:r w:rsidR="00D40741" w:rsidRPr="0043160A">
        <w:rPr>
          <w:color w:val="000000"/>
          <w:rPrChange w:id="356" w:author="Saurav Kumar" w:date="2023-10-12T12:01:00Z">
            <w:rPr/>
          </w:rPrChange>
        </w:rPr>
        <w:t xml:space="preserve"> </w:t>
      </w:r>
      <w:r w:rsidR="00266F91" w:rsidRPr="0043160A">
        <w:rPr>
          <w:color w:val="000000"/>
          <w:rPrChange w:id="357" w:author="Saurav Kumar" w:date="2023-10-12T12:01:00Z">
            <w:rPr/>
          </w:rPrChange>
        </w:rPr>
        <w:t>LPG-adapted</w:t>
      </w:r>
      <w:r w:rsidR="00152E78" w:rsidRPr="0043160A">
        <w:rPr>
          <w:color w:val="000000"/>
          <w:rPrChange w:id="358" w:author="Saurav Kumar" w:date="2023-10-12T12:01:00Z">
            <w:rPr/>
          </w:rPrChange>
        </w:rPr>
        <w:t xml:space="preserve"> graph database</w:t>
      </w:r>
      <w:r w:rsidR="005A668A" w:rsidRPr="0043160A">
        <w:rPr>
          <w:color w:val="000000"/>
          <w:rPrChange w:id="359" w:author="Saurav Kumar" w:date="2023-10-12T12:01:00Z">
            <w:rPr/>
          </w:rPrChange>
        </w:rPr>
        <w:t xml:space="preserve"> </w:t>
      </w:r>
      <w:r w:rsidR="00D40741" w:rsidRPr="0043160A">
        <w:rPr>
          <w:color w:val="000000"/>
          <w:rPrChange w:id="360" w:author="Saurav Kumar" w:date="2023-10-12T12:01:00Z">
            <w:rPr/>
          </w:rPrChange>
        </w:rPr>
        <w:t xml:space="preserve">empowers the risk assessors, and </w:t>
      </w:r>
      <w:r w:rsidR="00253EA2" w:rsidRPr="0043160A">
        <w:rPr>
          <w:color w:val="000000"/>
          <w:rPrChange w:id="361" w:author="Saurav Kumar" w:date="2023-10-12T12:01:00Z">
            <w:rPr/>
          </w:rPrChange>
        </w:rPr>
        <w:t>modelers</w:t>
      </w:r>
      <w:r w:rsidR="00D40741" w:rsidRPr="0043160A">
        <w:rPr>
          <w:color w:val="000000"/>
          <w:rPrChange w:id="362" w:author="Saurav Kumar" w:date="2023-10-12T12:01:00Z">
            <w:rPr/>
          </w:rPrChange>
        </w:rPr>
        <w:t xml:space="preserve"> to capture the multifaceted </w:t>
      </w:r>
      <w:r w:rsidR="00D40741" w:rsidRPr="0043160A">
        <w:rPr>
          <w:color w:val="000000"/>
          <w:rPrChange w:id="363" w:author="Saurav Kumar" w:date="2023-10-12T12:01:00Z">
            <w:rPr/>
          </w:rPrChange>
        </w:rPr>
        <w:lastRenderedPageBreak/>
        <w:t xml:space="preserve">relationship that underlies within AOPs, while efficiently </w:t>
      </w:r>
      <w:r w:rsidR="00097130" w:rsidRPr="0043160A">
        <w:rPr>
          <w:color w:val="000000"/>
          <w:rPrChange w:id="364" w:author="Saurav Kumar" w:date="2023-10-12T12:01:00Z">
            <w:rPr/>
          </w:rPrChange>
        </w:rPr>
        <w:t>exploiting</w:t>
      </w:r>
      <w:r w:rsidR="00D40741" w:rsidRPr="0043160A">
        <w:rPr>
          <w:color w:val="000000"/>
          <w:rPrChange w:id="365" w:author="Saurav Kumar" w:date="2023-10-12T12:01:00Z">
            <w:rPr/>
          </w:rPrChange>
        </w:rPr>
        <w:t xml:space="preserve"> the wealth of unstructured information associated with each AOPs.</w:t>
      </w:r>
      <w:r w:rsidR="00AF4E95" w:rsidRPr="0043160A">
        <w:rPr>
          <w:color w:val="000000"/>
          <w:rPrChange w:id="366" w:author="Saurav Kumar" w:date="2023-10-12T12:01:00Z">
            <w:rPr/>
          </w:rPrChange>
        </w:rPr>
        <w:t xml:space="preserve"> Crafting queries either in </w:t>
      </w:r>
      <w:r w:rsidR="005D7421" w:rsidRPr="0043160A">
        <w:rPr>
          <w:color w:val="000000"/>
          <w:rPrChange w:id="367" w:author="Saurav Kumar" w:date="2023-10-12T12:01:00Z">
            <w:rPr/>
          </w:rPrChange>
        </w:rPr>
        <w:t xml:space="preserve">RDF </w:t>
      </w:r>
      <w:r w:rsidR="00AF4E95" w:rsidRPr="0043160A">
        <w:rPr>
          <w:color w:val="000000"/>
          <w:rPrChange w:id="368" w:author="Saurav Kumar" w:date="2023-10-12T12:01:00Z">
            <w:rPr/>
          </w:rPrChange>
        </w:rPr>
        <w:t xml:space="preserve">SPARQL or </w:t>
      </w:r>
      <w:r w:rsidR="00A60FA6" w:rsidRPr="0043160A">
        <w:rPr>
          <w:color w:val="000000"/>
          <w:rPrChange w:id="369" w:author="Saurav Kumar" w:date="2023-10-12T12:01:00Z">
            <w:rPr/>
          </w:rPrChange>
        </w:rPr>
        <w:t>graph</w:t>
      </w:r>
      <w:r w:rsidR="00AF4E95" w:rsidRPr="0043160A">
        <w:rPr>
          <w:color w:val="000000"/>
          <w:rPrChange w:id="370" w:author="Saurav Kumar" w:date="2023-10-12T12:01:00Z">
            <w:rPr/>
          </w:rPrChange>
        </w:rPr>
        <w:t xml:space="preserve"> </w:t>
      </w:r>
      <w:r w:rsidR="00A60FA6" w:rsidRPr="0043160A">
        <w:rPr>
          <w:color w:val="000000"/>
          <w:rPrChange w:id="371" w:author="Saurav Kumar" w:date="2023-10-12T12:01:00Z">
            <w:rPr/>
          </w:rPrChange>
        </w:rPr>
        <w:t xml:space="preserve">for data retrieval </w:t>
      </w:r>
      <w:r w:rsidR="00AF4E95" w:rsidRPr="0043160A">
        <w:rPr>
          <w:color w:val="000000"/>
          <w:rPrChange w:id="372" w:author="Saurav Kumar" w:date="2023-10-12T12:01:00Z">
            <w:rPr/>
          </w:rPrChange>
        </w:rPr>
        <w:t xml:space="preserve">is </w:t>
      </w:r>
      <w:r w:rsidR="00A60FA6" w:rsidRPr="0043160A">
        <w:rPr>
          <w:color w:val="000000"/>
          <w:rPrChange w:id="373" w:author="Saurav Kumar" w:date="2023-10-12T12:01:00Z">
            <w:rPr/>
          </w:rPrChange>
        </w:rPr>
        <w:t xml:space="preserve">a </w:t>
      </w:r>
      <w:r w:rsidR="00AF4E95" w:rsidRPr="0043160A">
        <w:rPr>
          <w:color w:val="000000"/>
          <w:rPrChange w:id="374" w:author="Saurav Kumar" w:date="2023-10-12T12:01:00Z">
            <w:rPr/>
          </w:rPrChange>
        </w:rPr>
        <w:t xml:space="preserve">challenge, </w:t>
      </w:r>
      <w:r w:rsidR="00A60FA6" w:rsidRPr="0043160A">
        <w:rPr>
          <w:color w:val="000000"/>
          <w:rPrChange w:id="375" w:author="Saurav Kumar" w:date="2023-10-12T12:01:00Z">
            <w:rPr/>
          </w:rPrChange>
        </w:rPr>
        <w:t>particularly</w:t>
      </w:r>
      <w:r w:rsidR="00AF4E95" w:rsidRPr="0043160A">
        <w:rPr>
          <w:color w:val="000000"/>
          <w:rPrChange w:id="376" w:author="Saurav Kumar" w:date="2023-10-12T12:01:00Z">
            <w:rPr/>
          </w:rPrChange>
        </w:rPr>
        <w:t xml:space="preserve"> for non-technical users.</w:t>
      </w:r>
      <w:r w:rsidR="00A60FA6" w:rsidRPr="0043160A">
        <w:rPr>
          <w:color w:val="000000"/>
          <w:rPrChange w:id="377" w:author="Saurav Kumar" w:date="2023-10-12T12:01:00Z">
            <w:rPr/>
          </w:rPrChange>
        </w:rPr>
        <w:t xml:space="preserve"> To alleviate this complexity, a pioneering step has been taken to integrate a powerful Large Language Model (LLM). The </w:t>
      </w:r>
      <w:r w:rsidR="001B10EF" w:rsidRPr="0043160A">
        <w:rPr>
          <w:color w:val="000000"/>
          <w:rPrChange w:id="378" w:author="Saurav Kumar" w:date="2023-10-12T12:01:00Z">
            <w:rPr/>
          </w:rPrChange>
        </w:rPr>
        <w:t xml:space="preserve">LLM </w:t>
      </w:r>
      <w:r w:rsidR="00A60FA6" w:rsidRPr="0043160A">
        <w:rPr>
          <w:color w:val="000000"/>
          <w:rPrChange w:id="379" w:author="Saurav Kumar" w:date="2023-10-12T12:01:00Z">
            <w:rPr/>
          </w:rPrChange>
        </w:rPr>
        <w:t>model with its ability to seamlessly generate queries in response to natural language querie</w:t>
      </w:r>
      <w:r w:rsidR="00471B27" w:rsidRPr="0043160A">
        <w:rPr>
          <w:color w:val="000000"/>
          <w:rPrChange w:id="380" w:author="Saurav Kumar" w:date="2023-10-12T12:01:00Z">
            <w:rPr/>
          </w:rPrChange>
        </w:rPr>
        <w:t>s by users,</w:t>
      </w:r>
      <w:r w:rsidR="004431DD" w:rsidRPr="0043160A">
        <w:rPr>
          <w:color w:val="000000"/>
          <w:rPrChange w:id="381" w:author="Saurav Kumar" w:date="2023-10-12T12:01:00Z">
            <w:rPr/>
          </w:rPrChange>
        </w:rPr>
        <w:t xml:space="preserve"> </w:t>
      </w:r>
      <w:r w:rsidR="00471B27" w:rsidRPr="0043160A">
        <w:rPr>
          <w:color w:val="000000"/>
          <w:rPrChange w:id="382" w:author="Saurav Kumar" w:date="2023-10-12T12:01:00Z">
            <w:rPr/>
          </w:rPrChange>
        </w:rPr>
        <w:t xml:space="preserve">bridges the technical gap and provides user-friendly communication to extract value insights from </w:t>
      </w:r>
      <w:r w:rsidR="001B10EF" w:rsidRPr="0043160A">
        <w:rPr>
          <w:color w:val="000000"/>
          <w:rPrChange w:id="383" w:author="Saurav Kumar" w:date="2023-10-12T12:01:00Z">
            <w:rPr/>
          </w:rPrChange>
        </w:rPr>
        <w:t xml:space="preserve">graph </w:t>
      </w:r>
      <w:r w:rsidR="00471B27" w:rsidRPr="0043160A">
        <w:rPr>
          <w:color w:val="000000"/>
          <w:rPrChange w:id="384" w:author="Saurav Kumar" w:date="2023-10-12T12:01:00Z">
            <w:rPr/>
          </w:rPrChange>
        </w:rPr>
        <w:t>data</w:t>
      </w:r>
      <w:r w:rsidR="00A60FA6" w:rsidRPr="0043160A">
        <w:rPr>
          <w:color w:val="000000"/>
          <w:rPrChange w:id="385" w:author="Saurav Kumar" w:date="2023-10-12T12:01:00Z">
            <w:rPr/>
          </w:rPrChange>
        </w:rPr>
        <w:t>.</w:t>
      </w:r>
      <w:r w:rsidR="00F263B9" w:rsidRPr="0043160A">
        <w:rPr>
          <w:color w:val="000000"/>
          <w:rPrChange w:id="386" w:author="Saurav Kumar" w:date="2023-10-12T12:01:00Z">
            <w:rPr/>
          </w:rPrChange>
        </w:rPr>
        <w:t xml:space="preserve"> </w:t>
      </w:r>
      <w:r w:rsidR="00465D89" w:rsidRPr="0043160A">
        <w:rPr>
          <w:color w:val="000000"/>
          <w:rPrChange w:id="387" w:author="Saurav Kumar" w:date="2023-10-12T12:01:00Z">
            <w:rPr/>
          </w:rPrChange>
        </w:rPr>
        <w:t xml:space="preserve">Beyond simplifying query composition, the interpretation of </w:t>
      </w:r>
      <w:r w:rsidR="00F263B9" w:rsidRPr="0043160A">
        <w:rPr>
          <w:color w:val="000000"/>
          <w:rPrChange w:id="388" w:author="Saurav Kumar" w:date="2023-10-12T12:01:00Z">
            <w:rPr/>
          </w:rPrChange>
        </w:rPr>
        <w:t xml:space="preserve">extracted data in an </w:t>
      </w:r>
      <w:r w:rsidR="00465D89" w:rsidRPr="0043160A">
        <w:rPr>
          <w:color w:val="000000"/>
          <w:rPrChange w:id="389" w:author="Saurav Kumar" w:date="2023-10-12T12:01:00Z">
            <w:rPr/>
          </w:rPrChange>
        </w:rPr>
        <w:t xml:space="preserve">interactive </w:t>
      </w:r>
      <w:r w:rsidR="00F263B9" w:rsidRPr="0043160A">
        <w:rPr>
          <w:color w:val="000000"/>
          <w:rPrChange w:id="390" w:author="Saurav Kumar" w:date="2023-10-12T12:01:00Z">
            <w:rPr/>
          </w:rPrChange>
        </w:rPr>
        <w:t xml:space="preserve">network </w:t>
      </w:r>
      <w:r w:rsidR="00CE701B" w:rsidRPr="0043160A">
        <w:rPr>
          <w:color w:val="000000"/>
          <w:rPrChange w:id="391" w:author="Saurav Kumar" w:date="2023-10-12T12:01:00Z">
            <w:rPr/>
          </w:rPrChange>
        </w:rPr>
        <w:t xml:space="preserve">further eases </w:t>
      </w:r>
      <w:r w:rsidR="00F263B9" w:rsidRPr="0043160A">
        <w:rPr>
          <w:color w:val="000000"/>
          <w:rPrChange w:id="392" w:author="Saurav Kumar" w:date="2023-10-12T12:01:00Z">
            <w:rPr/>
          </w:rPrChange>
        </w:rPr>
        <w:t xml:space="preserve">AOPs network </w:t>
      </w:r>
      <w:r w:rsidR="009C0F4A" w:rsidRPr="0043160A">
        <w:rPr>
          <w:color w:val="000000"/>
          <w:rPrChange w:id="393" w:author="Saurav Kumar" w:date="2023-10-12T12:01:00Z">
            <w:rPr/>
          </w:rPrChange>
        </w:rPr>
        <w:t xml:space="preserve">in-depth </w:t>
      </w:r>
      <w:r w:rsidR="00F263B9" w:rsidRPr="0043160A">
        <w:rPr>
          <w:color w:val="000000"/>
          <w:rPrChange w:id="394" w:author="Saurav Kumar" w:date="2023-10-12T12:01:00Z">
            <w:rPr/>
          </w:rPrChange>
        </w:rPr>
        <w:t xml:space="preserve">analysis. </w:t>
      </w:r>
      <w:r w:rsidR="00814855" w:rsidRPr="0043160A">
        <w:rPr>
          <w:color w:val="000000"/>
          <w:rPrChange w:id="395" w:author="Saurav Kumar" w:date="2023-10-12T12:01:00Z">
            <w:rPr/>
          </w:rPrChange>
        </w:rPr>
        <w:t>Th</w:t>
      </w:r>
      <w:r w:rsidR="001B10EF" w:rsidRPr="0043160A">
        <w:rPr>
          <w:color w:val="000000"/>
          <w:rPrChange w:id="396" w:author="Saurav Kumar" w:date="2023-10-12T12:01:00Z">
            <w:rPr/>
          </w:rPrChange>
        </w:rPr>
        <w:t>is work provides a</w:t>
      </w:r>
      <w:r w:rsidR="00814855" w:rsidRPr="0043160A">
        <w:rPr>
          <w:color w:val="000000"/>
          <w:rPrChange w:id="397" w:author="Saurav Kumar" w:date="2023-10-12T12:01:00Z">
            <w:rPr/>
          </w:rPrChange>
        </w:rPr>
        <w:t xml:space="preserve"> unified full-stack solution </w:t>
      </w:r>
      <w:r w:rsidR="001B10EF" w:rsidRPr="0043160A">
        <w:rPr>
          <w:color w:val="000000"/>
          <w:rPrChange w:id="398" w:author="Saurav Kumar" w:date="2023-10-12T12:01:00Z">
            <w:rPr/>
          </w:rPrChange>
        </w:rPr>
        <w:t xml:space="preserve">that </w:t>
      </w:r>
      <w:r w:rsidR="00814855" w:rsidRPr="0043160A">
        <w:rPr>
          <w:color w:val="000000"/>
          <w:rPrChange w:id="399" w:author="Saurav Kumar" w:date="2023-10-12T12:01:00Z">
            <w:rPr/>
          </w:rPrChange>
        </w:rPr>
        <w:t xml:space="preserve">encompasses essential components </w:t>
      </w:r>
      <w:r w:rsidR="00CF5E6F" w:rsidRPr="0043160A">
        <w:rPr>
          <w:color w:val="000000"/>
          <w:rPrChange w:id="400" w:author="Saurav Kumar" w:date="2023-10-12T12:01:00Z">
            <w:rPr/>
          </w:rPrChange>
        </w:rPr>
        <w:t>i.e.,</w:t>
      </w:r>
      <w:r w:rsidR="00814855" w:rsidRPr="0043160A">
        <w:rPr>
          <w:color w:val="000000"/>
          <w:rPrChange w:id="401" w:author="Saurav Kumar" w:date="2023-10-12T12:01:00Z">
            <w:rPr/>
          </w:rPrChange>
        </w:rPr>
        <w:t xml:space="preserve"> data structure, query generator, and interactive interpretation</w:t>
      </w:r>
      <w:r w:rsidR="001B10EF" w:rsidRPr="0043160A">
        <w:rPr>
          <w:color w:val="000000"/>
          <w:rPrChange w:id="402" w:author="Saurav Kumar" w:date="2023-10-12T12:01:00Z">
            <w:rPr/>
          </w:rPrChange>
        </w:rPr>
        <w:t xml:space="preserve"> for AO</w:t>
      </w:r>
      <w:r w:rsidR="0063431E" w:rsidRPr="0043160A">
        <w:rPr>
          <w:color w:val="000000"/>
          <w:rPrChange w:id="403" w:author="Saurav Kumar" w:date="2023-10-12T12:01:00Z">
            <w:rPr/>
          </w:rPrChange>
        </w:rPr>
        <w:t>Ps</w:t>
      </w:r>
      <w:r w:rsidR="001B10EF" w:rsidRPr="0043160A">
        <w:rPr>
          <w:color w:val="000000"/>
          <w:rPrChange w:id="404" w:author="Saurav Kumar" w:date="2023-10-12T12:01:00Z">
            <w:rPr/>
          </w:rPrChange>
        </w:rPr>
        <w:t>.</w:t>
      </w:r>
      <w:r w:rsidR="00814855" w:rsidRPr="0043160A">
        <w:rPr>
          <w:color w:val="000000"/>
          <w:rPrChange w:id="405" w:author="Saurav Kumar" w:date="2023-10-12T12:01:00Z">
            <w:rPr/>
          </w:rPrChange>
        </w:rPr>
        <w:t xml:space="preserve"> </w:t>
      </w:r>
      <w:r w:rsidR="001B10EF" w:rsidRPr="0043160A">
        <w:rPr>
          <w:color w:val="000000"/>
          <w:rPrChange w:id="406" w:author="Saurav Kumar" w:date="2023-10-12T12:01:00Z">
            <w:rPr/>
          </w:rPrChange>
        </w:rPr>
        <w:t xml:space="preserve">This tool </w:t>
      </w:r>
      <w:r w:rsidR="00814855" w:rsidRPr="0043160A">
        <w:rPr>
          <w:color w:val="000000"/>
          <w:rPrChange w:id="407" w:author="Saurav Kumar" w:date="2023-10-12T12:01:00Z">
            <w:rPr/>
          </w:rPrChange>
        </w:rPr>
        <w:t>harmoniously converges to create an invaluable toolset</w:t>
      </w:r>
      <w:r w:rsidR="00F83DD5" w:rsidRPr="0043160A">
        <w:rPr>
          <w:color w:val="000000"/>
          <w:rPrChange w:id="408" w:author="Saurav Kumar" w:date="2023-10-12T12:01:00Z">
            <w:rPr/>
          </w:rPrChange>
        </w:rPr>
        <w:t xml:space="preserve"> for the AOP developer’s community</w:t>
      </w:r>
      <w:r w:rsidR="009C0F4A" w:rsidRPr="0043160A">
        <w:rPr>
          <w:color w:val="000000"/>
          <w:rPrChange w:id="409" w:author="Saurav Kumar" w:date="2023-10-12T12:01:00Z">
            <w:rPr/>
          </w:rPrChange>
        </w:rPr>
        <w:t>.</w:t>
      </w:r>
    </w:p>
    <w:p w14:paraId="0E7B548E" w14:textId="77777777" w:rsidR="007856BF" w:rsidRPr="0043160A" w:rsidRDefault="007856BF" w:rsidP="00C81137">
      <w:pPr>
        <w:jc w:val="both"/>
        <w:rPr>
          <w:color w:val="000000"/>
          <w:rPrChange w:id="410" w:author="Saurav Kumar" w:date="2023-10-12T12:01:00Z">
            <w:rPr/>
          </w:rPrChange>
        </w:rPr>
      </w:pPr>
    </w:p>
    <w:p w14:paraId="37B11310" w14:textId="2BAC2FD3" w:rsidR="0058055D" w:rsidRPr="0043160A" w:rsidRDefault="009F6D84" w:rsidP="0058055D">
      <w:pPr>
        <w:pStyle w:val="Heading2"/>
        <w:rPr>
          <w:b w:val="0"/>
          <w:color w:val="000000"/>
          <w:rPrChange w:id="411" w:author="Saurav Kumar" w:date="2023-10-12T12:01:00Z">
            <w:rPr/>
          </w:rPrChange>
        </w:rPr>
      </w:pPr>
      <w:r w:rsidRPr="0043160A">
        <w:rPr>
          <w:b w:val="0"/>
          <w:color w:val="000000"/>
          <w:rPrChange w:id="412" w:author="Saurav Kumar" w:date="2023-10-12T12:01:00Z">
            <w:rPr/>
          </w:rPrChange>
        </w:rPr>
        <w:t>Materials and Methods</w:t>
      </w:r>
    </w:p>
    <w:p w14:paraId="0EAD69A2" w14:textId="77777777" w:rsidR="001007BF" w:rsidRPr="0043160A" w:rsidRDefault="00AC48DA" w:rsidP="001007BF">
      <w:pPr>
        <w:keepNext/>
        <w:rPr>
          <w:color w:val="000000"/>
          <w:rPrChange w:id="413" w:author="Saurav Kumar" w:date="2023-10-12T12:01:00Z">
            <w:rPr/>
          </w:rPrChange>
        </w:rPr>
      </w:pPr>
      <w:r w:rsidRPr="0043160A">
        <w:rPr>
          <w:noProof/>
          <w:color w:val="000000"/>
          <w:rPrChange w:id="414" w:author="Saurav Kumar" w:date="2023-10-12T12:01:00Z">
            <w:rPr>
              <w:noProof/>
            </w:rPr>
          </w:rPrChange>
        </w:rPr>
        <w:drawing>
          <wp:inline distT="0" distB="0" distL="0" distR="0" wp14:anchorId="4874B6C3" wp14:editId="07B38ABF">
            <wp:extent cx="5987876" cy="27944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004408" cy="2802126"/>
                    </a:xfrm>
                    <a:prstGeom prst="rect">
                      <a:avLst/>
                    </a:prstGeom>
                    <a:noFill/>
                  </pic:spPr>
                </pic:pic>
              </a:graphicData>
            </a:graphic>
          </wp:inline>
        </w:drawing>
      </w:r>
    </w:p>
    <w:p w14:paraId="5C0DDBA8" w14:textId="7748A5A1" w:rsidR="002B4E7B" w:rsidRPr="00CD6986" w:rsidRDefault="001007BF" w:rsidP="00696FE2">
      <w:pPr>
        <w:pStyle w:val="Caption"/>
        <w:jc w:val="both"/>
        <w:rPr>
          <w:bCs/>
          <w:color w:val="000000"/>
          <w:rPrChange w:id="415" w:author="Saurav Kumar" w:date="2023-10-12T12:09:00Z">
            <w:rPr/>
          </w:rPrChange>
        </w:rPr>
      </w:pPr>
      <w:r w:rsidRPr="00CD6986">
        <w:rPr>
          <w:bCs/>
          <w:color w:val="000000"/>
          <w:rPrChange w:id="416" w:author="Saurav Kumar" w:date="2023-10-12T12:09:00Z">
            <w:rPr/>
          </w:rPrChange>
        </w:rPr>
        <w:t xml:space="preserve">Figure </w:t>
      </w:r>
      <w:r w:rsidR="00696FE2" w:rsidRPr="00CD6986">
        <w:rPr>
          <w:bCs/>
          <w:color w:val="000000"/>
          <w:rPrChange w:id="417" w:author="Saurav Kumar" w:date="2023-10-12T12:09:00Z">
            <w:rPr>
              <w:b w:val="0"/>
              <w:color w:val="000000"/>
            </w:rPr>
          </w:rPrChange>
        </w:rPr>
        <w:t>1</w:t>
      </w:r>
      <w:r w:rsidR="00B03CCC" w:rsidRPr="00CD6986">
        <w:rPr>
          <w:bCs/>
          <w:color w:val="000000"/>
          <w:rPrChange w:id="418" w:author="Saurav Kumar" w:date="2023-10-12T12:09:00Z">
            <w:rPr>
              <w:b w:val="0"/>
              <w:color w:val="000000"/>
            </w:rPr>
          </w:rPrChange>
        </w:rPr>
        <w:fldChar w:fldCharType="begin"/>
      </w:r>
      <w:r w:rsidR="00B03CCC" w:rsidRPr="00CD6986">
        <w:rPr>
          <w:bCs/>
          <w:color w:val="000000"/>
          <w:rPrChange w:id="419" w:author="Saurav Kumar" w:date="2023-10-12T12:09:00Z">
            <w:rPr>
              <w:b w:val="0"/>
              <w:color w:val="000000"/>
            </w:rPr>
          </w:rPrChange>
        </w:rPr>
        <w:instrText xml:space="preserve"> SEQ Figure \* ARABIC </w:instrText>
      </w:r>
      <w:r w:rsidR="00B03CCC" w:rsidRPr="00CD6986">
        <w:rPr>
          <w:bCs/>
          <w:color w:val="000000"/>
          <w:rPrChange w:id="420" w:author="Saurav Kumar" w:date="2023-10-12T12:09:00Z">
            <w:rPr>
              <w:b w:val="0"/>
              <w:noProof/>
              <w:color w:val="000000"/>
            </w:rPr>
          </w:rPrChange>
        </w:rPr>
        <w:fldChar w:fldCharType="separate"/>
      </w:r>
      <w:r w:rsidR="000861FF" w:rsidRPr="00CD6986">
        <w:rPr>
          <w:bCs/>
          <w:noProof/>
          <w:color w:val="000000"/>
          <w:rPrChange w:id="421" w:author="Saurav Kumar" w:date="2023-10-12T12:09:00Z">
            <w:rPr>
              <w:b w:val="0"/>
              <w:noProof/>
              <w:color w:val="000000"/>
            </w:rPr>
          </w:rPrChange>
        </w:rPr>
        <w:t>1</w:t>
      </w:r>
      <w:r w:rsidR="00B03CCC" w:rsidRPr="00CD6986">
        <w:rPr>
          <w:bCs/>
          <w:noProof/>
          <w:color w:val="000000"/>
          <w:rPrChange w:id="422" w:author="Saurav Kumar" w:date="2023-10-12T12:09:00Z">
            <w:rPr>
              <w:b w:val="0"/>
              <w:noProof/>
              <w:color w:val="000000"/>
            </w:rPr>
          </w:rPrChange>
        </w:rPr>
        <w:fldChar w:fldCharType="end"/>
      </w:r>
      <w:r w:rsidRPr="00CD6986">
        <w:rPr>
          <w:bCs/>
          <w:color w:val="000000"/>
          <w:rPrChange w:id="423" w:author="Saurav Kumar" w:date="2023-10-12T12:09:00Z">
            <w:rPr>
              <w:b w:val="0"/>
              <w:color w:val="000000"/>
            </w:rPr>
          </w:rPrChange>
        </w:rPr>
        <w:t>.</w:t>
      </w:r>
      <w:r w:rsidR="00266F91" w:rsidRPr="00CD6986">
        <w:rPr>
          <w:bCs/>
          <w:color w:val="000000"/>
          <w:rPrChange w:id="424" w:author="Saurav Kumar" w:date="2023-10-12T12:09:00Z">
            <w:rPr/>
          </w:rPrChange>
        </w:rPr>
        <w:t xml:space="preserve"> </w:t>
      </w:r>
      <w:r w:rsidRPr="00CD6986">
        <w:rPr>
          <w:bCs/>
          <w:color w:val="000000"/>
          <w:rPrChange w:id="425" w:author="Saurav Kumar" w:date="2023-10-12T12:09:00Z">
            <w:rPr/>
          </w:rPrChange>
        </w:rPr>
        <w:t xml:space="preserve"> </w:t>
      </w:r>
      <w:r w:rsidR="00266F91" w:rsidRPr="00CD6986">
        <w:rPr>
          <w:bCs/>
          <w:color w:val="000000"/>
          <w:rPrChange w:id="426" w:author="Saurav Kumar" w:date="2023-10-12T12:09:00Z">
            <w:rPr/>
          </w:rPrChange>
        </w:rPr>
        <w:t>W</w:t>
      </w:r>
      <w:r w:rsidR="00F17081" w:rsidRPr="00CD6986">
        <w:rPr>
          <w:bCs/>
          <w:color w:val="000000"/>
          <w:rPrChange w:id="427" w:author="Saurav Kumar" w:date="2023-10-12T12:09:00Z">
            <w:rPr/>
          </w:rPrChange>
        </w:rPr>
        <w:t xml:space="preserve">orkflow </w:t>
      </w:r>
      <w:r w:rsidR="00B24D3B" w:rsidRPr="00CD6986">
        <w:rPr>
          <w:bCs/>
          <w:color w:val="000000"/>
          <w:rPrChange w:id="428" w:author="Saurav Kumar" w:date="2023-10-12T12:09:00Z">
            <w:rPr/>
          </w:rPrChange>
        </w:rPr>
        <w:t>of AOP</w:t>
      </w:r>
      <w:r w:rsidR="000949A5" w:rsidRPr="00CD6986">
        <w:rPr>
          <w:bCs/>
          <w:color w:val="000000"/>
          <w:rPrChange w:id="429" w:author="Saurav Kumar" w:date="2023-10-12T12:09:00Z">
            <w:rPr/>
          </w:rPrChange>
        </w:rPr>
        <w:t>-Wiki explorer</w:t>
      </w:r>
      <w:r w:rsidR="002B4E7B" w:rsidRPr="00CD6986">
        <w:rPr>
          <w:bCs/>
          <w:color w:val="000000"/>
          <w:rPrChange w:id="430" w:author="Saurav Kumar" w:date="2023-10-12T12:09:00Z">
            <w:rPr/>
          </w:rPrChange>
        </w:rPr>
        <w:t xml:space="preserve">. </w:t>
      </w:r>
      <w:r w:rsidR="00266F91" w:rsidRPr="00CD6986">
        <w:rPr>
          <w:bCs/>
          <w:color w:val="000000"/>
          <w:rPrChange w:id="431" w:author="Saurav Kumar" w:date="2023-10-12T12:09:00Z">
            <w:rPr/>
          </w:rPrChange>
        </w:rPr>
        <w:t>Each component mentioned in the workflow</w:t>
      </w:r>
      <w:r w:rsidR="002B4E7B" w:rsidRPr="00CD6986">
        <w:rPr>
          <w:bCs/>
          <w:color w:val="000000"/>
          <w:rPrChange w:id="432" w:author="Saurav Kumar" w:date="2023-10-12T12:09:00Z">
            <w:rPr/>
          </w:rPrChange>
        </w:rPr>
        <w:t xml:space="preserve"> is developed separately but synchronizes with each other in the </w:t>
      </w:r>
      <w:r w:rsidR="004117EC" w:rsidRPr="00CD6986">
        <w:rPr>
          <w:bCs/>
          <w:color w:val="000000"/>
          <w:rPrChange w:id="433" w:author="Saurav Kumar" w:date="2023-10-12T12:09:00Z">
            <w:rPr/>
          </w:rPrChange>
        </w:rPr>
        <w:t>operational</w:t>
      </w:r>
      <w:ins w:id="434" w:author="Saurav Kumar" w:date="2023-10-11T14:55:00Z">
        <w:r w:rsidR="004117EC" w:rsidRPr="00CD6986">
          <w:rPr>
            <w:bCs/>
            <w:color w:val="000000"/>
            <w:rPrChange w:id="435" w:author="Saurav Kumar" w:date="2023-10-12T12:09:00Z">
              <w:rPr/>
            </w:rPrChange>
          </w:rPr>
          <w:t xml:space="preserve"> </w:t>
        </w:r>
      </w:ins>
      <w:r w:rsidR="002B4E7B" w:rsidRPr="00CD6986">
        <w:rPr>
          <w:bCs/>
          <w:color w:val="000000"/>
          <w:rPrChange w:id="436" w:author="Saurav Kumar" w:date="2023-10-12T12:09:00Z">
            <w:rPr/>
          </w:rPrChange>
        </w:rPr>
        <w:t xml:space="preserve">pipeline. XML to network conversion component processes and compiles the data in into a network form. Schema of compiled network is assembled with the prompt to enable natural to cypher generation process. Finally, the network visualization component retrieves the graph from query and render it in network form. AOP-wiki graph database acts as a </w:t>
      </w:r>
      <w:r w:rsidR="004117EC" w:rsidRPr="00CD6986">
        <w:rPr>
          <w:bCs/>
          <w:color w:val="000000"/>
          <w:rPrChange w:id="437" w:author="Saurav Kumar" w:date="2023-10-12T12:09:00Z">
            <w:rPr/>
          </w:rPrChange>
        </w:rPr>
        <w:t>central hub facilitating interaction among these components.</w:t>
      </w:r>
    </w:p>
    <w:p w14:paraId="44AA2AE2" w14:textId="612143A3" w:rsidR="00266F91" w:rsidRPr="0043160A" w:rsidDel="002B4E7B" w:rsidRDefault="002B4E7B" w:rsidP="001007BF">
      <w:pPr>
        <w:pStyle w:val="Caption"/>
        <w:rPr>
          <w:del w:id="438" w:author="Saurav Kumar" w:date="2023-10-11T14:52:00Z"/>
          <w:b w:val="0"/>
          <w:color w:val="000000"/>
          <w:rPrChange w:id="439" w:author="Saurav Kumar" w:date="2023-10-12T12:01:00Z">
            <w:rPr>
              <w:del w:id="440" w:author="Saurav Kumar" w:date="2023-10-11T14:52:00Z"/>
            </w:rPr>
          </w:rPrChange>
        </w:rPr>
      </w:pPr>
      <w:del w:id="441" w:author="Saurav Kumar" w:date="2023-10-11T14:52:00Z">
        <w:r w:rsidRPr="0043160A" w:rsidDel="002B4E7B">
          <w:rPr>
            <w:b w:val="0"/>
            <w:iCs w:val="0"/>
            <w:color w:val="000000"/>
            <w:rPrChange w:id="442" w:author="Saurav Kumar" w:date="2023-10-12T12:01:00Z">
              <w:rPr>
                <w:b w:val="0"/>
                <w:iCs w:val="0"/>
              </w:rPr>
            </w:rPrChange>
          </w:rPr>
          <w:delText xml:space="preserve"> </w:delText>
        </w:r>
      </w:del>
    </w:p>
    <w:p w14:paraId="4CD40295" w14:textId="7699C24F" w:rsidR="0021093F" w:rsidRPr="0043160A" w:rsidDel="002B4E7B" w:rsidRDefault="0021093F" w:rsidP="001007BF">
      <w:pPr>
        <w:pStyle w:val="Caption"/>
        <w:rPr>
          <w:del w:id="443" w:author="Saurav Kumar" w:date="2023-10-11T14:52:00Z"/>
          <w:b w:val="0"/>
          <w:color w:val="000000"/>
          <w:rPrChange w:id="444" w:author="Saurav Kumar" w:date="2023-10-12T12:01:00Z">
            <w:rPr>
              <w:del w:id="445" w:author="Saurav Kumar" w:date="2023-10-11T14:52:00Z"/>
            </w:rPr>
          </w:rPrChange>
        </w:rPr>
      </w:pPr>
    </w:p>
    <w:p w14:paraId="6968CE92" w14:textId="2842FF09" w:rsidR="009F1351" w:rsidRPr="0043160A" w:rsidRDefault="00184337" w:rsidP="009F1351">
      <w:pPr>
        <w:jc w:val="both"/>
        <w:rPr>
          <w:color w:val="000000"/>
          <w:rPrChange w:id="446" w:author="Saurav Kumar" w:date="2023-10-12T12:01:00Z">
            <w:rPr/>
          </w:rPrChange>
        </w:rPr>
      </w:pPr>
      <w:r w:rsidRPr="0043160A">
        <w:rPr>
          <w:color w:val="000000"/>
          <w:rPrChange w:id="447" w:author="Saurav Kumar" w:date="2023-10-12T12:01:00Z">
            <w:rPr/>
          </w:rPrChange>
        </w:rPr>
        <w:t>The method</w:t>
      </w:r>
      <w:r w:rsidR="002501D0" w:rsidRPr="0043160A">
        <w:rPr>
          <w:color w:val="000000"/>
          <w:rPrChange w:id="448" w:author="Saurav Kumar" w:date="2023-10-12T12:01:00Z">
            <w:rPr/>
          </w:rPrChange>
        </w:rPr>
        <w:t xml:space="preserve"> of </w:t>
      </w:r>
      <w:r w:rsidRPr="0043160A">
        <w:rPr>
          <w:color w:val="000000"/>
          <w:rPrChange w:id="449" w:author="Saurav Kumar" w:date="2023-10-12T12:01:00Z">
            <w:rPr/>
          </w:rPrChange>
        </w:rPr>
        <w:t>adapting</w:t>
      </w:r>
      <w:r w:rsidR="002501D0" w:rsidRPr="0043160A">
        <w:rPr>
          <w:color w:val="000000"/>
          <w:rPrChange w:id="450" w:author="Saurav Kumar" w:date="2023-10-12T12:01:00Z">
            <w:rPr/>
          </w:rPrChange>
        </w:rPr>
        <w:t xml:space="preserve"> AOP wiki data in graph </w:t>
      </w:r>
      <w:r w:rsidR="00BB181B" w:rsidRPr="0043160A">
        <w:rPr>
          <w:color w:val="000000"/>
          <w:rPrChange w:id="451" w:author="Saurav Kumar" w:date="2023-10-12T12:01:00Z">
            <w:rPr/>
          </w:rPrChange>
        </w:rPr>
        <w:t>structure, with multiple query interface</w:t>
      </w:r>
      <w:r w:rsidR="004117EC" w:rsidRPr="0043160A">
        <w:rPr>
          <w:color w:val="000000"/>
          <w:rPrChange w:id="452" w:author="Saurav Kumar" w:date="2023-10-12T12:01:00Z">
            <w:rPr/>
          </w:rPrChange>
        </w:rPr>
        <w:t>,</w:t>
      </w:r>
      <w:r w:rsidR="00720C49" w:rsidRPr="0043160A">
        <w:rPr>
          <w:color w:val="000000"/>
          <w:rPrChange w:id="453" w:author="Saurav Kumar" w:date="2023-10-12T12:01:00Z">
            <w:rPr/>
          </w:rPrChange>
        </w:rPr>
        <w:t xml:space="preserve"> </w:t>
      </w:r>
      <w:r w:rsidRPr="0043160A">
        <w:rPr>
          <w:color w:val="000000"/>
          <w:rPrChange w:id="454" w:author="Saurav Kumar" w:date="2023-10-12T12:01:00Z">
            <w:rPr/>
          </w:rPrChange>
        </w:rPr>
        <w:t>is</w:t>
      </w:r>
      <w:r w:rsidR="002501D0" w:rsidRPr="0043160A">
        <w:rPr>
          <w:color w:val="000000"/>
          <w:rPrChange w:id="455" w:author="Saurav Kumar" w:date="2023-10-12T12:01:00Z">
            <w:rPr/>
          </w:rPrChange>
        </w:rPr>
        <w:t xml:space="preserve"> broadly divided into </w:t>
      </w:r>
      <w:r w:rsidRPr="0043160A">
        <w:rPr>
          <w:color w:val="000000"/>
          <w:rPrChange w:id="456" w:author="Saurav Kumar" w:date="2023-10-12T12:01:00Z">
            <w:rPr/>
          </w:rPrChange>
        </w:rPr>
        <w:t xml:space="preserve">3 steps </w:t>
      </w:r>
      <w:r w:rsidR="00941074" w:rsidRPr="0043160A">
        <w:rPr>
          <w:color w:val="000000"/>
          <w:rPrChange w:id="457" w:author="Saurav Kumar" w:date="2023-10-12T12:01:00Z">
            <w:rPr/>
          </w:rPrChange>
        </w:rPr>
        <w:t>i.e., a.)</w:t>
      </w:r>
      <w:r w:rsidRPr="0043160A">
        <w:rPr>
          <w:color w:val="000000"/>
          <w:rPrChange w:id="458" w:author="Saurav Kumar" w:date="2023-10-12T12:01:00Z">
            <w:rPr/>
          </w:rPrChange>
        </w:rPr>
        <w:t xml:space="preserve"> XML to </w:t>
      </w:r>
      <w:r w:rsidR="004117EC" w:rsidRPr="0043160A">
        <w:rPr>
          <w:color w:val="000000"/>
          <w:rPrChange w:id="459" w:author="Saurav Kumar" w:date="2023-10-12T12:01:00Z">
            <w:rPr/>
          </w:rPrChange>
        </w:rPr>
        <w:t xml:space="preserve">graph </w:t>
      </w:r>
      <w:r w:rsidRPr="0043160A">
        <w:rPr>
          <w:color w:val="000000"/>
          <w:rPrChange w:id="460" w:author="Saurav Kumar" w:date="2023-10-12T12:01:00Z">
            <w:rPr/>
          </w:rPrChange>
        </w:rPr>
        <w:t xml:space="preserve">conversion, </w:t>
      </w:r>
      <w:r w:rsidR="00941074" w:rsidRPr="0043160A">
        <w:rPr>
          <w:color w:val="000000"/>
          <w:rPrChange w:id="461" w:author="Saurav Kumar" w:date="2023-10-12T12:01:00Z">
            <w:rPr/>
          </w:rPrChange>
        </w:rPr>
        <w:t>b</w:t>
      </w:r>
      <w:r w:rsidRPr="0043160A">
        <w:rPr>
          <w:color w:val="000000"/>
          <w:rPrChange w:id="462" w:author="Saurav Kumar" w:date="2023-10-12T12:01:00Z">
            <w:rPr/>
          </w:rPrChange>
        </w:rPr>
        <w:t>.</w:t>
      </w:r>
      <w:r w:rsidR="00941074" w:rsidRPr="0043160A">
        <w:rPr>
          <w:color w:val="000000"/>
          <w:rPrChange w:id="463" w:author="Saurav Kumar" w:date="2023-10-12T12:01:00Z">
            <w:rPr/>
          </w:rPrChange>
        </w:rPr>
        <w:t xml:space="preserve">) </w:t>
      </w:r>
      <w:r w:rsidRPr="0043160A">
        <w:rPr>
          <w:color w:val="000000"/>
          <w:rPrChange w:id="464" w:author="Saurav Kumar" w:date="2023-10-12T12:01:00Z">
            <w:rPr/>
          </w:rPrChange>
        </w:rPr>
        <w:t xml:space="preserve">Natural language to graph query and </w:t>
      </w:r>
      <w:r w:rsidR="00941074" w:rsidRPr="0043160A">
        <w:rPr>
          <w:color w:val="000000"/>
          <w:rPrChange w:id="465" w:author="Saurav Kumar" w:date="2023-10-12T12:01:00Z">
            <w:rPr/>
          </w:rPrChange>
        </w:rPr>
        <w:t>c</w:t>
      </w:r>
      <w:r w:rsidRPr="0043160A">
        <w:rPr>
          <w:color w:val="000000"/>
          <w:rPrChange w:id="466" w:author="Saurav Kumar" w:date="2023-10-12T12:01:00Z">
            <w:rPr/>
          </w:rPrChange>
        </w:rPr>
        <w:t>.</w:t>
      </w:r>
      <w:r w:rsidR="00941074" w:rsidRPr="0043160A">
        <w:rPr>
          <w:color w:val="000000"/>
          <w:rPrChange w:id="467" w:author="Saurav Kumar" w:date="2023-10-12T12:01:00Z">
            <w:rPr/>
          </w:rPrChange>
        </w:rPr>
        <w:t>)</w:t>
      </w:r>
      <w:r w:rsidRPr="0043160A">
        <w:rPr>
          <w:color w:val="000000"/>
          <w:rPrChange w:id="468" w:author="Saurav Kumar" w:date="2023-10-12T12:01:00Z">
            <w:rPr/>
          </w:rPrChange>
        </w:rPr>
        <w:t xml:space="preserve"> network visualization.</w:t>
      </w:r>
      <w:r w:rsidR="00941074" w:rsidRPr="0043160A">
        <w:rPr>
          <w:color w:val="000000"/>
          <w:rPrChange w:id="469" w:author="Saurav Kumar" w:date="2023-10-12T12:01:00Z">
            <w:rPr/>
          </w:rPrChange>
        </w:rPr>
        <w:t xml:space="preserve"> </w:t>
      </w:r>
      <w:r w:rsidRPr="0043160A">
        <w:rPr>
          <w:color w:val="000000"/>
          <w:rPrChange w:id="470" w:author="Saurav Kumar" w:date="2023-10-12T12:01:00Z">
            <w:rPr/>
          </w:rPrChange>
        </w:rPr>
        <w:t xml:space="preserve">All three components seamlessly interconnect to build </w:t>
      </w:r>
      <w:r w:rsidR="009F1351" w:rsidRPr="0043160A">
        <w:rPr>
          <w:color w:val="000000"/>
          <w:rPrChange w:id="471" w:author="Saurav Kumar" w:date="2023-10-12T12:01:00Z">
            <w:rPr/>
          </w:rPrChange>
        </w:rPr>
        <w:t xml:space="preserve">a cohesive </w:t>
      </w:r>
      <w:r w:rsidRPr="0043160A">
        <w:rPr>
          <w:color w:val="000000"/>
          <w:rPrChange w:id="472" w:author="Saurav Kumar" w:date="2023-10-12T12:01:00Z">
            <w:rPr/>
          </w:rPrChange>
        </w:rPr>
        <w:t>tool.  In this</w:t>
      </w:r>
      <w:r w:rsidR="009F1351" w:rsidRPr="0043160A">
        <w:rPr>
          <w:color w:val="000000"/>
          <w:rPrChange w:id="473" w:author="Saurav Kumar" w:date="2023-10-12T12:01:00Z">
            <w:rPr/>
          </w:rPrChange>
        </w:rPr>
        <w:t xml:space="preserve"> </w:t>
      </w:r>
      <w:r w:rsidRPr="0043160A">
        <w:rPr>
          <w:color w:val="000000"/>
          <w:rPrChange w:id="474" w:author="Saurav Kumar" w:date="2023-10-12T12:01:00Z">
            <w:rPr/>
          </w:rPrChange>
        </w:rPr>
        <w:t>interconnection</w:t>
      </w:r>
      <w:r w:rsidR="009F1351" w:rsidRPr="0043160A">
        <w:rPr>
          <w:color w:val="000000"/>
          <w:rPrChange w:id="475" w:author="Saurav Kumar" w:date="2023-10-12T12:01:00Z">
            <w:rPr/>
          </w:rPrChange>
        </w:rPr>
        <w:t xml:space="preserve"> the </w:t>
      </w:r>
      <w:r w:rsidRPr="0043160A">
        <w:rPr>
          <w:color w:val="000000"/>
          <w:rPrChange w:id="476" w:author="Saurav Kumar" w:date="2023-10-12T12:01:00Z">
            <w:rPr/>
          </w:rPrChange>
        </w:rPr>
        <w:t xml:space="preserve">schema of </w:t>
      </w:r>
      <w:r w:rsidR="00253EA2" w:rsidRPr="0043160A">
        <w:rPr>
          <w:color w:val="000000"/>
          <w:rPrChange w:id="477" w:author="Saurav Kumar" w:date="2023-10-12T12:01:00Z">
            <w:rPr/>
          </w:rPrChange>
        </w:rPr>
        <w:t xml:space="preserve">the </w:t>
      </w:r>
      <w:r w:rsidRPr="0043160A">
        <w:rPr>
          <w:color w:val="000000"/>
          <w:rPrChange w:id="478" w:author="Saurav Kumar" w:date="2023-10-12T12:01:00Z">
            <w:rPr/>
          </w:rPrChange>
        </w:rPr>
        <w:t xml:space="preserve">generated graph </w:t>
      </w:r>
      <w:r w:rsidR="009F1351" w:rsidRPr="0043160A">
        <w:rPr>
          <w:color w:val="000000"/>
          <w:rPrChange w:id="479" w:author="Saurav Kumar" w:date="2023-10-12T12:01:00Z">
            <w:rPr/>
          </w:rPrChange>
        </w:rPr>
        <w:t>database</w:t>
      </w:r>
      <w:r w:rsidRPr="0043160A">
        <w:rPr>
          <w:color w:val="000000"/>
          <w:rPrChange w:id="480" w:author="Saurav Kumar" w:date="2023-10-12T12:01:00Z">
            <w:rPr/>
          </w:rPrChange>
        </w:rPr>
        <w:t xml:space="preserve"> i</w:t>
      </w:r>
      <w:r w:rsidR="009F1351" w:rsidRPr="0043160A">
        <w:rPr>
          <w:color w:val="000000"/>
          <w:rPrChange w:id="481" w:author="Saurav Kumar" w:date="2023-10-12T12:01:00Z">
            <w:rPr/>
          </w:rPrChange>
        </w:rPr>
        <w:t>n step 1</w:t>
      </w:r>
      <w:r w:rsidR="00A12576" w:rsidRPr="0043160A">
        <w:rPr>
          <w:color w:val="000000"/>
          <w:rPrChange w:id="482" w:author="Saurav Kumar" w:date="2023-10-12T12:01:00Z">
            <w:rPr/>
          </w:rPrChange>
        </w:rPr>
        <w:t>.</w:t>
      </w:r>
      <w:r w:rsidR="009F1351" w:rsidRPr="0043160A">
        <w:rPr>
          <w:color w:val="000000"/>
          <w:rPrChange w:id="483" w:author="Saurav Kumar" w:date="2023-10-12T12:01:00Z">
            <w:rPr/>
          </w:rPrChange>
        </w:rPr>
        <w:t xml:space="preserve"> is useful for prompt </w:t>
      </w:r>
      <w:r w:rsidR="00333910" w:rsidRPr="0043160A">
        <w:rPr>
          <w:color w:val="000000"/>
          <w:rPrChange w:id="484" w:author="Saurav Kumar" w:date="2023-10-12T12:01:00Z">
            <w:rPr/>
          </w:rPrChange>
        </w:rPr>
        <w:t>creation, followed by query generation using the prompt</w:t>
      </w:r>
      <w:r w:rsidR="004117EC" w:rsidRPr="0043160A">
        <w:rPr>
          <w:color w:val="000000"/>
          <w:rPrChange w:id="485" w:author="Saurav Kumar" w:date="2023-10-12T12:01:00Z">
            <w:rPr/>
          </w:rPrChange>
        </w:rPr>
        <w:t>,</w:t>
      </w:r>
      <w:r w:rsidR="00333910" w:rsidRPr="0043160A">
        <w:rPr>
          <w:color w:val="000000"/>
          <w:rPrChange w:id="486" w:author="Saurav Kumar" w:date="2023-10-12T12:01:00Z">
            <w:rPr/>
          </w:rPrChange>
        </w:rPr>
        <w:t xml:space="preserve"> and finally </w:t>
      </w:r>
      <w:r w:rsidR="000D64F3" w:rsidRPr="0043160A">
        <w:rPr>
          <w:color w:val="000000"/>
          <w:rPrChange w:id="487" w:author="Saurav Kumar" w:date="2023-10-12T12:01:00Z">
            <w:rPr/>
          </w:rPrChange>
        </w:rPr>
        <w:t xml:space="preserve">visual </w:t>
      </w:r>
      <w:r w:rsidR="00333910" w:rsidRPr="0043160A">
        <w:rPr>
          <w:color w:val="000000"/>
          <w:rPrChange w:id="488" w:author="Saurav Kumar" w:date="2023-10-12T12:01:00Z">
            <w:rPr/>
          </w:rPrChange>
        </w:rPr>
        <w:t xml:space="preserve">rendering </w:t>
      </w:r>
      <w:r w:rsidR="00CB05DB" w:rsidRPr="0043160A">
        <w:rPr>
          <w:color w:val="000000"/>
          <w:rPrChange w:id="489" w:author="Saurav Kumar" w:date="2023-10-12T12:01:00Z">
            <w:rPr/>
          </w:rPrChange>
        </w:rPr>
        <w:t xml:space="preserve">of </w:t>
      </w:r>
      <w:r w:rsidR="00C74984" w:rsidRPr="0043160A">
        <w:rPr>
          <w:color w:val="000000"/>
          <w:rPrChange w:id="490" w:author="Saurav Kumar" w:date="2023-10-12T12:01:00Z">
            <w:rPr/>
          </w:rPrChange>
        </w:rPr>
        <w:t xml:space="preserve">the </w:t>
      </w:r>
      <w:r w:rsidR="00BE649D" w:rsidRPr="0043160A">
        <w:rPr>
          <w:color w:val="000000"/>
          <w:rPrChange w:id="491" w:author="Saurav Kumar" w:date="2023-10-12T12:01:00Z">
            <w:rPr/>
          </w:rPrChange>
        </w:rPr>
        <w:t>network using</w:t>
      </w:r>
      <w:r w:rsidR="00C74984" w:rsidRPr="0043160A">
        <w:rPr>
          <w:color w:val="000000"/>
          <w:rPrChange w:id="492" w:author="Saurav Kumar" w:date="2023-10-12T12:01:00Z">
            <w:rPr/>
          </w:rPrChange>
        </w:rPr>
        <w:t xml:space="preserve"> query.</w:t>
      </w:r>
      <w:r w:rsidR="00333910" w:rsidRPr="0043160A">
        <w:rPr>
          <w:color w:val="000000"/>
          <w:rPrChange w:id="493" w:author="Saurav Kumar" w:date="2023-10-12T12:01:00Z">
            <w:rPr/>
          </w:rPrChange>
        </w:rPr>
        <w:t xml:space="preserve"> </w:t>
      </w:r>
      <w:r w:rsidR="00BE649D" w:rsidRPr="0043160A">
        <w:rPr>
          <w:color w:val="000000"/>
          <w:rPrChange w:id="494" w:author="Saurav Kumar" w:date="2023-10-12T12:01:00Z">
            <w:rPr/>
          </w:rPrChange>
        </w:rPr>
        <w:t xml:space="preserve">In </w:t>
      </w:r>
      <w:r w:rsidR="009F1351" w:rsidRPr="0043160A">
        <w:rPr>
          <w:color w:val="000000"/>
          <w:rPrChange w:id="495" w:author="Saurav Kumar" w:date="2023-10-12T12:01:00Z">
            <w:rPr/>
          </w:rPrChange>
        </w:rPr>
        <w:t>the subsequent methods section, we will delve deep into these 3 steps.</w:t>
      </w:r>
    </w:p>
    <w:p w14:paraId="6EFF257D" w14:textId="10E932FF" w:rsidR="00437C22" w:rsidRPr="0043160A" w:rsidRDefault="00422E7A" w:rsidP="00AA46E2">
      <w:pPr>
        <w:pStyle w:val="Heading4"/>
        <w:rPr>
          <w:b w:val="0"/>
          <w:color w:val="000000"/>
          <w:rPrChange w:id="496" w:author="Saurav Kumar" w:date="2023-10-12T12:01:00Z">
            <w:rPr/>
          </w:rPrChange>
        </w:rPr>
      </w:pPr>
      <w:r w:rsidRPr="0043160A">
        <w:rPr>
          <w:b w:val="0"/>
          <w:color w:val="000000"/>
          <w:rPrChange w:id="497" w:author="Saurav Kumar" w:date="2023-10-12T12:01:00Z">
            <w:rPr/>
          </w:rPrChange>
        </w:rPr>
        <w:lastRenderedPageBreak/>
        <w:t xml:space="preserve">XML to </w:t>
      </w:r>
      <w:r w:rsidR="006672C3" w:rsidRPr="0043160A">
        <w:rPr>
          <w:b w:val="0"/>
          <w:color w:val="000000"/>
          <w:rPrChange w:id="498" w:author="Saurav Kumar" w:date="2023-10-12T12:01:00Z">
            <w:rPr/>
          </w:rPrChange>
        </w:rPr>
        <w:t xml:space="preserve">native graph database </w:t>
      </w:r>
      <w:r w:rsidRPr="0043160A">
        <w:rPr>
          <w:b w:val="0"/>
          <w:color w:val="000000"/>
          <w:rPrChange w:id="499" w:author="Saurav Kumar" w:date="2023-10-12T12:01:00Z">
            <w:rPr/>
          </w:rPrChange>
        </w:rPr>
        <w:t>conversion</w:t>
      </w:r>
    </w:p>
    <w:p w14:paraId="4EC09572" w14:textId="315A2DBC" w:rsidR="00C34DE8" w:rsidRPr="0043160A" w:rsidRDefault="004B7009" w:rsidP="002501D0">
      <w:pPr>
        <w:jc w:val="both"/>
        <w:rPr>
          <w:color w:val="000000"/>
          <w:rPrChange w:id="500" w:author="Saurav Kumar" w:date="2023-10-12T12:01:00Z">
            <w:rPr/>
          </w:rPrChange>
        </w:rPr>
      </w:pPr>
      <w:r w:rsidRPr="0043160A">
        <w:rPr>
          <w:color w:val="000000"/>
          <w:rPrChange w:id="501" w:author="Saurav Kumar" w:date="2023-10-12T12:01:00Z">
            <w:rPr/>
          </w:rPrChange>
        </w:rPr>
        <w:t>XML version of</w:t>
      </w:r>
      <w:r w:rsidR="003A1897" w:rsidRPr="0043160A">
        <w:rPr>
          <w:color w:val="000000"/>
          <w:rPrChange w:id="502" w:author="Saurav Kumar" w:date="2023-10-12T12:01:00Z">
            <w:rPr/>
          </w:rPrChange>
        </w:rPr>
        <w:t xml:space="preserve"> </w:t>
      </w:r>
      <w:r w:rsidRPr="0043160A">
        <w:rPr>
          <w:color w:val="000000"/>
          <w:rPrChange w:id="503" w:author="Saurav Kumar" w:date="2023-10-12T12:01:00Z">
            <w:rPr/>
          </w:rPrChange>
        </w:rPr>
        <w:t>the latest AOP data</w:t>
      </w:r>
      <w:r w:rsidR="002501D0" w:rsidRPr="0043160A">
        <w:rPr>
          <w:color w:val="000000"/>
          <w:rPrChange w:id="504" w:author="Saurav Kumar" w:date="2023-10-12T12:01:00Z">
            <w:rPr/>
          </w:rPrChange>
        </w:rPr>
        <w:t xml:space="preserve"> released on April</w:t>
      </w:r>
      <w:r w:rsidR="004117EC" w:rsidRPr="0043160A">
        <w:rPr>
          <w:color w:val="000000"/>
          <w:rPrChange w:id="505" w:author="Saurav Kumar" w:date="2023-10-12T12:01:00Z">
            <w:rPr/>
          </w:rPrChange>
        </w:rPr>
        <w:t>,</w:t>
      </w:r>
      <w:r w:rsidR="002501D0" w:rsidRPr="0043160A">
        <w:rPr>
          <w:color w:val="000000"/>
          <w:rPrChange w:id="506" w:author="Saurav Kumar" w:date="2023-10-12T12:01:00Z">
            <w:rPr/>
          </w:rPrChange>
        </w:rPr>
        <w:t>2023</w:t>
      </w:r>
      <w:r w:rsidR="00422E7A" w:rsidRPr="0043160A">
        <w:rPr>
          <w:color w:val="000000"/>
          <w:rPrChange w:id="507" w:author="Saurav Kumar" w:date="2023-10-12T12:01:00Z">
            <w:rPr/>
          </w:rPrChange>
        </w:rPr>
        <w:t xml:space="preserve"> </w:t>
      </w:r>
      <w:r w:rsidRPr="0043160A">
        <w:rPr>
          <w:color w:val="000000"/>
          <w:rPrChange w:id="508" w:author="Saurav Kumar" w:date="2023-10-12T12:01:00Z">
            <w:rPr/>
          </w:rPrChange>
        </w:rPr>
        <w:t xml:space="preserve">had been downloaded from </w:t>
      </w:r>
      <w:r w:rsidR="0043160A" w:rsidRPr="0043160A">
        <w:rPr>
          <w:color w:val="000000"/>
          <w:rPrChange w:id="509" w:author="Saurav Kumar" w:date="2023-10-12T12:01:00Z">
            <w:rPr/>
          </w:rPrChange>
        </w:rPr>
        <w:fldChar w:fldCharType="begin"/>
      </w:r>
      <w:r w:rsidR="0043160A" w:rsidRPr="0043160A">
        <w:rPr>
          <w:color w:val="000000"/>
          <w:rPrChange w:id="510" w:author="Saurav Kumar" w:date="2023-10-12T12:01:00Z">
            <w:rPr/>
          </w:rPrChange>
        </w:rPr>
        <w:instrText xml:space="preserve"> HYPERLINK "https://aopwiki.org/donwloads" \h </w:instrText>
      </w:r>
      <w:r w:rsidR="0043160A" w:rsidRPr="0043160A">
        <w:rPr>
          <w:color w:val="000000"/>
          <w:rPrChange w:id="511" w:author="Saurav Kumar" w:date="2023-10-12T12:01:00Z">
            <w:rPr>
              <w:rStyle w:val="Hyperlink"/>
            </w:rPr>
          </w:rPrChange>
        </w:rPr>
        <w:fldChar w:fldCharType="separate"/>
      </w:r>
      <w:r w:rsidR="651FF2CA" w:rsidRPr="0043160A">
        <w:rPr>
          <w:rStyle w:val="Hyperlink"/>
          <w:color w:val="000000"/>
          <w:u w:val="none"/>
          <w:rPrChange w:id="512" w:author="Saurav Kumar" w:date="2023-10-12T12:01:00Z">
            <w:rPr>
              <w:rStyle w:val="Hyperlink"/>
            </w:rPr>
          </w:rPrChange>
        </w:rPr>
        <w:t>https://aopwiki.org/donwloads</w:t>
      </w:r>
      <w:r w:rsidR="0043160A" w:rsidRPr="0043160A">
        <w:rPr>
          <w:rStyle w:val="Hyperlink"/>
          <w:color w:val="000000"/>
          <w:u w:val="none"/>
          <w:rPrChange w:id="513" w:author="Saurav Kumar" w:date="2023-10-12T12:01:00Z">
            <w:rPr>
              <w:rStyle w:val="Hyperlink"/>
            </w:rPr>
          </w:rPrChange>
        </w:rPr>
        <w:fldChar w:fldCharType="end"/>
      </w:r>
      <w:r w:rsidR="00422E7A" w:rsidRPr="0043160A">
        <w:rPr>
          <w:color w:val="000000"/>
          <w:rPrChange w:id="514" w:author="Saurav Kumar" w:date="2023-10-12T12:01:00Z">
            <w:rPr/>
          </w:rPrChange>
        </w:rPr>
        <w:t xml:space="preserve">. </w:t>
      </w:r>
      <w:r w:rsidRPr="0043160A">
        <w:rPr>
          <w:color w:val="000000"/>
          <w:rPrChange w:id="515" w:author="Saurav Kumar" w:date="2023-10-12T12:01:00Z">
            <w:rPr/>
          </w:rPrChange>
        </w:rPr>
        <w:t xml:space="preserve">AOP data </w:t>
      </w:r>
      <w:r w:rsidR="00151206" w:rsidRPr="0043160A">
        <w:rPr>
          <w:color w:val="000000"/>
          <w:rPrChange w:id="516" w:author="Saurav Kumar" w:date="2023-10-12T12:01:00Z">
            <w:rPr/>
          </w:rPrChange>
        </w:rPr>
        <w:t>gets</w:t>
      </w:r>
      <w:r w:rsidRPr="0043160A">
        <w:rPr>
          <w:color w:val="000000"/>
          <w:rPrChange w:id="517" w:author="Saurav Kumar" w:date="2023-10-12T12:01:00Z">
            <w:rPr/>
          </w:rPrChange>
        </w:rPr>
        <w:t xml:space="preserve"> updated quarterly in a year. XML file is then parsed into a </w:t>
      </w:r>
      <w:r w:rsidR="003A1897" w:rsidRPr="0043160A">
        <w:rPr>
          <w:color w:val="000000"/>
          <w:rPrChange w:id="518" w:author="Saurav Kumar" w:date="2023-10-12T12:01:00Z">
            <w:rPr/>
          </w:rPrChange>
        </w:rPr>
        <w:t>Python</w:t>
      </w:r>
      <w:r w:rsidRPr="0043160A">
        <w:rPr>
          <w:color w:val="000000"/>
          <w:rPrChange w:id="519" w:author="Saurav Kumar" w:date="2023-10-12T12:01:00Z">
            <w:rPr/>
          </w:rPrChange>
        </w:rPr>
        <w:t xml:space="preserve"> dictionary object using the xmltodict library</w:t>
      </w:r>
      <w:r w:rsidR="00DC1119" w:rsidRPr="0043160A">
        <w:rPr>
          <w:color w:val="000000"/>
          <w:rPrChange w:id="520" w:author="Saurav Kumar" w:date="2023-10-12T12:01:00Z">
            <w:rPr/>
          </w:rPrChange>
        </w:rPr>
        <w:t xml:space="preserve"> </w:t>
      </w:r>
      <w:sdt>
        <w:sdtPr>
          <w:rPr>
            <w:color w:val="000000"/>
          </w:rPr>
          <w:tag w:val="MENDELEY_CITATION_v3_eyJjaXRhdGlvbklEIjoiTUVOREVMRVlfQ0lUQVRJT05fZWNmNzhjZGQtZDA5Zi00ZTU2LTkyMmMtYWRkZTY0NWQ3YjFlIiwicHJvcGVydGllcyI6eyJub3RlSW5kZXgiOjB9LCJpc0VkaXRlZCI6ZmFsc2UsIm1hbnVhbE92ZXJyaWRlIjp7ImlzTWFudWFsbHlPdmVycmlkZGVuIjp0cnVlLCJjaXRlcHJvY1RleHQiOiIoPGk+WE1MMkRpY3QgwrcgUHlQSTwvaT4sIG4uZC4pIiwibWFudWFsT3ZlcnJpZGVUZXh0Ijoi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In0sImNpdGF0aW9uSXRlbXMiOlt7ImlkIjoiMTNkZWU4MzAtNmU4OS0zMWE0LTk4N2QtNTBlODAwNTM3ZDA0IiwiaXRlbURhdGEiOnsidHlwZSI6IndlYnBhZ2UiLCJpZCI6IjEzZGVlODMwLTZlODktMzFhNC05ODdkLTUwZTgwMDUzN2QwNCIsInRpdGxlIjoiWE1MMkRpY3QgwrcgUHlQSSIsImFjY2Vzc2VkIjp7ImRhdGUtcGFydHMiOltbMjAyMywxMCwyXV19LCJVUkwiOiJodHRwczovL3B5cGkub3JnL3Byb2plY3QvWE1MMkRpY3QvIiwiY29udGFpbmVyLXRpdGxlLXNob3J0IjoiIn0sImlzVGVtcG9yYXJ5IjpmYWxzZX1dfQ=="/>
          <w:id w:val="342979995"/>
          <w:placeholder>
            <w:docPart w:val="DefaultPlaceholder_-1854013440"/>
          </w:placeholder>
        </w:sdtPr>
        <w:sdtContent>
          <w:ins w:id="521" w:author="Saurav Kumar" w:date="2023-10-12T15:23:00Z">
            <w:r w:rsidR="00C848A8" w:rsidRPr="00C848A8">
              <w:rPr>
                <w:rFonts w:eastAsia="Times New Roman"/>
                <w:color w:val="000000"/>
              </w:rPr>
              <w:t xml:space="preserve">(XML2Dict · </w:t>
            </w:r>
            <w:proofErr w:type="spellStart"/>
            <w:r w:rsidR="00C848A8" w:rsidRPr="00C848A8">
              <w:rPr>
                <w:rFonts w:eastAsia="Times New Roman"/>
                <w:color w:val="000000"/>
              </w:rPr>
              <w:t>PyPI</w:t>
            </w:r>
            <w:proofErr w:type="spellEnd"/>
            <w:r w:rsidR="00C848A8" w:rsidRPr="00C848A8">
              <w:rPr>
                <w:rFonts w:eastAsia="Times New Roman"/>
                <w:color w:val="000000"/>
              </w:rPr>
              <w:t xml:space="preserve">, n.d.)(XML2Dict · </w:t>
            </w:r>
            <w:proofErr w:type="spellStart"/>
            <w:r w:rsidR="00C848A8" w:rsidRPr="00C848A8">
              <w:rPr>
                <w:rFonts w:eastAsia="Times New Roman"/>
                <w:color w:val="000000"/>
              </w:rPr>
              <w:t>PyPI</w:t>
            </w:r>
            <w:proofErr w:type="spellEnd"/>
            <w:r w:rsidR="00C848A8" w:rsidRPr="00C848A8">
              <w:rPr>
                <w:rFonts w:eastAsia="Times New Roman"/>
                <w:color w:val="000000"/>
              </w:rPr>
              <w:t xml:space="preserve">, n.d.)(XML2Dict · </w:t>
            </w:r>
            <w:proofErr w:type="spellStart"/>
            <w:r w:rsidR="00C848A8" w:rsidRPr="00C848A8">
              <w:rPr>
                <w:rFonts w:eastAsia="Times New Roman"/>
                <w:color w:val="000000"/>
              </w:rPr>
              <w:t>PyPI</w:t>
            </w:r>
            <w:proofErr w:type="spellEnd"/>
            <w:r w:rsidR="00C848A8" w:rsidRPr="00C848A8">
              <w:rPr>
                <w:rFonts w:eastAsia="Times New Roman"/>
                <w:color w:val="000000"/>
              </w:rPr>
              <w:t xml:space="preserve">, n.d.)(XML2Dict · </w:t>
            </w:r>
            <w:proofErr w:type="spellStart"/>
            <w:r w:rsidR="00C848A8" w:rsidRPr="00C848A8">
              <w:rPr>
                <w:rFonts w:eastAsia="Times New Roman"/>
                <w:color w:val="000000"/>
              </w:rPr>
              <w:t>PyPI</w:t>
            </w:r>
            <w:proofErr w:type="spellEnd"/>
            <w:r w:rsidR="00C848A8" w:rsidRPr="00C848A8">
              <w:rPr>
                <w:rFonts w:eastAsia="Times New Roman"/>
                <w:color w:val="000000"/>
              </w:rPr>
              <w:t xml:space="preserve">, n.d.)(XML2Dict · </w:t>
            </w:r>
            <w:proofErr w:type="spellStart"/>
            <w:r w:rsidR="00C848A8" w:rsidRPr="00C848A8">
              <w:rPr>
                <w:rFonts w:eastAsia="Times New Roman"/>
                <w:color w:val="000000"/>
              </w:rPr>
              <w:t>PyPI</w:t>
            </w:r>
            <w:proofErr w:type="spellEnd"/>
            <w:r w:rsidR="00C848A8" w:rsidRPr="00C848A8">
              <w:rPr>
                <w:rFonts w:eastAsia="Times New Roman"/>
                <w:color w:val="000000"/>
              </w:rPr>
              <w:t xml:space="preserve">, n.d.)(XML2Dict · </w:t>
            </w:r>
            <w:proofErr w:type="spellStart"/>
            <w:r w:rsidR="00C848A8" w:rsidRPr="00C848A8">
              <w:rPr>
                <w:rFonts w:eastAsia="Times New Roman"/>
                <w:color w:val="000000"/>
              </w:rPr>
              <w:t>PyPI</w:t>
            </w:r>
            <w:proofErr w:type="spellEnd"/>
            <w:r w:rsidR="00C848A8" w:rsidRPr="00C848A8">
              <w:rPr>
                <w:rFonts w:eastAsia="Times New Roman"/>
                <w:color w:val="000000"/>
              </w:rPr>
              <w:t xml:space="preserve">, n.d.)(XML2Dict · </w:t>
            </w:r>
            <w:proofErr w:type="spellStart"/>
            <w:r w:rsidR="00C848A8" w:rsidRPr="00C848A8">
              <w:rPr>
                <w:rFonts w:eastAsia="Times New Roman"/>
                <w:color w:val="000000"/>
              </w:rPr>
              <w:t>PyPI</w:t>
            </w:r>
            <w:proofErr w:type="spellEnd"/>
            <w:r w:rsidR="00C848A8" w:rsidRPr="00C848A8">
              <w:rPr>
                <w:rFonts w:eastAsia="Times New Roman"/>
                <w:color w:val="000000"/>
              </w:rPr>
              <w:t xml:space="preserve">, n.d.)(XML2Dict · </w:t>
            </w:r>
            <w:proofErr w:type="spellStart"/>
            <w:r w:rsidR="00C848A8" w:rsidRPr="00C848A8">
              <w:rPr>
                <w:rFonts w:eastAsia="Times New Roman"/>
                <w:color w:val="000000"/>
              </w:rPr>
              <w:t>PyPI</w:t>
            </w:r>
            <w:proofErr w:type="spellEnd"/>
            <w:r w:rsidR="00C848A8" w:rsidRPr="00C848A8">
              <w:rPr>
                <w:rFonts w:eastAsia="Times New Roman"/>
                <w:color w:val="000000"/>
              </w:rPr>
              <w:t xml:space="preserve">, n.d.)(XML2Dict · </w:t>
            </w:r>
            <w:proofErr w:type="spellStart"/>
            <w:r w:rsidR="00C848A8" w:rsidRPr="00C848A8">
              <w:rPr>
                <w:rFonts w:eastAsia="Times New Roman"/>
                <w:color w:val="000000"/>
              </w:rPr>
              <w:t>PyPI</w:t>
            </w:r>
            <w:proofErr w:type="spellEnd"/>
            <w:r w:rsidR="00C848A8" w:rsidRPr="00C848A8">
              <w:rPr>
                <w:rFonts w:eastAsia="Times New Roman"/>
                <w:color w:val="000000"/>
              </w:rPr>
              <w:t xml:space="preserve">, n.d.)(XML2Dict · </w:t>
            </w:r>
            <w:proofErr w:type="spellStart"/>
            <w:r w:rsidR="00C848A8" w:rsidRPr="00C848A8">
              <w:rPr>
                <w:rFonts w:eastAsia="Times New Roman"/>
                <w:color w:val="000000"/>
              </w:rPr>
              <w:t>PyPI</w:t>
            </w:r>
            <w:proofErr w:type="spellEnd"/>
            <w:r w:rsidR="00C848A8" w:rsidRPr="00C848A8">
              <w:rPr>
                <w:rFonts w:eastAsia="Times New Roman"/>
                <w:color w:val="000000"/>
              </w:rPr>
              <w:t xml:space="preserve">, n.d.)(XML2Dict · </w:t>
            </w:r>
            <w:proofErr w:type="spellStart"/>
            <w:r w:rsidR="00C848A8" w:rsidRPr="00C848A8">
              <w:rPr>
                <w:rFonts w:eastAsia="Times New Roman"/>
                <w:color w:val="000000"/>
              </w:rPr>
              <w:t>PyPI</w:t>
            </w:r>
            <w:proofErr w:type="spellEnd"/>
            <w:r w:rsidR="00C848A8" w:rsidRPr="00C848A8">
              <w:rPr>
                <w:rFonts w:eastAsia="Times New Roman"/>
                <w:color w:val="000000"/>
              </w:rPr>
              <w:t xml:space="preserve">, n.d.)(XML2Dict · </w:t>
            </w:r>
            <w:proofErr w:type="spellStart"/>
            <w:r w:rsidR="00C848A8" w:rsidRPr="00C848A8">
              <w:rPr>
                <w:rFonts w:eastAsia="Times New Roman"/>
                <w:color w:val="000000"/>
              </w:rPr>
              <w:t>PyPI</w:t>
            </w:r>
            <w:proofErr w:type="spellEnd"/>
            <w:r w:rsidR="00C848A8" w:rsidRPr="00C848A8">
              <w:rPr>
                <w:rFonts w:eastAsia="Times New Roman"/>
                <w:color w:val="000000"/>
              </w:rPr>
              <w:t xml:space="preserve">, n.d.)(XML2Dict · </w:t>
            </w:r>
            <w:proofErr w:type="spellStart"/>
            <w:r w:rsidR="00C848A8" w:rsidRPr="00C848A8">
              <w:rPr>
                <w:rFonts w:eastAsia="Times New Roman"/>
                <w:color w:val="000000"/>
              </w:rPr>
              <w:t>PyPI</w:t>
            </w:r>
            <w:proofErr w:type="spellEnd"/>
            <w:r w:rsidR="00C848A8" w:rsidRPr="00C848A8">
              <w:rPr>
                <w:rFonts w:eastAsia="Times New Roman"/>
                <w:color w:val="000000"/>
              </w:rPr>
              <w:t xml:space="preserve">, n.d.)(XML2Dict · </w:t>
            </w:r>
            <w:proofErr w:type="spellStart"/>
            <w:r w:rsidR="00C848A8" w:rsidRPr="00C848A8">
              <w:rPr>
                <w:rFonts w:eastAsia="Times New Roman"/>
                <w:color w:val="000000"/>
              </w:rPr>
              <w:t>PyPI</w:t>
            </w:r>
            <w:proofErr w:type="spellEnd"/>
            <w:r w:rsidR="00C848A8" w:rsidRPr="00C848A8">
              <w:rPr>
                <w:rFonts w:eastAsia="Times New Roman"/>
                <w:color w:val="000000"/>
              </w:rPr>
              <w:t xml:space="preserve">, n.d.)(XML2Dict · </w:t>
            </w:r>
            <w:proofErr w:type="spellStart"/>
            <w:r w:rsidR="00C848A8" w:rsidRPr="00C848A8">
              <w:rPr>
                <w:rFonts w:eastAsia="Times New Roman"/>
                <w:color w:val="000000"/>
              </w:rPr>
              <w:t>PyPI</w:t>
            </w:r>
            <w:proofErr w:type="spellEnd"/>
            <w:r w:rsidR="00C848A8" w:rsidRPr="00C848A8">
              <w:rPr>
                <w:rFonts w:eastAsia="Times New Roman"/>
                <w:color w:val="000000"/>
              </w:rPr>
              <w:t xml:space="preserve">, n.d.)(XML2Dict · </w:t>
            </w:r>
            <w:proofErr w:type="spellStart"/>
            <w:r w:rsidR="00C848A8" w:rsidRPr="00C848A8">
              <w:rPr>
                <w:rFonts w:eastAsia="Times New Roman"/>
                <w:color w:val="000000"/>
              </w:rPr>
              <w:t>PyPI</w:t>
            </w:r>
            <w:proofErr w:type="spellEnd"/>
            <w:r w:rsidR="00C848A8" w:rsidRPr="00C848A8">
              <w:rPr>
                <w:rFonts w:eastAsia="Times New Roman"/>
                <w:color w:val="000000"/>
              </w:rPr>
              <w:t xml:space="preserve">, n.d.)(XML2Dict · </w:t>
            </w:r>
            <w:proofErr w:type="spellStart"/>
            <w:r w:rsidR="00C848A8" w:rsidRPr="00C848A8">
              <w:rPr>
                <w:rFonts w:eastAsia="Times New Roman"/>
                <w:color w:val="000000"/>
              </w:rPr>
              <w:t>PyPI</w:t>
            </w:r>
            <w:proofErr w:type="spellEnd"/>
            <w:r w:rsidR="00C848A8" w:rsidRPr="00C848A8">
              <w:rPr>
                <w:rFonts w:eastAsia="Times New Roman"/>
                <w:color w:val="000000"/>
              </w:rPr>
              <w:t xml:space="preserve">, n.d.)(XML2Dict · </w:t>
            </w:r>
            <w:proofErr w:type="spellStart"/>
            <w:r w:rsidR="00C848A8" w:rsidRPr="00C848A8">
              <w:rPr>
                <w:rFonts w:eastAsia="Times New Roman"/>
                <w:color w:val="000000"/>
              </w:rPr>
              <w:t>PyPI</w:t>
            </w:r>
            <w:proofErr w:type="spellEnd"/>
            <w:r w:rsidR="00C848A8" w:rsidRPr="00C848A8">
              <w:rPr>
                <w:rFonts w:eastAsia="Times New Roman"/>
                <w:color w:val="000000"/>
              </w:rPr>
              <w:t xml:space="preserve">, n.d.)(XML2Dict · </w:t>
            </w:r>
            <w:proofErr w:type="spellStart"/>
            <w:r w:rsidR="00C848A8" w:rsidRPr="00C848A8">
              <w:rPr>
                <w:rFonts w:eastAsia="Times New Roman"/>
                <w:color w:val="000000"/>
              </w:rPr>
              <w:t>PyPI</w:t>
            </w:r>
            <w:proofErr w:type="spellEnd"/>
            <w:r w:rsidR="00C848A8" w:rsidRPr="00C848A8">
              <w:rPr>
                <w:rFonts w:eastAsia="Times New Roman"/>
                <w:color w:val="000000"/>
              </w:rPr>
              <w:t>, n.d.)</w:t>
            </w:r>
          </w:ins>
          <w:del w:id="522" w:author="Saurav Kumar" w:date="2023-10-12T12:13:00Z">
            <w:r w:rsidR="00E6656A" w:rsidRPr="00C848A8" w:rsidDel="00EE0D56">
              <w:rPr>
                <w:rFonts w:eastAsia="Times New Roman"/>
                <w:color w:val="000000"/>
                <w:rPrChange w:id="523" w:author="Saurav Kumar" w:date="2023-10-12T15:23:00Z">
                  <w:rPr>
                    <w:rFonts w:eastAsia="Times New Roman"/>
                  </w:rPr>
                </w:rPrChange>
              </w:rPr>
              <w:delText>(</w:delText>
            </w:r>
            <w:r w:rsidR="00E6656A" w:rsidRPr="00C848A8" w:rsidDel="00EE0D56">
              <w:rPr>
                <w:rFonts w:eastAsia="Times New Roman"/>
                <w:iCs/>
                <w:color w:val="000000"/>
                <w:rPrChange w:id="524" w:author="Saurav Kumar" w:date="2023-10-12T15:23:00Z">
                  <w:rPr>
                    <w:rFonts w:eastAsia="Times New Roman"/>
                    <w:i/>
                    <w:iCs/>
                  </w:rPr>
                </w:rPrChange>
              </w:rPr>
              <w:delText>XML2Dict · PyPI</w:delText>
            </w:r>
            <w:r w:rsidR="00E6656A" w:rsidRPr="00C848A8" w:rsidDel="00EE0D56">
              <w:rPr>
                <w:rFonts w:eastAsia="Times New Roman"/>
                <w:color w:val="000000"/>
                <w:rPrChange w:id="525" w:author="Saurav Kumar" w:date="2023-10-12T15:23:00Z">
                  <w:rPr>
                    <w:rFonts w:eastAsia="Times New Roman"/>
                  </w:rPr>
                </w:rPrChange>
              </w:rPr>
              <w:delText>, n.d.)</w:delText>
            </w:r>
          </w:del>
        </w:sdtContent>
      </w:sdt>
      <w:r w:rsidRPr="0043160A">
        <w:rPr>
          <w:color w:val="000000"/>
          <w:rPrChange w:id="526" w:author="Saurav Kumar" w:date="2023-10-12T12:01:00Z">
            <w:rPr/>
          </w:rPrChange>
        </w:rPr>
        <w:t>.</w:t>
      </w:r>
      <w:r w:rsidR="005A7CBF" w:rsidRPr="0043160A">
        <w:rPr>
          <w:color w:val="000000"/>
          <w:rPrChange w:id="527" w:author="Saurav Kumar" w:date="2023-10-12T12:01:00Z">
            <w:rPr/>
          </w:rPrChange>
        </w:rPr>
        <w:t xml:space="preserve"> The converted dictionary object consists of elements, such as AOP, key-event, key-event-relationship, chemical, stressor, and taxonomy which are the building </w:t>
      </w:r>
      <w:r w:rsidR="00151206" w:rsidRPr="0043160A">
        <w:rPr>
          <w:color w:val="000000"/>
          <w:rPrChange w:id="528" w:author="Saurav Kumar" w:date="2023-10-12T12:01:00Z">
            <w:rPr/>
          </w:rPrChange>
        </w:rPr>
        <w:t>blocks</w:t>
      </w:r>
      <w:r w:rsidR="005A7CBF" w:rsidRPr="0043160A">
        <w:rPr>
          <w:color w:val="000000"/>
          <w:rPrChange w:id="529" w:author="Saurav Kumar" w:date="2023-10-12T12:01:00Z">
            <w:rPr/>
          </w:rPrChange>
        </w:rPr>
        <w:t xml:space="preserve"> of the whole AOP network</w:t>
      </w:r>
      <w:r w:rsidR="008D6E35" w:rsidRPr="0043160A">
        <w:rPr>
          <w:color w:val="000000"/>
          <w:rPrChange w:id="530" w:author="Saurav Kumar" w:date="2023-10-12T12:01:00Z">
            <w:rPr/>
          </w:rPrChange>
        </w:rPr>
        <w:t xml:space="preserve"> </w:t>
      </w:r>
      <w:r w:rsidR="0019104D" w:rsidRPr="0043160A">
        <w:rPr>
          <w:color w:val="000000"/>
          <w:rPrChange w:id="531" w:author="Saurav Kumar" w:date="2023-10-12T12:01:00Z">
            <w:rPr/>
          </w:rPrChange>
        </w:rPr>
        <w:t>(Fig 2)</w:t>
      </w:r>
      <w:r w:rsidR="005A7CBF" w:rsidRPr="0043160A">
        <w:rPr>
          <w:color w:val="000000"/>
          <w:rPrChange w:id="532" w:author="Saurav Kumar" w:date="2023-10-12T12:01:00Z">
            <w:rPr/>
          </w:rPrChange>
        </w:rPr>
        <w:t xml:space="preserve">.  These data elements hold unique IDs, which helps in referencing and </w:t>
      </w:r>
      <w:r w:rsidR="00F21AF7" w:rsidRPr="0043160A">
        <w:rPr>
          <w:color w:val="000000"/>
          <w:rPrChange w:id="533" w:author="Saurav Kumar" w:date="2023-10-12T12:01:00Z">
            <w:rPr/>
          </w:rPrChange>
        </w:rPr>
        <w:t xml:space="preserve">restructuring the block to develop </w:t>
      </w:r>
      <w:r w:rsidR="005A7CBF" w:rsidRPr="0043160A">
        <w:rPr>
          <w:color w:val="000000"/>
          <w:rPrChange w:id="534" w:author="Saurav Kumar" w:date="2023-10-12T12:01:00Z">
            <w:rPr/>
          </w:rPrChange>
        </w:rPr>
        <w:t>the whole AOP from scratch.</w:t>
      </w:r>
      <w:r w:rsidR="00422E7A" w:rsidRPr="0043160A">
        <w:rPr>
          <w:color w:val="000000"/>
          <w:rPrChange w:id="535" w:author="Saurav Kumar" w:date="2023-10-12T12:01:00Z">
            <w:rPr/>
          </w:rPrChange>
        </w:rPr>
        <w:t xml:space="preserve"> </w:t>
      </w:r>
      <w:r w:rsidR="005B31C8" w:rsidRPr="0043160A">
        <w:rPr>
          <w:color w:val="000000"/>
          <w:rPrChange w:id="536" w:author="Saurav Kumar" w:date="2023-10-12T12:01:00Z">
            <w:rPr/>
          </w:rPrChange>
        </w:rPr>
        <w:t xml:space="preserve">For building a </w:t>
      </w:r>
      <w:r w:rsidR="00151206" w:rsidRPr="0043160A">
        <w:rPr>
          <w:color w:val="000000"/>
          <w:rPrChange w:id="537" w:author="Saurav Kumar" w:date="2023-10-12T12:01:00Z">
            <w:rPr/>
          </w:rPrChange>
        </w:rPr>
        <w:t>query-able</w:t>
      </w:r>
      <w:r w:rsidR="005B31C8" w:rsidRPr="0043160A">
        <w:rPr>
          <w:color w:val="000000"/>
          <w:rPrChange w:id="538" w:author="Saurav Kumar" w:date="2023-10-12T12:01:00Z">
            <w:rPr/>
          </w:rPrChange>
        </w:rPr>
        <w:t xml:space="preserve"> graph database, the Neo4j platform </w:t>
      </w:r>
      <w:r w:rsidR="00151206" w:rsidRPr="0043160A">
        <w:rPr>
          <w:color w:val="000000"/>
          <w:rPrChange w:id="539" w:author="Saurav Kumar" w:date="2023-10-12T12:01:00Z">
            <w:rPr/>
          </w:rPrChange>
        </w:rPr>
        <w:t>was</w:t>
      </w:r>
      <w:r w:rsidR="005B31C8" w:rsidRPr="0043160A">
        <w:rPr>
          <w:color w:val="000000"/>
          <w:rPrChange w:id="540" w:author="Saurav Kumar" w:date="2023-10-12T12:01:00Z">
            <w:rPr/>
          </w:rPrChange>
        </w:rPr>
        <w:t xml:space="preserve"> used</w:t>
      </w:r>
      <w:r w:rsidR="00E5416A" w:rsidRPr="0043160A">
        <w:rPr>
          <w:color w:val="000000"/>
          <w:rPrChange w:id="541" w:author="Saurav Kumar" w:date="2023-10-12T12:01:00Z">
            <w:rPr/>
          </w:rPrChange>
        </w:rPr>
        <w:t xml:space="preserve"> </w:t>
      </w:r>
      <w:sdt>
        <w:sdtPr>
          <w:rPr>
            <w:color w:val="000000"/>
          </w:rPr>
          <w:tag w:val="MENDELEY_CITATION_v3_eyJjaXRhdGlvbklEIjoiTUVOREVMRVlfQ0lUQVRJT05fMGNlYzUwMGUtZTY0Ni00ZTQzLWJiNGUtYjcxZTI1NzZkYThmIiwicHJvcGVydGllcyI6eyJub3RlSW5kZXgiOjB9LCJpc0VkaXRlZCI6ZmFsc2UsIm1hbnVhbE92ZXJyaWRlIjp7ImlzTWFudWFsbHlPdmVycmlkZGVuIjp0cnVlLCJjaXRlcHJvY1RleHQiOiIoPGk+TmVvNGogR3JhcGggRGF0YWJhc2UgJiMzODsgQW5hbHl0aWNzIHwgR3JhcGggRGF0YWJhc2UgTWFuYWdlbWVudCBTeXN0ZW08L2k+LCBuLmQuKSIsIm1hbnVhbE92ZXJyaWRlVGV4dCI6Ii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J9LCJjaXRhdGlvbkl0ZW1zIjpbeyJpZCI6IjJkMTMxM2U3LWNkODQtMzBlOS04NTY1LTlkYWJlNGQ3OTNlMCIsIml0ZW1EYXRhIjp7InR5cGUiOiJ3ZWJwYWdlIiwiaWQiOiIyZDEzMTNlNy1jZDg0LTMwZTktODU2NS05ZGFiZTRkNzkzZTAiLCJ0aXRsZSI6Ik5lbzRqIEdyYXBoIERhdGFiYXNlICYgQW5hbHl0aWNzIHwgR3JhcGggRGF0YWJhc2UgTWFuYWdlbWVudCBTeXN0ZW0iLCJhY2Nlc3NlZCI6eyJkYXRlLXBhcnRzIjpbWzIwMjMsMTAsMl1dfSwiVVJMIjoiaHR0cHM6Ly9uZW80ai5jb20vIiwiY29udGFpbmVyLXRpdGxlLXNob3J0IjoiIn0sImlzVGVtcG9yYXJ5IjpmYWxzZX1dfQ=="/>
          <w:id w:val="-1266534088"/>
          <w:placeholder>
            <w:docPart w:val="DefaultPlaceholder_-1854013440"/>
          </w:placeholder>
        </w:sdtPr>
        <w:sdtContent>
          <w:ins w:id="542" w:author="Saurav Kumar" w:date="2023-10-12T15:23:00Z">
            <w:r w:rsidR="00C848A8" w:rsidRPr="00C848A8">
              <w:rPr>
                <w:rFonts w:eastAsia="Times New Roman"/>
                <w:color w:val="000000"/>
              </w:rPr>
              <w:t>(Neo4j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w:t>
            </w:r>
          </w:ins>
          <w:del w:id="543" w:author="Saurav Kumar" w:date="2023-10-12T12:13:00Z">
            <w:r w:rsidR="00E6656A" w:rsidRPr="00C848A8" w:rsidDel="00EE0D56">
              <w:rPr>
                <w:rFonts w:eastAsia="Times New Roman"/>
                <w:color w:val="000000"/>
              </w:rPr>
              <w:delText>(Neo4j Graph Database &amp; Analytics | Graph Database Management System, n.d.)</w:delText>
            </w:r>
          </w:del>
        </w:sdtContent>
      </w:sdt>
      <w:r w:rsidR="00296F70" w:rsidRPr="0043160A">
        <w:rPr>
          <w:color w:val="000000"/>
          <w:rPrChange w:id="544" w:author="Saurav Kumar" w:date="2023-10-12T12:01:00Z">
            <w:rPr/>
          </w:rPrChange>
        </w:rPr>
        <w:t xml:space="preserve"> </w:t>
      </w:r>
      <w:r w:rsidR="005B31C8" w:rsidRPr="0043160A">
        <w:rPr>
          <w:color w:val="000000"/>
          <w:rPrChange w:id="545" w:author="Saurav Kumar" w:date="2023-10-12T12:01:00Z">
            <w:rPr/>
          </w:rPrChange>
        </w:rPr>
        <w:t>.</w:t>
      </w:r>
    </w:p>
    <w:p w14:paraId="3DBE8129" w14:textId="2BC3FA7A" w:rsidR="00C34DE8" w:rsidRPr="0043160A" w:rsidRDefault="005E7646" w:rsidP="006E43A7">
      <w:pPr>
        <w:keepNext/>
        <w:jc w:val="center"/>
        <w:rPr>
          <w:color w:val="000000"/>
          <w:rPrChange w:id="546" w:author="Saurav Kumar" w:date="2023-10-12T12:01:00Z">
            <w:rPr/>
          </w:rPrChange>
        </w:rPr>
      </w:pPr>
      <w:r w:rsidRPr="0043160A">
        <w:rPr>
          <w:noProof/>
          <w:color w:val="000000"/>
          <w:rPrChange w:id="547" w:author="Saurav Kumar" w:date="2023-10-12T12:01:00Z">
            <w:rPr>
              <w:noProof/>
            </w:rPr>
          </w:rPrChange>
        </w:rPr>
        <w:lastRenderedPageBreak/>
        <mc:AlternateContent>
          <mc:Choice Requires="wpg">
            <w:drawing>
              <wp:anchor distT="0" distB="0" distL="114300" distR="114300" simplePos="0" relativeHeight="251685888" behindDoc="0" locked="0" layoutInCell="1" allowOverlap="1" wp14:anchorId="048018B2" wp14:editId="09EA6E4E">
                <wp:simplePos x="0" y="0"/>
                <wp:positionH relativeFrom="column">
                  <wp:posOffset>405114</wp:posOffset>
                </wp:positionH>
                <wp:positionV relativeFrom="paragraph">
                  <wp:posOffset>144684</wp:posOffset>
                </wp:positionV>
                <wp:extent cx="5456132" cy="3674322"/>
                <wp:effectExtent l="0" t="0" r="11430" b="21590"/>
                <wp:wrapNone/>
                <wp:docPr id="49" name="Group 49"/>
                <wp:cNvGraphicFramePr/>
                <a:graphic xmlns:a="http://schemas.openxmlformats.org/drawingml/2006/main">
                  <a:graphicData uri="http://schemas.microsoft.com/office/word/2010/wordprocessingGroup">
                    <wpg:wgp>
                      <wpg:cNvGrpSpPr/>
                      <wpg:grpSpPr>
                        <a:xfrm>
                          <a:off x="0" y="0"/>
                          <a:ext cx="5456132" cy="3674322"/>
                          <a:chOff x="0" y="0"/>
                          <a:chExt cx="5456132" cy="3674322"/>
                        </a:xfrm>
                      </wpg:grpSpPr>
                      <wps:wsp>
                        <wps:cNvPr id="217" name="Cuadro de texto 2"/>
                        <wps:cNvSpPr txBox="1">
                          <a:spLocks noChangeArrowheads="1"/>
                        </wps:cNvSpPr>
                        <wps:spPr bwMode="auto">
                          <a:xfrm>
                            <a:off x="4233" y="0"/>
                            <a:ext cx="1164166" cy="249767"/>
                          </a:xfrm>
                          <a:prstGeom prst="roundRect">
                            <a:avLst/>
                          </a:prstGeom>
                          <a:solidFill>
                            <a:srgbClr val="FFFF00"/>
                          </a:solidFill>
                          <a:ln w="9525">
                            <a:solidFill>
                              <a:srgbClr val="FFC000"/>
                            </a:solidFill>
                            <a:miter lim="800000"/>
                            <a:headEnd/>
                            <a:tailEnd/>
                          </a:ln>
                        </wps:spPr>
                        <wps:txbx>
                          <w:txbxContent>
                            <w:p w14:paraId="64E3BCF6" w14:textId="43864DF8" w:rsidR="003262A2" w:rsidRPr="006F0067" w:rsidRDefault="003262A2" w:rsidP="003262A2">
                              <w:pPr>
                                <w:spacing w:after="0"/>
                                <w:rPr>
                                  <w:sz w:val="16"/>
                                  <w:szCs w:val="16"/>
                                </w:rPr>
                              </w:pPr>
                              <w:r w:rsidRPr="006F0067">
                                <w:rPr>
                                  <w:sz w:val="16"/>
                                  <w:szCs w:val="16"/>
                                </w:rPr>
                                <w:t>ORGANIZATION_LEVEL</w:t>
                              </w:r>
                            </w:p>
                          </w:txbxContent>
                        </wps:txbx>
                        <wps:bodyPr rot="0" vert="horz" wrap="square" lIns="91440" tIns="45720" rIns="91440" bIns="45720" anchor="t" anchorCtr="0">
                          <a:noAutofit/>
                        </wps:bodyPr>
                      </wps:wsp>
                      <wps:wsp>
                        <wps:cNvPr id="12" name="Cuadro de texto 2"/>
                        <wps:cNvSpPr txBox="1">
                          <a:spLocks noChangeArrowheads="1"/>
                        </wps:cNvSpPr>
                        <wps:spPr bwMode="auto">
                          <a:xfrm>
                            <a:off x="4648200" y="469900"/>
                            <a:ext cx="807932" cy="249767"/>
                          </a:xfrm>
                          <a:prstGeom prst="roundRect">
                            <a:avLst/>
                          </a:prstGeom>
                          <a:solidFill>
                            <a:srgbClr val="FF9C85"/>
                          </a:solidFill>
                          <a:ln w="9525">
                            <a:solidFill>
                              <a:srgbClr val="FF5050"/>
                            </a:solidFill>
                            <a:miter lim="800000"/>
                            <a:headEnd/>
                            <a:tailEnd/>
                          </a:ln>
                        </wps:spPr>
                        <wps:txbx>
                          <w:txbxContent>
                            <w:p w14:paraId="02D35D14" w14:textId="3F9995BB" w:rsidR="003262A2" w:rsidRPr="006F0067" w:rsidRDefault="003262A2" w:rsidP="003262A2">
                              <w:pPr>
                                <w:spacing w:after="0"/>
                                <w:rPr>
                                  <w:sz w:val="16"/>
                                  <w:szCs w:val="16"/>
                                </w:rPr>
                              </w:pPr>
                              <w:r w:rsidRPr="006F0067">
                                <w:rPr>
                                  <w:sz w:val="16"/>
                                  <w:szCs w:val="16"/>
                                </w:rPr>
                                <w:t>BIO_PROCESS</w:t>
                              </w:r>
                            </w:p>
                          </w:txbxContent>
                        </wps:txbx>
                        <wps:bodyPr rot="0" vert="horz" wrap="square" lIns="91440" tIns="45720" rIns="91440" bIns="45720" anchor="t" anchorCtr="0">
                          <a:noAutofit/>
                        </wps:bodyPr>
                      </wps:wsp>
                      <wps:wsp>
                        <wps:cNvPr id="14" name="Cuadro de texto 2"/>
                        <wps:cNvSpPr txBox="1">
                          <a:spLocks noChangeArrowheads="1"/>
                        </wps:cNvSpPr>
                        <wps:spPr bwMode="auto">
                          <a:xfrm>
                            <a:off x="4538133" y="33867"/>
                            <a:ext cx="745066" cy="249555"/>
                          </a:xfrm>
                          <a:prstGeom prst="roundRect">
                            <a:avLst/>
                          </a:prstGeom>
                          <a:solidFill>
                            <a:srgbClr val="FECEE5"/>
                          </a:solidFill>
                          <a:ln w="9525">
                            <a:solidFill>
                              <a:srgbClr val="FF6699"/>
                            </a:solidFill>
                            <a:miter lim="800000"/>
                            <a:headEnd/>
                            <a:tailEnd/>
                          </a:ln>
                        </wps:spPr>
                        <wps:txbx>
                          <w:txbxContent>
                            <w:p w14:paraId="4118605D" w14:textId="6A9710B7" w:rsidR="003262A2" w:rsidRPr="006F0067" w:rsidRDefault="003262A2" w:rsidP="003262A2">
                              <w:pPr>
                                <w:spacing w:after="0"/>
                                <w:rPr>
                                  <w:sz w:val="16"/>
                                  <w:szCs w:val="16"/>
                                </w:rPr>
                              </w:pPr>
                              <w:r w:rsidRPr="006F0067">
                                <w:rPr>
                                  <w:sz w:val="16"/>
                                  <w:szCs w:val="16"/>
                                </w:rPr>
                                <w:t>BIO_ACTION</w:t>
                              </w:r>
                            </w:p>
                          </w:txbxContent>
                        </wps:txbx>
                        <wps:bodyPr rot="0" vert="horz" wrap="square" lIns="91440" tIns="45720" rIns="91440" bIns="45720" anchor="t" anchorCtr="0">
                          <a:noAutofit/>
                        </wps:bodyPr>
                      </wps:wsp>
                      <wps:wsp>
                        <wps:cNvPr id="15" name="Cuadro de texto 2"/>
                        <wps:cNvSpPr txBox="1">
                          <a:spLocks noChangeArrowheads="1"/>
                        </wps:cNvSpPr>
                        <wps:spPr bwMode="auto">
                          <a:xfrm>
                            <a:off x="2599267" y="211667"/>
                            <a:ext cx="698500" cy="249555"/>
                          </a:xfrm>
                          <a:prstGeom prst="roundRect">
                            <a:avLst/>
                          </a:prstGeom>
                          <a:solidFill>
                            <a:srgbClr val="AEEC8C"/>
                          </a:solidFill>
                          <a:ln w="9525">
                            <a:solidFill>
                              <a:srgbClr val="00B050"/>
                            </a:solidFill>
                            <a:miter lim="800000"/>
                            <a:headEnd/>
                            <a:tailEnd/>
                          </a:ln>
                        </wps:spPr>
                        <wps:txbx>
                          <w:txbxContent>
                            <w:p w14:paraId="4C31438F" w14:textId="56857231" w:rsidR="003262A2" w:rsidRPr="006F0067" w:rsidRDefault="003262A2" w:rsidP="003262A2">
                              <w:pPr>
                                <w:spacing w:after="0"/>
                                <w:rPr>
                                  <w:sz w:val="16"/>
                                  <w:szCs w:val="16"/>
                                </w:rPr>
                              </w:pPr>
                              <w:r w:rsidRPr="006F0067">
                                <w:rPr>
                                  <w:sz w:val="16"/>
                                  <w:szCs w:val="16"/>
                                </w:rPr>
                                <w:t>KEY_EVENT</w:t>
                              </w:r>
                            </w:p>
                          </w:txbxContent>
                        </wps:txbx>
                        <wps:bodyPr rot="0" vert="horz" wrap="square" lIns="91440" tIns="45720" rIns="91440" bIns="45720" anchor="t" anchorCtr="0">
                          <a:noAutofit/>
                        </wps:bodyPr>
                      </wps:wsp>
                      <wps:wsp>
                        <wps:cNvPr id="25" name="Cuadro de texto 2"/>
                        <wps:cNvSpPr txBox="1">
                          <a:spLocks noChangeArrowheads="1"/>
                        </wps:cNvSpPr>
                        <wps:spPr bwMode="auto">
                          <a:xfrm>
                            <a:off x="0" y="364067"/>
                            <a:ext cx="736600" cy="249767"/>
                          </a:xfrm>
                          <a:prstGeom prst="roundRect">
                            <a:avLst/>
                          </a:prstGeom>
                          <a:solidFill>
                            <a:srgbClr val="FEB8CF"/>
                          </a:solidFill>
                          <a:ln w="9525">
                            <a:solidFill>
                              <a:srgbClr val="E61ABF"/>
                            </a:solidFill>
                            <a:miter lim="800000"/>
                            <a:headEnd/>
                            <a:tailEnd/>
                          </a:ln>
                        </wps:spPr>
                        <wps:txbx>
                          <w:txbxContent>
                            <w:p w14:paraId="43AA0F50" w14:textId="456FD547" w:rsidR="003262A2" w:rsidRPr="006F0067" w:rsidRDefault="003262A2" w:rsidP="003262A2">
                              <w:pPr>
                                <w:spacing w:after="0"/>
                                <w:rPr>
                                  <w:sz w:val="16"/>
                                  <w:szCs w:val="16"/>
                                </w:rPr>
                              </w:pPr>
                              <w:r w:rsidRPr="006F0067">
                                <w:rPr>
                                  <w:sz w:val="16"/>
                                  <w:szCs w:val="16"/>
                                </w:rPr>
                                <w:t>BIO_OBJECT</w:t>
                              </w:r>
                            </w:p>
                          </w:txbxContent>
                        </wps:txbx>
                        <wps:bodyPr rot="0" vert="horz" wrap="square" lIns="91440" tIns="45720" rIns="91440" bIns="45720" anchor="t" anchorCtr="0">
                          <a:noAutofit/>
                        </wps:bodyPr>
                      </wps:wsp>
                      <wpg:grpSp>
                        <wpg:cNvPr id="48" name="Grupo 48"/>
                        <wpg:cNvGrpSpPr/>
                        <wpg:grpSpPr>
                          <a:xfrm>
                            <a:off x="93133" y="833967"/>
                            <a:ext cx="5253567" cy="2840355"/>
                            <a:chOff x="0" y="0"/>
                            <a:chExt cx="5253567" cy="2840355"/>
                          </a:xfrm>
                        </wpg:grpSpPr>
                        <wps:wsp>
                          <wps:cNvPr id="10" name="Cuadro de texto 2"/>
                          <wps:cNvSpPr txBox="1">
                            <a:spLocks noChangeArrowheads="1"/>
                          </wps:cNvSpPr>
                          <wps:spPr bwMode="auto">
                            <a:xfrm>
                              <a:off x="4787900" y="0"/>
                              <a:ext cx="381000" cy="249555"/>
                            </a:xfrm>
                            <a:prstGeom prst="roundRect">
                              <a:avLst/>
                            </a:prstGeom>
                            <a:solidFill>
                              <a:srgbClr val="CFB7FF"/>
                            </a:solidFill>
                            <a:ln w="9525">
                              <a:solidFill>
                                <a:srgbClr val="7030A0"/>
                              </a:solidFill>
                              <a:miter lim="800000"/>
                              <a:headEnd/>
                              <a:tailEnd/>
                            </a:ln>
                          </wps:spPr>
                          <wps:txbx>
                            <w:txbxContent>
                              <w:p w14:paraId="71ABEA6D" w14:textId="7676A8A1" w:rsidR="003262A2" w:rsidRPr="006F0067" w:rsidRDefault="003262A2" w:rsidP="003262A2">
                                <w:pPr>
                                  <w:spacing w:after="0"/>
                                  <w:rPr>
                                    <w:sz w:val="16"/>
                                    <w:szCs w:val="16"/>
                                  </w:rPr>
                                </w:pPr>
                                <w:r w:rsidRPr="006F0067">
                                  <w:rPr>
                                    <w:sz w:val="16"/>
                                    <w:szCs w:val="16"/>
                                  </w:rPr>
                                  <w:t>SEX</w:t>
                                </w:r>
                              </w:p>
                            </w:txbxContent>
                          </wps:txbx>
                          <wps:bodyPr rot="0" vert="horz" wrap="square" lIns="91440" tIns="45720" rIns="91440" bIns="45720" anchor="t" anchorCtr="0">
                            <a:noAutofit/>
                          </wps:bodyPr>
                        </wps:wsp>
                        <wps:wsp>
                          <wps:cNvPr id="20" name="Cuadro de texto 2"/>
                          <wps:cNvSpPr txBox="1">
                            <a:spLocks noChangeArrowheads="1"/>
                          </wps:cNvSpPr>
                          <wps:spPr bwMode="auto">
                            <a:xfrm>
                              <a:off x="4720167" y="893233"/>
                              <a:ext cx="533400" cy="249767"/>
                            </a:xfrm>
                            <a:prstGeom prst="roundRect">
                              <a:avLst/>
                            </a:prstGeom>
                            <a:solidFill>
                              <a:schemeClr val="accent5">
                                <a:lumMod val="40000"/>
                                <a:lumOff val="60000"/>
                              </a:schemeClr>
                            </a:solidFill>
                            <a:ln w="9525">
                              <a:solidFill>
                                <a:srgbClr val="2C0EC2"/>
                              </a:solidFill>
                              <a:miter lim="800000"/>
                              <a:headEnd/>
                              <a:tailEnd/>
                            </a:ln>
                          </wps:spPr>
                          <wps:txbx>
                            <w:txbxContent>
                              <w:p w14:paraId="68D7ACE2" w14:textId="4B33A92A" w:rsidR="003262A2" w:rsidRPr="006F0067" w:rsidRDefault="003262A2" w:rsidP="003262A2">
                                <w:pPr>
                                  <w:spacing w:after="0"/>
                                  <w:rPr>
                                    <w:sz w:val="16"/>
                                    <w:szCs w:val="16"/>
                                  </w:rPr>
                                </w:pPr>
                                <w:r w:rsidRPr="006F0067">
                                  <w:rPr>
                                    <w:sz w:val="16"/>
                                    <w:szCs w:val="16"/>
                                  </w:rPr>
                                  <w:t>ORGAN</w:t>
                                </w:r>
                              </w:p>
                            </w:txbxContent>
                          </wps:txbx>
                          <wps:bodyPr rot="0" vert="horz" wrap="square" lIns="91440" tIns="45720" rIns="91440" bIns="45720" anchor="t" anchorCtr="0">
                            <a:noAutofit/>
                          </wps:bodyPr>
                        </wps:wsp>
                        <wps:wsp>
                          <wps:cNvPr id="21" name="Cuadro de texto 2"/>
                          <wps:cNvSpPr txBox="1">
                            <a:spLocks noChangeArrowheads="1"/>
                          </wps:cNvSpPr>
                          <wps:spPr bwMode="auto">
                            <a:xfrm>
                              <a:off x="4584700" y="1333500"/>
                              <a:ext cx="639233" cy="249767"/>
                            </a:xfrm>
                            <a:prstGeom prst="roundRect">
                              <a:avLst/>
                            </a:prstGeom>
                            <a:solidFill>
                              <a:srgbClr val="F7BFF4"/>
                            </a:solidFill>
                            <a:ln w="9525">
                              <a:solidFill>
                                <a:srgbClr val="9B21AF"/>
                              </a:solidFill>
                              <a:miter lim="800000"/>
                              <a:headEnd/>
                              <a:tailEnd/>
                            </a:ln>
                          </wps:spPr>
                          <wps:txbx>
                            <w:txbxContent>
                              <w:p w14:paraId="2F684B82" w14:textId="4A63904E" w:rsidR="003262A2" w:rsidRPr="006F0067" w:rsidRDefault="003262A2" w:rsidP="003262A2">
                                <w:pPr>
                                  <w:spacing w:after="0"/>
                                  <w:rPr>
                                    <w:sz w:val="16"/>
                                    <w:szCs w:val="16"/>
                                  </w:rPr>
                                </w:pPr>
                                <w:r w:rsidRPr="006F0067">
                                  <w:rPr>
                                    <w:sz w:val="16"/>
                                    <w:szCs w:val="16"/>
                                  </w:rPr>
                                  <w:t>STRESSOR</w:t>
                                </w:r>
                              </w:p>
                            </w:txbxContent>
                          </wps:txbx>
                          <wps:bodyPr rot="0" vert="horz" wrap="square" lIns="91440" tIns="45720" rIns="91440" bIns="45720" anchor="t" anchorCtr="0">
                            <a:noAutofit/>
                          </wps:bodyPr>
                        </wps:wsp>
                        <wpg:grpSp>
                          <wpg:cNvPr id="47" name="Grupo 47"/>
                          <wpg:cNvGrpSpPr/>
                          <wpg:grpSpPr>
                            <a:xfrm>
                              <a:off x="0" y="207433"/>
                              <a:ext cx="5130166" cy="2632922"/>
                              <a:chOff x="0" y="0"/>
                              <a:chExt cx="5130166" cy="2632922"/>
                            </a:xfrm>
                          </wpg:grpSpPr>
                          <wps:wsp>
                            <wps:cNvPr id="2" name="Cuadro de texto 2"/>
                            <wps:cNvSpPr txBox="1">
                              <a:spLocks noChangeArrowheads="1"/>
                            </wps:cNvSpPr>
                            <wps:spPr bwMode="auto">
                              <a:xfrm>
                                <a:off x="29634" y="0"/>
                                <a:ext cx="414867" cy="249555"/>
                              </a:xfrm>
                              <a:prstGeom prst="roundRect">
                                <a:avLst/>
                              </a:prstGeom>
                              <a:solidFill>
                                <a:schemeClr val="accent2">
                                  <a:lumMod val="20000"/>
                                  <a:lumOff val="80000"/>
                                </a:schemeClr>
                              </a:solidFill>
                              <a:ln w="9525">
                                <a:solidFill>
                                  <a:schemeClr val="accent2">
                                    <a:lumMod val="75000"/>
                                  </a:schemeClr>
                                </a:solidFill>
                                <a:miter lim="800000"/>
                                <a:headEnd/>
                                <a:tailEnd/>
                              </a:ln>
                            </wps:spPr>
                            <wps:txbx>
                              <w:txbxContent>
                                <w:p w14:paraId="19E91579" w14:textId="12763A64" w:rsidR="003262A2" w:rsidRPr="006F0067" w:rsidRDefault="003262A2" w:rsidP="003262A2">
                                  <w:pPr>
                                    <w:spacing w:after="0"/>
                                    <w:rPr>
                                      <w:sz w:val="16"/>
                                      <w:szCs w:val="16"/>
                                    </w:rPr>
                                  </w:pPr>
                                  <w:r w:rsidRPr="006F0067">
                                    <w:rPr>
                                      <w:sz w:val="16"/>
                                      <w:szCs w:val="16"/>
                                    </w:rPr>
                                    <w:t>CELL</w:t>
                                  </w:r>
                                </w:p>
                              </w:txbxContent>
                            </wps:txbx>
                            <wps:bodyPr rot="0" vert="horz" wrap="square" lIns="91440" tIns="45720" rIns="91440" bIns="45720" anchor="t" anchorCtr="0">
                              <a:noAutofit/>
                            </wps:bodyPr>
                          </wps:wsp>
                          <wps:wsp>
                            <wps:cNvPr id="22" name="Cuadro de texto 2"/>
                            <wps:cNvSpPr txBox="1">
                              <a:spLocks noChangeArrowheads="1"/>
                            </wps:cNvSpPr>
                            <wps:spPr bwMode="auto">
                              <a:xfrm>
                                <a:off x="4660900" y="1739900"/>
                                <a:ext cx="452967" cy="249767"/>
                              </a:xfrm>
                              <a:prstGeom prst="roundRect">
                                <a:avLst/>
                              </a:prstGeom>
                              <a:solidFill>
                                <a:srgbClr val="D1C9EF"/>
                              </a:solidFill>
                              <a:ln w="9525">
                                <a:solidFill>
                                  <a:srgbClr val="472EA2"/>
                                </a:solidFill>
                                <a:miter lim="800000"/>
                                <a:headEnd/>
                                <a:tailEnd/>
                              </a:ln>
                            </wps:spPr>
                            <wps:txbx>
                              <w:txbxContent>
                                <w:p w14:paraId="621F9FD3" w14:textId="6DF9AD1C" w:rsidR="003262A2" w:rsidRPr="006F0067" w:rsidRDefault="003262A2" w:rsidP="003262A2">
                                  <w:pPr>
                                    <w:spacing w:after="0"/>
                                    <w:rPr>
                                      <w:sz w:val="16"/>
                                      <w:szCs w:val="16"/>
                                    </w:rPr>
                                  </w:pPr>
                                  <w:r w:rsidRPr="006F0067">
                                    <w:rPr>
                                      <w:sz w:val="16"/>
                                      <w:szCs w:val="16"/>
                                    </w:rPr>
                                    <w:t>GENE</w:t>
                                  </w:r>
                                </w:p>
                              </w:txbxContent>
                            </wps:txbx>
                            <wps:bodyPr rot="0" vert="horz" wrap="square" lIns="91440" tIns="45720" rIns="91440" bIns="45720" anchor="t" anchorCtr="0">
                              <a:noAutofit/>
                            </wps:bodyPr>
                          </wps:wsp>
                          <wps:wsp>
                            <wps:cNvPr id="39" name="Cuadro de texto 2"/>
                            <wps:cNvSpPr txBox="1">
                              <a:spLocks noChangeArrowheads="1"/>
                            </wps:cNvSpPr>
                            <wps:spPr bwMode="auto">
                              <a:xfrm>
                                <a:off x="0" y="436034"/>
                                <a:ext cx="1384300" cy="249767"/>
                              </a:xfrm>
                              <a:prstGeom prst="roundRect">
                                <a:avLst/>
                              </a:prstGeom>
                              <a:solidFill>
                                <a:schemeClr val="accent5">
                                  <a:lumMod val="20000"/>
                                  <a:lumOff val="80000"/>
                                </a:schemeClr>
                              </a:solidFill>
                              <a:ln w="9525">
                                <a:solidFill>
                                  <a:schemeClr val="accent5">
                                    <a:lumMod val="75000"/>
                                  </a:schemeClr>
                                </a:solidFill>
                                <a:miter lim="800000"/>
                                <a:headEnd/>
                                <a:tailEnd/>
                              </a:ln>
                            </wps:spPr>
                            <wps:txbx>
                              <w:txbxContent>
                                <w:p w14:paraId="3066EBC9" w14:textId="36CEECED" w:rsidR="003262A2" w:rsidRPr="006F0067" w:rsidRDefault="003262A2" w:rsidP="003262A2">
                                  <w:pPr>
                                    <w:spacing w:after="0"/>
                                    <w:rPr>
                                      <w:sz w:val="16"/>
                                      <w:szCs w:val="16"/>
                                    </w:rPr>
                                  </w:pPr>
                                  <w:r w:rsidRPr="006F0067">
                                    <w:rPr>
                                      <w:sz w:val="16"/>
                                      <w:szCs w:val="16"/>
                                    </w:rPr>
                                    <w:t>KEY_EVENT_RELATIONSHIP</w:t>
                                  </w:r>
                                </w:p>
                              </w:txbxContent>
                            </wps:txbx>
                            <wps:bodyPr rot="0" vert="horz" wrap="square" lIns="91440" tIns="45720" rIns="91440" bIns="45720" anchor="t" anchorCtr="0">
                              <a:noAutofit/>
                            </wps:bodyPr>
                          </wps:wsp>
                          <wps:wsp>
                            <wps:cNvPr id="40" name="Cuadro de texto 2"/>
                            <wps:cNvSpPr txBox="1">
                              <a:spLocks noChangeArrowheads="1"/>
                            </wps:cNvSpPr>
                            <wps:spPr bwMode="auto">
                              <a:xfrm>
                                <a:off x="2628900" y="887875"/>
                                <a:ext cx="762000" cy="249555"/>
                              </a:xfrm>
                              <a:prstGeom prst="roundRect">
                                <a:avLst/>
                              </a:prstGeom>
                              <a:solidFill>
                                <a:schemeClr val="accent6">
                                  <a:lumMod val="20000"/>
                                  <a:lumOff val="80000"/>
                                </a:schemeClr>
                              </a:solidFill>
                              <a:ln w="9525">
                                <a:solidFill>
                                  <a:srgbClr val="92D050"/>
                                </a:solidFill>
                                <a:miter lim="800000"/>
                                <a:headEnd/>
                                <a:tailEnd/>
                              </a:ln>
                            </wps:spPr>
                            <wps:txbx>
                              <w:txbxContent>
                                <w:p w14:paraId="36CBC9B7" w14:textId="5148E06E" w:rsidR="003262A2" w:rsidRPr="006F0067" w:rsidRDefault="003262A2" w:rsidP="003262A2">
                                  <w:pPr>
                                    <w:spacing w:after="0"/>
                                    <w:rPr>
                                      <w:sz w:val="16"/>
                                      <w:szCs w:val="16"/>
                                    </w:rPr>
                                  </w:pPr>
                                  <w:r w:rsidRPr="006F0067">
                                    <w:rPr>
                                      <w:sz w:val="16"/>
                                      <w:szCs w:val="16"/>
                                    </w:rPr>
                                    <w:t>TAXONOMY</w:t>
                                  </w:r>
                                </w:p>
                              </w:txbxContent>
                            </wps:txbx>
                            <wps:bodyPr rot="0" vert="horz" wrap="square" lIns="91440" tIns="45720" rIns="91440" bIns="45720" anchor="t" anchorCtr="0">
                              <a:noAutofit/>
                            </wps:bodyPr>
                          </wps:wsp>
                          <wps:wsp>
                            <wps:cNvPr id="42" name="Cuadro de texto 2"/>
                            <wps:cNvSpPr txBox="1">
                              <a:spLocks noChangeArrowheads="1"/>
                            </wps:cNvSpPr>
                            <wps:spPr bwMode="auto">
                              <a:xfrm>
                                <a:off x="4466168" y="2260600"/>
                                <a:ext cx="663998" cy="249767"/>
                              </a:xfrm>
                              <a:prstGeom prst="roundRect">
                                <a:avLst/>
                              </a:prstGeom>
                              <a:solidFill>
                                <a:srgbClr val="FBBBCC"/>
                              </a:solidFill>
                              <a:ln w="9525">
                                <a:solidFill>
                                  <a:srgbClr val="FF0000"/>
                                </a:solidFill>
                                <a:miter lim="800000"/>
                                <a:headEnd/>
                                <a:tailEnd/>
                              </a:ln>
                            </wps:spPr>
                            <wps:txbx>
                              <w:txbxContent>
                                <w:p w14:paraId="35643500" w14:textId="717F1E76" w:rsidR="005E7646" w:rsidRPr="006F0067" w:rsidRDefault="005E7646" w:rsidP="005E7646">
                                  <w:pPr>
                                    <w:spacing w:after="0"/>
                                    <w:rPr>
                                      <w:sz w:val="16"/>
                                      <w:szCs w:val="16"/>
                                    </w:rPr>
                                  </w:pPr>
                                  <w:r w:rsidRPr="006F0067">
                                    <w:rPr>
                                      <w:sz w:val="16"/>
                                      <w:szCs w:val="16"/>
                                    </w:rPr>
                                    <w:t>CHEMICAL</w:t>
                                  </w:r>
                                </w:p>
                              </w:txbxContent>
                            </wps:txbx>
                            <wps:bodyPr rot="0" vert="horz" wrap="square" lIns="91440" tIns="45720" rIns="91440" bIns="45720" anchor="t" anchorCtr="0">
                              <a:noAutofit/>
                            </wps:bodyPr>
                          </wps:wsp>
                          <wps:wsp>
                            <wps:cNvPr id="43" name="Cuadro de texto 2"/>
                            <wps:cNvSpPr txBox="1">
                              <a:spLocks noChangeArrowheads="1"/>
                            </wps:cNvSpPr>
                            <wps:spPr bwMode="auto">
                              <a:xfrm>
                                <a:off x="732367" y="1604434"/>
                                <a:ext cx="715434" cy="249555"/>
                              </a:xfrm>
                              <a:prstGeom prst="roundRect">
                                <a:avLst/>
                              </a:prstGeom>
                              <a:solidFill>
                                <a:srgbClr val="C5E7E5"/>
                              </a:solidFill>
                              <a:ln w="9525">
                                <a:solidFill>
                                  <a:srgbClr val="0BC58B"/>
                                </a:solidFill>
                                <a:miter lim="800000"/>
                                <a:headEnd/>
                                <a:tailEnd/>
                              </a:ln>
                            </wps:spPr>
                            <wps:txbx>
                              <w:txbxContent>
                                <w:p w14:paraId="1F9AC375" w14:textId="5819092E" w:rsidR="005E7646" w:rsidRPr="006F0067" w:rsidRDefault="005E7646" w:rsidP="005E7646">
                                  <w:pPr>
                                    <w:spacing w:after="0"/>
                                    <w:rPr>
                                      <w:sz w:val="16"/>
                                      <w:szCs w:val="16"/>
                                    </w:rPr>
                                  </w:pPr>
                                  <w:r w:rsidRPr="006F0067">
                                    <w:rPr>
                                      <w:sz w:val="16"/>
                                      <w:szCs w:val="16"/>
                                    </w:rPr>
                                    <w:t>LIFE_STAGE</w:t>
                                  </w:r>
                                </w:p>
                              </w:txbxContent>
                            </wps:txbx>
                            <wps:bodyPr rot="0" vert="horz" wrap="square" lIns="91440" tIns="45720" rIns="91440" bIns="45720" anchor="t" anchorCtr="0">
                              <a:noAutofit/>
                            </wps:bodyPr>
                          </wps:wsp>
                          <wps:wsp>
                            <wps:cNvPr id="44" name="Cuadro de texto 2"/>
                            <wps:cNvSpPr txBox="1">
                              <a:spLocks noChangeArrowheads="1"/>
                            </wps:cNvSpPr>
                            <wps:spPr bwMode="auto">
                              <a:xfrm>
                                <a:off x="982134" y="2061634"/>
                                <a:ext cx="663575" cy="249555"/>
                              </a:xfrm>
                              <a:prstGeom prst="roundRect">
                                <a:avLst/>
                              </a:prstGeom>
                              <a:solidFill>
                                <a:srgbClr val="D8FCFE"/>
                              </a:solidFill>
                              <a:ln w="9525">
                                <a:solidFill>
                                  <a:srgbClr val="00CCFF"/>
                                </a:solidFill>
                                <a:miter lim="800000"/>
                                <a:headEnd/>
                                <a:tailEnd/>
                              </a:ln>
                            </wps:spPr>
                            <wps:txbx>
                              <w:txbxContent>
                                <w:p w14:paraId="03C2BDD5" w14:textId="77777777" w:rsidR="005E7646" w:rsidRPr="006F0067" w:rsidRDefault="005E7646" w:rsidP="005E7646">
                                  <w:pPr>
                                    <w:spacing w:after="0"/>
                                    <w:rPr>
                                      <w:sz w:val="16"/>
                                      <w:szCs w:val="16"/>
                                    </w:rPr>
                                  </w:pPr>
                                  <w:r w:rsidRPr="006F0067">
                                    <w:rPr>
                                      <w:sz w:val="16"/>
                                      <w:szCs w:val="16"/>
                                    </w:rPr>
                                    <w:t>CHEMICAL</w:t>
                                  </w:r>
                                </w:p>
                              </w:txbxContent>
                            </wps:txbx>
                            <wps:bodyPr rot="0" vert="horz" wrap="square" lIns="91440" tIns="45720" rIns="91440" bIns="45720" anchor="t" anchorCtr="0">
                              <a:noAutofit/>
                            </wps:bodyPr>
                          </wps:wsp>
                          <wps:wsp>
                            <wps:cNvPr id="45" name="Cuadro de texto 2"/>
                            <wps:cNvSpPr txBox="1">
                              <a:spLocks noChangeArrowheads="1"/>
                            </wps:cNvSpPr>
                            <wps:spPr bwMode="auto">
                              <a:xfrm>
                                <a:off x="1680634" y="2383367"/>
                                <a:ext cx="766234" cy="249555"/>
                              </a:xfrm>
                              <a:prstGeom prst="roundRect">
                                <a:avLst/>
                              </a:prstGeom>
                              <a:solidFill>
                                <a:schemeClr val="accent5">
                                  <a:lumMod val="40000"/>
                                  <a:lumOff val="60000"/>
                                </a:schemeClr>
                              </a:solidFill>
                              <a:ln w="9525">
                                <a:solidFill>
                                  <a:srgbClr val="2C0EC2"/>
                                </a:solidFill>
                                <a:miter lim="800000"/>
                                <a:headEnd/>
                                <a:tailEnd/>
                              </a:ln>
                            </wps:spPr>
                            <wps:txbx>
                              <w:txbxContent>
                                <w:p w14:paraId="5CFC39D6" w14:textId="371EDED4" w:rsidR="005E7646" w:rsidRPr="006F0067" w:rsidRDefault="005E7646" w:rsidP="005E7646">
                                  <w:pPr>
                                    <w:spacing w:after="0"/>
                                    <w:rPr>
                                      <w:sz w:val="16"/>
                                      <w:szCs w:val="16"/>
                                    </w:rPr>
                                  </w:pPr>
                                  <w:r w:rsidRPr="006F0067">
                                    <w:rPr>
                                      <w:sz w:val="16"/>
                                      <w:szCs w:val="16"/>
                                    </w:rPr>
                                    <w:t>ASSESMENT</w:t>
                                  </w:r>
                                </w:p>
                              </w:txbxContent>
                            </wps:txbx>
                            <wps:bodyPr rot="0" vert="horz" wrap="square" lIns="91440" tIns="45720" rIns="91440" bIns="45720" anchor="t" anchorCtr="0">
                              <a:noAutofit/>
                            </wps:bodyPr>
                          </wps:wsp>
                          <wps:wsp>
                            <wps:cNvPr id="46" name="Cuadro de texto 2"/>
                            <wps:cNvSpPr txBox="1">
                              <a:spLocks noChangeArrowheads="1"/>
                            </wps:cNvSpPr>
                            <wps:spPr bwMode="auto">
                              <a:xfrm>
                                <a:off x="664634" y="1037167"/>
                                <a:ext cx="448733" cy="249555"/>
                              </a:xfrm>
                              <a:prstGeom prst="roundRect">
                                <a:avLst/>
                              </a:prstGeom>
                              <a:solidFill>
                                <a:schemeClr val="accent2">
                                  <a:lumMod val="60000"/>
                                  <a:lumOff val="40000"/>
                                </a:schemeClr>
                              </a:solidFill>
                              <a:ln w="9525">
                                <a:solidFill>
                                  <a:schemeClr val="accent2">
                                    <a:lumMod val="75000"/>
                                  </a:schemeClr>
                                </a:solidFill>
                                <a:miter lim="800000"/>
                                <a:headEnd/>
                                <a:tailEnd/>
                              </a:ln>
                            </wps:spPr>
                            <wps:txbx>
                              <w:txbxContent>
                                <w:p w14:paraId="67BBA009" w14:textId="65092AC7" w:rsidR="005E7646" w:rsidRPr="006F0067" w:rsidRDefault="005E7646" w:rsidP="005E7646">
                                  <w:pPr>
                                    <w:spacing w:after="0"/>
                                    <w:rPr>
                                      <w:sz w:val="16"/>
                                      <w:szCs w:val="16"/>
                                    </w:rPr>
                                  </w:pPr>
                                  <w:r w:rsidRPr="006F0067">
                                    <w:rPr>
                                      <w:sz w:val="16"/>
                                      <w:szCs w:val="16"/>
                                    </w:rPr>
                                    <w:t>WOE</w:t>
                                  </w:r>
                                </w:p>
                              </w:txbxContent>
                            </wps:txbx>
                            <wps:bodyPr rot="0" vert="horz" wrap="square" lIns="91440" tIns="45720" rIns="91440" bIns="45720" anchor="t" anchorCtr="0">
                              <a:noAutofit/>
                            </wps:bodyPr>
                          </wps:wsp>
                        </wpg:grpSp>
                      </wpg:grpSp>
                    </wpg:wgp>
                  </a:graphicData>
                </a:graphic>
              </wp:anchor>
            </w:drawing>
          </mc:Choice>
          <mc:Fallback>
            <w:pict>
              <v:group w14:anchorId="048018B2" id="Group 49" o:spid="_x0000_s1026" style="position:absolute;left:0;text-align:left;margin-left:31.9pt;margin-top:11.4pt;width:429.6pt;height:289.3pt;z-index:251685888" coordsize="54561,36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">
                <v:roundrect id="Cuadro de texto 2" o:spid="_x0000_s1027" style="position:absolute;left:42;width:11641;height:24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" fillcolor="yellow" strokecolor="#ffc000">
                  <v:stroke joinstyle="miter"/>
                  <v:textbox>
                    <w:txbxContent>
                      <w:p w14:paraId="64E3BCF6" w14:textId="43864DF8" w:rsidR="003262A2" w:rsidRPr="006F0067" w:rsidRDefault="003262A2" w:rsidP="003262A2">
                        <w:pPr>
                          <w:spacing w:after="0"/>
                          <w:rPr>
                            <w:sz w:val="16"/>
                            <w:szCs w:val="16"/>
                          </w:rPr>
                        </w:pPr>
                        <w:r w:rsidRPr="006F0067">
                          <w:rPr>
                            <w:sz w:val="16"/>
                            <w:szCs w:val="16"/>
                          </w:rPr>
                          <w:t>ORGANIZATION_LEVEL</w:t>
                        </w:r>
                      </w:p>
                    </w:txbxContent>
                  </v:textbox>
                </v:roundrect>
                <v:roundrect id="Cuadro de texto 2" o:spid="_x0000_s1028" style="position:absolute;left:46482;top:4699;width:8079;height:24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" fillcolor="#ff9c85" strokecolor="#ff5050">
                  <v:stroke joinstyle="miter"/>
                  <v:textbox>
                    <w:txbxContent>
                      <w:p w14:paraId="02D35D14" w14:textId="3F9995BB" w:rsidR="003262A2" w:rsidRPr="006F0067" w:rsidRDefault="003262A2" w:rsidP="003262A2">
                        <w:pPr>
                          <w:spacing w:after="0"/>
                          <w:rPr>
                            <w:sz w:val="16"/>
                            <w:szCs w:val="16"/>
                          </w:rPr>
                        </w:pPr>
                        <w:r w:rsidRPr="006F0067">
                          <w:rPr>
                            <w:sz w:val="16"/>
                            <w:szCs w:val="16"/>
                          </w:rPr>
                          <w:t>BIO_PROCESS</w:t>
                        </w:r>
                      </w:p>
                    </w:txbxContent>
                  </v:textbox>
                </v:roundrect>
                <v:roundrect id="Cuadro de texto 2" o:spid="_x0000_s1029" style="position:absolute;left:45381;top:338;width:7450;height:249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" fillcolor="#fecee5" strokecolor="#f69">
                  <v:stroke joinstyle="miter"/>
                  <v:textbox>
                    <w:txbxContent>
                      <w:p w14:paraId="4118605D" w14:textId="6A9710B7" w:rsidR="003262A2" w:rsidRPr="006F0067" w:rsidRDefault="003262A2" w:rsidP="003262A2">
                        <w:pPr>
                          <w:spacing w:after="0"/>
                          <w:rPr>
                            <w:sz w:val="16"/>
                            <w:szCs w:val="16"/>
                          </w:rPr>
                        </w:pPr>
                        <w:r w:rsidRPr="006F0067">
                          <w:rPr>
                            <w:sz w:val="16"/>
                            <w:szCs w:val="16"/>
                          </w:rPr>
                          <w:t>BIO_ACTION</w:t>
                        </w:r>
                      </w:p>
                    </w:txbxContent>
                  </v:textbox>
                </v:roundrect>
                <v:roundrect id="Cuadro de texto 2" o:spid="_x0000_s1030" style="position:absolute;left:25992;top:2116;width:6985;height:249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" fillcolor="#aeec8c" strokecolor="#00b050">
                  <v:stroke joinstyle="miter"/>
                  <v:textbox>
                    <w:txbxContent>
                      <w:p w14:paraId="4C31438F" w14:textId="56857231" w:rsidR="003262A2" w:rsidRPr="006F0067" w:rsidRDefault="003262A2" w:rsidP="003262A2">
                        <w:pPr>
                          <w:spacing w:after="0"/>
                          <w:rPr>
                            <w:sz w:val="16"/>
                            <w:szCs w:val="16"/>
                          </w:rPr>
                        </w:pPr>
                        <w:r w:rsidRPr="006F0067">
                          <w:rPr>
                            <w:sz w:val="16"/>
                            <w:szCs w:val="16"/>
                          </w:rPr>
                          <w:t>KEY_EVENT</w:t>
                        </w:r>
                      </w:p>
                    </w:txbxContent>
                  </v:textbox>
                </v:roundrect>
                <v:roundrect id="Cuadro de texto 2" o:spid="_x0000_s1031" style="position:absolute;top:3640;width:7366;height:249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" fillcolor="#feb8cf" strokecolor="#e61abf">
                  <v:stroke joinstyle="miter"/>
                  <v:textbox>
                    <w:txbxContent>
                      <w:p w14:paraId="43AA0F50" w14:textId="456FD547" w:rsidR="003262A2" w:rsidRPr="006F0067" w:rsidRDefault="003262A2" w:rsidP="003262A2">
                        <w:pPr>
                          <w:spacing w:after="0"/>
                          <w:rPr>
                            <w:sz w:val="16"/>
                            <w:szCs w:val="16"/>
                          </w:rPr>
                        </w:pPr>
                        <w:r w:rsidRPr="006F0067">
                          <w:rPr>
                            <w:sz w:val="16"/>
                            <w:szCs w:val="16"/>
                          </w:rPr>
                          <w:t>BIO_OBJECT</w:t>
                        </w:r>
                      </w:p>
                    </w:txbxContent>
                  </v:textbox>
                </v:roundrect>
                <v:group id="Grupo 48" o:spid="_x0000_s1032" style="position:absolute;left:931;top:8339;width:52536;height:28404" coordsize="52535,28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oundrect id="Cuadro de texto 2" o:spid="_x0000_s1033" style="position:absolute;left:47879;width:3810;height:24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" fillcolor="#cfb7ff" strokecolor="#7030a0">
                    <v:stroke joinstyle="miter"/>
                    <v:textbox>
                      <w:txbxContent>
                        <w:p w14:paraId="71ABEA6D" w14:textId="7676A8A1" w:rsidR="003262A2" w:rsidRPr="006F0067" w:rsidRDefault="003262A2" w:rsidP="003262A2">
                          <w:pPr>
                            <w:spacing w:after="0"/>
                            <w:rPr>
                              <w:sz w:val="16"/>
                              <w:szCs w:val="16"/>
                            </w:rPr>
                          </w:pPr>
                          <w:r w:rsidRPr="006F0067">
                            <w:rPr>
                              <w:sz w:val="16"/>
                              <w:szCs w:val="16"/>
                            </w:rPr>
                            <w:t>SEX</w:t>
                          </w:r>
                        </w:p>
                      </w:txbxContent>
                    </v:textbox>
                  </v:roundrect>
                  <v:roundrect id="Cuadro de texto 2" o:spid="_x0000_s1034" style="position:absolute;left:47201;top:8932;width:5334;height:249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" fillcolor="#bdd6ee [1304]" strokecolor="#2c0ec2">
                    <v:stroke joinstyle="miter"/>
                    <v:textbox>
                      <w:txbxContent>
                        <w:p w14:paraId="68D7ACE2" w14:textId="4B33A92A" w:rsidR="003262A2" w:rsidRPr="006F0067" w:rsidRDefault="003262A2" w:rsidP="003262A2">
                          <w:pPr>
                            <w:spacing w:after="0"/>
                            <w:rPr>
                              <w:sz w:val="16"/>
                              <w:szCs w:val="16"/>
                            </w:rPr>
                          </w:pPr>
                          <w:r w:rsidRPr="006F0067">
                            <w:rPr>
                              <w:sz w:val="16"/>
                              <w:szCs w:val="16"/>
                            </w:rPr>
                            <w:t>ORGAN</w:t>
                          </w:r>
                        </w:p>
                      </w:txbxContent>
                    </v:textbox>
                  </v:roundrect>
                  <v:roundrect id="Cuadro de texto 2" o:spid="_x0000_s1035" style="position:absolute;left:45847;top:13335;width:6392;height:24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" fillcolor="#f7bff4" strokecolor="#9b21af">
                    <v:stroke joinstyle="miter"/>
                    <v:textbox>
                      <w:txbxContent>
                        <w:p w14:paraId="2F684B82" w14:textId="4A63904E" w:rsidR="003262A2" w:rsidRPr="006F0067" w:rsidRDefault="003262A2" w:rsidP="003262A2">
                          <w:pPr>
                            <w:spacing w:after="0"/>
                            <w:rPr>
                              <w:sz w:val="16"/>
                              <w:szCs w:val="16"/>
                            </w:rPr>
                          </w:pPr>
                          <w:r w:rsidRPr="006F0067">
                            <w:rPr>
                              <w:sz w:val="16"/>
                              <w:szCs w:val="16"/>
                            </w:rPr>
                            <w:t>STRESSOR</w:t>
                          </w:r>
                        </w:p>
                      </w:txbxContent>
                    </v:textbox>
                  </v:roundrect>
                  <v:group id="Grupo 47" o:spid="_x0000_s1036" style="position:absolute;top:2074;width:51301;height:26329" coordsize="51301,26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oundrect id="Cuadro de texto 2" o:spid="_x0000_s1037" style="position:absolute;left:296;width:4149;height:24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" fillcolor="#fbe4d5 [661]" strokecolor="#c45911 [2405]">
                      <v:stroke joinstyle="miter"/>
                      <v:textbox>
                        <w:txbxContent>
                          <w:p w14:paraId="19E91579" w14:textId="12763A64" w:rsidR="003262A2" w:rsidRPr="006F0067" w:rsidRDefault="003262A2" w:rsidP="003262A2">
                            <w:pPr>
                              <w:spacing w:after="0"/>
                              <w:rPr>
                                <w:sz w:val="16"/>
                                <w:szCs w:val="16"/>
                              </w:rPr>
                            </w:pPr>
                            <w:r w:rsidRPr="006F0067">
                              <w:rPr>
                                <w:sz w:val="16"/>
                                <w:szCs w:val="16"/>
                              </w:rPr>
                              <w:t>CELL</w:t>
                            </w:r>
                          </w:p>
                        </w:txbxContent>
                      </v:textbox>
                    </v:roundrect>
                    <v:roundrect id="Cuadro de texto 2" o:spid="_x0000_s1038" style="position:absolute;left:46609;top:17399;width:4529;height:24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" fillcolor="#d1c9ef" strokecolor="#472ea2">
                      <v:stroke joinstyle="miter"/>
                      <v:textbox>
                        <w:txbxContent>
                          <w:p w14:paraId="621F9FD3" w14:textId="6DF9AD1C" w:rsidR="003262A2" w:rsidRPr="006F0067" w:rsidRDefault="003262A2" w:rsidP="003262A2">
                            <w:pPr>
                              <w:spacing w:after="0"/>
                              <w:rPr>
                                <w:sz w:val="16"/>
                                <w:szCs w:val="16"/>
                              </w:rPr>
                            </w:pPr>
                            <w:r w:rsidRPr="006F0067">
                              <w:rPr>
                                <w:sz w:val="16"/>
                                <w:szCs w:val="16"/>
                              </w:rPr>
                              <w:t>GENE</w:t>
                            </w:r>
                          </w:p>
                        </w:txbxContent>
                      </v:textbox>
                    </v:roundrect>
                    <v:roundrect id="Cuadro de texto 2" o:spid="_x0000_s1039" style="position:absolute;top:4360;width:13843;height:249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" fillcolor="#deeaf6 [664]" strokecolor="#2e74b5 [2408]">
                      <v:stroke joinstyle="miter"/>
                      <v:textbox>
                        <w:txbxContent>
                          <w:p w14:paraId="3066EBC9" w14:textId="36CEECED" w:rsidR="003262A2" w:rsidRPr="006F0067" w:rsidRDefault="003262A2" w:rsidP="003262A2">
                            <w:pPr>
                              <w:spacing w:after="0"/>
                              <w:rPr>
                                <w:sz w:val="16"/>
                                <w:szCs w:val="16"/>
                              </w:rPr>
                            </w:pPr>
                            <w:r w:rsidRPr="006F0067">
                              <w:rPr>
                                <w:sz w:val="16"/>
                                <w:szCs w:val="16"/>
                              </w:rPr>
                              <w:t>KEY_EVENT_RELATIONSHIP</w:t>
                            </w:r>
                          </w:p>
                        </w:txbxContent>
                      </v:textbox>
                    </v:roundrect>
                    <v:roundrect id="Cuadro de texto 2" o:spid="_x0000_s1040" style="position:absolute;left:26289;top:8878;width:7620;height:249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" fillcolor="#e2efd9 [665]" strokecolor="#92d050">
                      <v:stroke joinstyle="miter"/>
                      <v:textbox>
                        <w:txbxContent>
                          <w:p w14:paraId="36CBC9B7" w14:textId="5148E06E" w:rsidR="003262A2" w:rsidRPr="006F0067" w:rsidRDefault="003262A2" w:rsidP="003262A2">
                            <w:pPr>
                              <w:spacing w:after="0"/>
                              <w:rPr>
                                <w:sz w:val="16"/>
                                <w:szCs w:val="16"/>
                              </w:rPr>
                            </w:pPr>
                            <w:r w:rsidRPr="006F0067">
                              <w:rPr>
                                <w:sz w:val="16"/>
                                <w:szCs w:val="16"/>
                              </w:rPr>
                              <w:t>TAXONOMY</w:t>
                            </w:r>
                          </w:p>
                        </w:txbxContent>
                      </v:textbox>
                    </v:roundrect>
                    <v:roundrect id="Cuadro de texto 2" o:spid="_x0000_s1041" style="position:absolute;left:44661;top:22606;width:6640;height:24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" fillcolor="#fbbbcc" strokecolor="red">
                      <v:stroke joinstyle="miter"/>
                      <v:textbox>
                        <w:txbxContent>
                          <w:p w14:paraId="35643500" w14:textId="717F1E76" w:rsidR="005E7646" w:rsidRPr="006F0067" w:rsidRDefault="005E7646" w:rsidP="005E7646">
                            <w:pPr>
                              <w:spacing w:after="0"/>
                              <w:rPr>
                                <w:sz w:val="16"/>
                                <w:szCs w:val="16"/>
                              </w:rPr>
                            </w:pPr>
                            <w:r w:rsidRPr="006F0067">
                              <w:rPr>
                                <w:sz w:val="16"/>
                                <w:szCs w:val="16"/>
                              </w:rPr>
                              <w:t>CHEMICAL</w:t>
                            </w:r>
                          </w:p>
                        </w:txbxContent>
                      </v:textbox>
                    </v:roundrect>
                    <v:roundrect id="Cuadro de texto 2" o:spid="_x0000_s1042" style="position:absolute;left:7323;top:16044;width:7155;height:24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" fillcolor="#c5e7e5" strokecolor="#0bc58b">
                      <v:stroke joinstyle="miter"/>
                      <v:textbox>
                        <w:txbxContent>
                          <w:p w14:paraId="1F9AC375" w14:textId="5819092E" w:rsidR="005E7646" w:rsidRPr="006F0067" w:rsidRDefault="005E7646" w:rsidP="005E7646">
                            <w:pPr>
                              <w:spacing w:after="0"/>
                              <w:rPr>
                                <w:sz w:val="16"/>
                                <w:szCs w:val="16"/>
                              </w:rPr>
                            </w:pPr>
                            <w:r w:rsidRPr="006F0067">
                              <w:rPr>
                                <w:sz w:val="16"/>
                                <w:szCs w:val="16"/>
                              </w:rPr>
                              <w:t>LIFE_STAGE</w:t>
                            </w:r>
                          </w:p>
                        </w:txbxContent>
                      </v:textbox>
                    </v:roundrect>
                    <v:roundrect id="Cuadro de texto 2" o:spid="_x0000_s1043" style="position:absolute;left:9821;top:20616;width:6636;height:24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" fillcolor="#d8fcfe" strokecolor="#0cf">
                      <v:stroke joinstyle="miter"/>
                      <v:textbox>
                        <w:txbxContent>
                          <w:p w14:paraId="03C2BDD5" w14:textId="77777777" w:rsidR="005E7646" w:rsidRPr="006F0067" w:rsidRDefault="005E7646" w:rsidP="005E7646">
                            <w:pPr>
                              <w:spacing w:after="0"/>
                              <w:rPr>
                                <w:sz w:val="16"/>
                                <w:szCs w:val="16"/>
                              </w:rPr>
                            </w:pPr>
                            <w:r w:rsidRPr="006F0067">
                              <w:rPr>
                                <w:sz w:val="16"/>
                                <w:szCs w:val="16"/>
                              </w:rPr>
                              <w:t>CHEMICAL</w:t>
                            </w:r>
                          </w:p>
                        </w:txbxContent>
                      </v:textbox>
                    </v:roundrect>
                    <v:roundrect id="Cuadro de texto 2" o:spid="_x0000_s1044" style="position:absolute;left:16806;top:23833;width:7662;height:249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" fillcolor="#bdd6ee [1304]" strokecolor="#2c0ec2">
                      <v:stroke joinstyle="miter"/>
                      <v:textbox>
                        <w:txbxContent>
                          <w:p w14:paraId="5CFC39D6" w14:textId="371EDED4" w:rsidR="005E7646" w:rsidRPr="006F0067" w:rsidRDefault="005E7646" w:rsidP="005E7646">
                            <w:pPr>
                              <w:spacing w:after="0"/>
                              <w:rPr>
                                <w:sz w:val="16"/>
                                <w:szCs w:val="16"/>
                              </w:rPr>
                            </w:pPr>
                            <w:r w:rsidRPr="006F0067">
                              <w:rPr>
                                <w:sz w:val="16"/>
                                <w:szCs w:val="16"/>
                              </w:rPr>
                              <w:t>ASSESMENT</w:t>
                            </w:r>
                          </w:p>
                        </w:txbxContent>
                      </v:textbox>
                    </v:roundrect>
                    <v:roundrect id="Cuadro de texto 2" o:spid="_x0000_s1045" style="position:absolute;left:6646;top:10371;width:4487;height:249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" fillcolor="#f4b083 [1941]" strokecolor="#c45911 [2405]">
                      <v:stroke joinstyle="miter"/>
                      <v:textbox>
                        <w:txbxContent>
                          <w:p w14:paraId="67BBA009" w14:textId="65092AC7" w:rsidR="005E7646" w:rsidRPr="006F0067" w:rsidRDefault="005E7646" w:rsidP="005E7646">
                            <w:pPr>
                              <w:spacing w:after="0"/>
                              <w:rPr>
                                <w:sz w:val="16"/>
                                <w:szCs w:val="16"/>
                              </w:rPr>
                            </w:pPr>
                            <w:r w:rsidRPr="006F0067">
                              <w:rPr>
                                <w:sz w:val="16"/>
                                <w:szCs w:val="16"/>
                              </w:rPr>
                              <w:t>WOE</w:t>
                            </w:r>
                          </w:p>
                        </w:txbxContent>
                      </v:textbox>
                    </v:roundrect>
                  </v:group>
                </v:group>
              </v:group>
            </w:pict>
          </mc:Fallback>
        </mc:AlternateContent>
      </w:r>
      <w:r w:rsidR="003262A2" w:rsidRPr="0043160A">
        <w:rPr>
          <w:noProof/>
          <w:color w:val="000000"/>
          <w:rPrChange w:id="548" w:author="Saurav Kumar" w:date="2023-10-12T12:01:00Z">
            <w:rPr>
              <w:noProof/>
            </w:rPr>
          </w:rPrChange>
        </w:rPr>
        <mc:AlternateContent>
          <mc:Choice Requires="wps">
            <w:drawing>
              <wp:anchor distT="45720" distB="45720" distL="114300" distR="114300" simplePos="0" relativeHeight="251628544" behindDoc="0" locked="0" layoutInCell="1" allowOverlap="1" wp14:anchorId="0EDF15C0" wp14:editId="01964AFB">
                <wp:simplePos x="0" y="0"/>
                <wp:positionH relativeFrom="column">
                  <wp:posOffset>5337810</wp:posOffset>
                </wp:positionH>
                <wp:positionV relativeFrom="paragraph">
                  <wp:posOffset>476038</wp:posOffset>
                </wp:positionV>
                <wp:extent cx="548852" cy="131233"/>
                <wp:effectExtent l="0" t="0" r="22860" b="2159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852" cy="131233"/>
                        </a:xfrm>
                        <a:prstGeom prst="roundRect">
                          <a:avLst/>
                        </a:prstGeom>
                        <a:solidFill>
                          <a:schemeClr val="bg1"/>
                        </a:solidFill>
                        <a:ln w="9525">
                          <a:solidFill>
                            <a:schemeClr val="bg1"/>
                          </a:solidFill>
                          <a:miter lim="800000"/>
                          <a:headEnd/>
                          <a:tailEnd/>
                        </a:ln>
                      </wps:spPr>
                      <wps:txbx>
                        <w:txbxContent>
                          <w:p w14:paraId="00500314" w14:textId="141D09E6" w:rsidR="003262A2" w:rsidRPr="006F0067" w:rsidRDefault="003262A2" w:rsidP="003262A2">
                            <w:pPr>
                              <w:spacing w:after="0"/>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0EDF15C0" id="Text Box 27" o:spid="_x0000_s1046" style="position:absolute;left:0;text-align:left;margin-left:420.3pt;margin-top:37.5pt;width:43.2pt;height:10.35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" fillcolor="white [3212]" strokecolor="white [3212]">
                <v:stroke joinstyle="miter"/>
                <v:textbox>
                  <w:txbxContent>
                    <w:p w14:paraId="00500314" w14:textId="141D09E6" w:rsidR="003262A2" w:rsidRPr="006F0067" w:rsidRDefault="003262A2" w:rsidP="003262A2">
                      <w:pPr>
                        <w:spacing w:after="0"/>
                        <w:rPr>
                          <w:sz w:val="16"/>
                          <w:szCs w:val="16"/>
                        </w:rPr>
                      </w:pPr>
                    </w:p>
                  </w:txbxContent>
                </v:textbox>
              </v:roundrect>
            </w:pict>
          </mc:Fallback>
        </mc:AlternateContent>
      </w:r>
      <w:r w:rsidR="006E43A7" w:rsidRPr="0043160A">
        <w:rPr>
          <w:noProof/>
          <w:color w:val="000000"/>
          <w:rPrChange w:id="549" w:author="Saurav Kumar" w:date="2023-10-12T12:01:00Z">
            <w:rPr>
              <w:noProof/>
            </w:rPr>
          </w:rPrChange>
        </w:rPr>
        <w:drawing>
          <wp:inline distT="0" distB="0" distL="0" distR="0" wp14:anchorId="57F8D2A0" wp14:editId="7DC72BD6">
            <wp:extent cx="5372100" cy="38547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rcRect r="8071"/>
                    <a:stretch/>
                  </pic:blipFill>
                  <pic:spPr bwMode="auto">
                    <a:xfrm>
                      <a:off x="0" y="0"/>
                      <a:ext cx="5409849" cy="3881883"/>
                    </a:xfrm>
                    <a:prstGeom prst="rect">
                      <a:avLst/>
                    </a:prstGeom>
                    <a:noFill/>
                    <a:ln>
                      <a:noFill/>
                    </a:ln>
                    <a:extLst>
                      <a:ext uri="{53640926-AAD7-44D8-BBD7-CCE9431645EC}">
                        <a14:shadowObscured xmlns:a14="http://schemas.microsoft.com/office/drawing/2010/main"/>
                      </a:ext>
                    </a:extLst>
                  </pic:spPr>
                </pic:pic>
              </a:graphicData>
            </a:graphic>
          </wp:inline>
        </w:drawing>
      </w:r>
    </w:p>
    <w:p w14:paraId="5337CA50" w14:textId="42ED669A" w:rsidR="00C34DE8" w:rsidRPr="0043160A" w:rsidRDefault="00C34DE8" w:rsidP="00C34DE8">
      <w:pPr>
        <w:pStyle w:val="Caption"/>
        <w:jc w:val="center"/>
        <w:rPr>
          <w:b w:val="0"/>
          <w:color w:val="000000"/>
          <w:rPrChange w:id="550" w:author="Saurav Kumar" w:date="2023-10-12T12:01:00Z">
            <w:rPr>
              <w:i/>
            </w:rPr>
          </w:rPrChange>
        </w:rPr>
      </w:pPr>
      <w:r w:rsidRPr="0043160A">
        <w:rPr>
          <w:b w:val="0"/>
          <w:color w:val="000000"/>
          <w:rPrChange w:id="551" w:author="Saurav Kumar" w:date="2023-10-12T12:01:00Z">
            <w:rPr/>
          </w:rPrChange>
        </w:rPr>
        <w:t xml:space="preserve">Figure </w:t>
      </w:r>
      <w:r w:rsidR="00B03CCC" w:rsidRPr="0043160A">
        <w:rPr>
          <w:b w:val="0"/>
          <w:color w:val="000000"/>
          <w:rPrChange w:id="552" w:author="Saurav Kumar" w:date="2023-10-12T12:01:00Z">
            <w:rPr/>
          </w:rPrChange>
        </w:rPr>
        <w:fldChar w:fldCharType="begin"/>
      </w:r>
      <w:r w:rsidR="00B03CCC" w:rsidRPr="0043160A">
        <w:rPr>
          <w:b w:val="0"/>
          <w:color w:val="000000"/>
          <w:rPrChange w:id="553" w:author="Saurav Kumar" w:date="2023-10-12T12:01:00Z">
            <w:rPr/>
          </w:rPrChange>
        </w:rPr>
        <w:instrText xml:space="preserve"> SEQ Figure \* ARABIC </w:instrText>
      </w:r>
      <w:r w:rsidR="00B03CCC" w:rsidRPr="0043160A">
        <w:rPr>
          <w:b w:val="0"/>
          <w:color w:val="000000"/>
          <w:rPrChange w:id="554" w:author="Saurav Kumar" w:date="2023-10-12T12:01:00Z">
            <w:rPr>
              <w:noProof/>
            </w:rPr>
          </w:rPrChange>
        </w:rPr>
        <w:fldChar w:fldCharType="separate"/>
      </w:r>
      <w:r w:rsidR="000861FF" w:rsidRPr="0043160A">
        <w:rPr>
          <w:b w:val="0"/>
          <w:noProof/>
          <w:color w:val="000000"/>
          <w:rPrChange w:id="555" w:author="Saurav Kumar" w:date="2023-10-12T12:01:00Z">
            <w:rPr>
              <w:noProof/>
            </w:rPr>
          </w:rPrChange>
        </w:rPr>
        <w:t>2</w:t>
      </w:r>
      <w:r w:rsidR="00B03CCC" w:rsidRPr="0043160A">
        <w:rPr>
          <w:b w:val="0"/>
          <w:noProof/>
          <w:color w:val="000000"/>
          <w:rPrChange w:id="556" w:author="Saurav Kumar" w:date="2023-10-12T12:01:00Z">
            <w:rPr>
              <w:noProof/>
            </w:rPr>
          </w:rPrChange>
        </w:rPr>
        <w:fldChar w:fldCharType="end"/>
      </w:r>
      <w:r w:rsidR="00CE701B" w:rsidRPr="0043160A">
        <w:rPr>
          <w:b w:val="0"/>
          <w:color w:val="000000"/>
          <w:rPrChange w:id="557" w:author="Saurav Kumar" w:date="2023-10-12T12:01:00Z">
            <w:rPr/>
          </w:rPrChange>
        </w:rPr>
        <w:t>.</w:t>
      </w:r>
      <w:r w:rsidRPr="0043160A">
        <w:rPr>
          <w:b w:val="0"/>
          <w:color w:val="000000"/>
          <w:rPrChange w:id="558" w:author="Saurav Kumar" w:date="2023-10-12T12:01:00Z">
            <w:rPr/>
          </w:rPrChange>
        </w:rPr>
        <w:t xml:space="preserve"> Neo4j graph </w:t>
      </w:r>
      <w:r w:rsidR="00D354BF" w:rsidRPr="0043160A">
        <w:rPr>
          <w:b w:val="0"/>
          <w:color w:val="000000"/>
          <w:rPrChange w:id="559" w:author="Saurav Kumar" w:date="2023-10-12T12:01:00Z">
            <w:rPr/>
          </w:rPrChange>
        </w:rPr>
        <w:t xml:space="preserve">data </w:t>
      </w:r>
      <w:r w:rsidRPr="0043160A">
        <w:rPr>
          <w:b w:val="0"/>
          <w:color w:val="000000"/>
          <w:rPrChange w:id="560" w:author="Saurav Kumar" w:date="2023-10-12T12:01:00Z">
            <w:rPr/>
          </w:rPrChange>
        </w:rPr>
        <w:t>model schema for AOP</w:t>
      </w:r>
      <w:r w:rsidR="00D354BF" w:rsidRPr="0043160A">
        <w:rPr>
          <w:b w:val="0"/>
          <w:color w:val="000000"/>
          <w:rPrChange w:id="561" w:author="Saurav Kumar" w:date="2023-10-12T12:01:00Z">
            <w:rPr/>
          </w:rPrChange>
        </w:rPr>
        <w:t>-wiki XML data</w:t>
      </w:r>
    </w:p>
    <w:p w14:paraId="2E260CB1" w14:textId="6F3394BA" w:rsidR="006E0DBC" w:rsidRPr="0043160A" w:rsidRDefault="005B31C8" w:rsidP="00336496">
      <w:pPr>
        <w:jc w:val="both"/>
        <w:rPr>
          <w:color w:val="000000"/>
          <w:rPrChange w:id="562" w:author="Saurav Kumar" w:date="2023-10-12T12:01:00Z">
            <w:rPr/>
          </w:rPrChange>
        </w:rPr>
      </w:pPr>
      <w:r w:rsidRPr="0043160A">
        <w:rPr>
          <w:color w:val="000000"/>
          <w:rPrChange w:id="563" w:author="Saurav Kumar" w:date="2023-10-12T12:01:00Z">
            <w:rPr/>
          </w:rPrChange>
        </w:rPr>
        <w:t xml:space="preserve">Neo4j is a widely used graph database management system, designed to store, manage, and query large amounts of data organized in graph structure. Neo4j relies on </w:t>
      </w:r>
      <w:r w:rsidR="00392090" w:rsidRPr="0043160A">
        <w:rPr>
          <w:color w:val="000000"/>
          <w:rPrChange w:id="564" w:author="Saurav Kumar" w:date="2023-10-12T12:01:00Z">
            <w:rPr/>
          </w:rPrChange>
        </w:rPr>
        <w:t xml:space="preserve">cypher </w:t>
      </w:r>
      <w:r w:rsidRPr="0043160A">
        <w:rPr>
          <w:color w:val="000000"/>
          <w:rPrChange w:id="565" w:author="Saurav Kumar" w:date="2023-10-12T12:01:00Z">
            <w:rPr/>
          </w:rPrChange>
        </w:rPr>
        <w:t xml:space="preserve">query language to interact with graph data. It is designed to </w:t>
      </w:r>
      <w:r w:rsidR="003408DE" w:rsidRPr="0043160A">
        <w:rPr>
          <w:color w:val="000000"/>
          <w:rPrChange w:id="566" w:author="Saurav Kumar" w:date="2023-10-12T12:01:00Z">
            <w:rPr/>
          </w:rPrChange>
        </w:rPr>
        <w:t xml:space="preserve">express simple to complex queries, that can transverse and retrieve the relationship within the graph. As Neo4j, </w:t>
      </w:r>
      <w:r w:rsidR="00DA7DB2" w:rsidRPr="0043160A">
        <w:rPr>
          <w:color w:val="000000"/>
          <w:rPrChange w:id="567" w:author="Saurav Kumar" w:date="2023-10-12T12:01:00Z">
            <w:rPr/>
          </w:rPrChange>
        </w:rPr>
        <w:t>at</w:t>
      </w:r>
      <w:r w:rsidR="003408DE" w:rsidRPr="0043160A">
        <w:rPr>
          <w:color w:val="000000"/>
          <w:rPrChange w:id="568" w:author="Saurav Kumar" w:date="2023-10-12T12:01:00Z">
            <w:rPr/>
          </w:rPrChange>
        </w:rPr>
        <w:t xml:space="preserve"> its core uses Java to run the engine, to make </w:t>
      </w:r>
      <w:r w:rsidR="00DA7DB2" w:rsidRPr="0043160A">
        <w:rPr>
          <w:color w:val="000000"/>
          <w:rPrChange w:id="569" w:author="Saurav Kumar" w:date="2023-10-12T12:01:00Z">
            <w:rPr/>
          </w:rPrChange>
        </w:rPr>
        <w:t xml:space="preserve">it accessible programmatically Py2neo </w:t>
      </w:r>
      <w:r w:rsidR="00FE194A" w:rsidRPr="0043160A">
        <w:rPr>
          <w:color w:val="000000"/>
          <w:rPrChange w:id="570" w:author="Saurav Kumar" w:date="2023-10-12T12:01:00Z">
            <w:rPr/>
          </w:rPrChange>
        </w:rPr>
        <w:t xml:space="preserve">was </w:t>
      </w:r>
      <w:r w:rsidR="00DA7DB2" w:rsidRPr="0043160A">
        <w:rPr>
          <w:color w:val="000000"/>
          <w:rPrChange w:id="571" w:author="Saurav Kumar" w:date="2023-10-12T12:01:00Z">
            <w:rPr/>
          </w:rPrChange>
        </w:rPr>
        <w:t>used</w:t>
      </w:r>
      <w:r w:rsidR="00953C57" w:rsidRPr="0043160A">
        <w:rPr>
          <w:color w:val="000000"/>
          <w:rPrChange w:id="572" w:author="Saurav Kumar" w:date="2023-10-12T12:01:00Z">
            <w:rPr/>
          </w:rPrChange>
        </w:rPr>
        <w:t xml:space="preserve"> </w:t>
      </w:r>
      <w:sdt>
        <w:sdtPr>
          <w:rPr>
            <w:color w:val="000000"/>
          </w:rPr>
          <w:tag w:val="MENDELEY_CITATION_v3_eyJjaXRhdGlvbklEIjoiTUVOREVMRVlfQ0lUQVRJT05fMWU1YjhlYTktYjU0Ni00MWI0LThiNzItYWQxMWM1NDFiM2I2IiwicHJvcGVydGllcyI6eyJub3RlSW5kZXgiOjB9LCJpc0VkaXRlZCI6ZmFsc2UsIm1hbnVhbE92ZXJyaWRlIjp7ImlzTWFudWFsbHlPdmVycmlkZGVuIjp0cnVlLCJjaXRlcHJvY1RleHQiOiIoPGk+cHkybmVvIMK3IFB5UEk8L2k+LCBuLmQuKSIsIm1hbnVhbE92ZXJyaWRlVGV4dCI6Ii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In0sImNpdGF0aW9uSXRlbXMiOlt7ImlkIjoiYWE0NGU5NDgtZmQ5Zi0zY2Y2LThiZDUtODkyYjRlODIwZWRmIiwiaXRlbURhdGEiOnsidHlwZSI6IndlYnBhZ2UiLCJpZCI6ImFhNDRlOTQ4LWZkOWYtM2NmNi04YmQ1LTg5MmI0ZTgyMGVkZiIsInRpdGxlIjoicHkybmVvIMK3IFB5UEkiLCJhY2Nlc3NlZCI6eyJkYXRlLXBhcnRzIjpbWzIwMjMsMTAsMl1dfSwiVVJMIjoiaHR0cHM6Ly9weXBpLm9yZy9wcm9qZWN0L3B5Mm5lby8iLCJjb250YWluZXItdGl0bGUtc2hvcnQiOiIifSwiaXNUZW1wb3JhcnkiOmZhbHNlfV19"/>
          <w:id w:val="150332695"/>
          <w:placeholder>
            <w:docPart w:val="DefaultPlaceholder_-1854013440"/>
          </w:placeholder>
        </w:sdtPr>
        <w:sdtContent>
          <w:ins w:id="573" w:author="Saurav Kumar" w:date="2023-10-12T15:23:00Z">
            <w:r w:rsidR="00C848A8" w:rsidRPr="00C848A8">
              <w:rPr>
                <w:rFonts w:eastAsia="Times New Roman"/>
                <w:color w:val="000000"/>
              </w:rPr>
              <w:t xml:space="preserve">(py2neo · </w:t>
            </w:r>
            <w:proofErr w:type="spellStart"/>
            <w:r w:rsidR="00C848A8" w:rsidRPr="00C848A8">
              <w:rPr>
                <w:rFonts w:eastAsia="Times New Roman"/>
                <w:color w:val="000000"/>
              </w:rPr>
              <w:t>PyPI</w:t>
            </w:r>
            <w:proofErr w:type="spellEnd"/>
            <w:r w:rsidR="00C848A8" w:rsidRPr="00C848A8">
              <w:rPr>
                <w:rFonts w:eastAsia="Times New Roman"/>
                <w:color w:val="000000"/>
              </w:rPr>
              <w:t xml:space="preserve">,)(py2neo · </w:t>
            </w:r>
            <w:proofErr w:type="spellStart"/>
            <w:r w:rsidR="00C848A8" w:rsidRPr="00C848A8">
              <w:rPr>
                <w:rFonts w:eastAsia="Times New Roman"/>
                <w:color w:val="000000"/>
              </w:rPr>
              <w:t>PyPI</w:t>
            </w:r>
            <w:proofErr w:type="spellEnd"/>
            <w:r w:rsidR="00C848A8" w:rsidRPr="00C848A8">
              <w:rPr>
                <w:rFonts w:eastAsia="Times New Roman"/>
                <w:color w:val="000000"/>
              </w:rPr>
              <w:t xml:space="preserve">,)(py2neo · </w:t>
            </w:r>
            <w:proofErr w:type="spellStart"/>
            <w:r w:rsidR="00C848A8" w:rsidRPr="00C848A8">
              <w:rPr>
                <w:rFonts w:eastAsia="Times New Roman"/>
                <w:color w:val="000000"/>
              </w:rPr>
              <w:t>PyPI</w:t>
            </w:r>
            <w:proofErr w:type="spellEnd"/>
            <w:r w:rsidR="00C848A8" w:rsidRPr="00C848A8">
              <w:rPr>
                <w:rFonts w:eastAsia="Times New Roman"/>
                <w:color w:val="000000"/>
              </w:rPr>
              <w:t xml:space="preserve">,)(py2neo · </w:t>
            </w:r>
            <w:proofErr w:type="spellStart"/>
            <w:r w:rsidR="00C848A8" w:rsidRPr="00C848A8">
              <w:rPr>
                <w:rFonts w:eastAsia="Times New Roman"/>
                <w:color w:val="000000"/>
              </w:rPr>
              <w:t>PyPI</w:t>
            </w:r>
            <w:proofErr w:type="spellEnd"/>
            <w:r w:rsidR="00C848A8" w:rsidRPr="00C848A8">
              <w:rPr>
                <w:rFonts w:eastAsia="Times New Roman"/>
                <w:color w:val="000000"/>
              </w:rPr>
              <w:t xml:space="preserve">,)(py2neo · </w:t>
            </w:r>
            <w:proofErr w:type="spellStart"/>
            <w:r w:rsidR="00C848A8" w:rsidRPr="00C848A8">
              <w:rPr>
                <w:rFonts w:eastAsia="Times New Roman"/>
                <w:color w:val="000000"/>
              </w:rPr>
              <w:t>PyPI</w:t>
            </w:r>
            <w:proofErr w:type="spellEnd"/>
            <w:r w:rsidR="00C848A8" w:rsidRPr="00C848A8">
              <w:rPr>
                <w:rFonts w:eastAsia="Times New Roman"/>
                <w:color w:val="000000"/>
              </w:rPr>
              <w:t xml:space="preserve">,)(py2neo · </w:t>
            </w:r>
            <w:proofErr w:type="spellStart"/>
            <w:r w:rsidR="00C848A8" w:rsidRPr="00C848A8">
              <w:rPr>
                <w:rFonts w:eastAsia="Times New Roman"/>
                <w:color w:val="000000"/>
              </w:rPr>
              <w:t>PyPI</w:t>
            </w:r>
            <w:proofErr w:type="spellEnd"/>
            <w:r w:rsidR="00C848A8" w:rsidRPr="00C848A8">
              <w:rPr>
                <w:rFonts w:eastAsia="Times New Roman"/>
                <w:color w:val="000000"/>
              </w:rPr>
              <w:t xml:space="preserve">,)(py2neo · </w:t>
            </w:r>
            <w:proofErr w:type="spellStart"/>
            <w:r w:rsidR="00C848A8" w:rsidRPr="00C848A8">
              <w:rPr>
                <w:rFonts w:eastAsia="Times New Roman"/>
                <w:color w:val="000000"/>
              </w:rPr>
              <w:t>PyPI</w:t>
            </w:r>
            <w:proofErr w:type="spellEnd"/>
            <w:r w:rsidR="00C848A8" w:rsidRPr="00C848A8">
              <w:rPr>
                <w:rFonts w:eastAsia="Times New Roman"/>
                <w:color w:val="000000"/>
              </w:rPr>
              <w:t xml:space="preserve">,)(py2neo · </w:t>
            </w:r>
            <w:proofErr w:type="spellStart"/>
            <w:r w:rsidR="00C848A8" w:rsidRPr="00C848A8">
              <w:rPr>
                <w:rFonts w:eastAsia="Times New Roman"/>
                <w:color w:val="000000"/>
              </w:rPr>
              <w:t>PyPI</w:t>
            </w:r>
            <w:proofErr w:type="spellEnd"/>
            <w:r w:rsidR="00C848A8" w:rsidRPr="00C848A8">
              <w:rPr>
                <w:rFonts w:eastAsia="Times New Roman"/>
                <w:color w:val="000000"/>
              </w:rPr>
              <w:t xml:space="preserve">,)(py2neo · </w:t>
            </w:r>
            <w:proofErr w:type="spellStart"/>
            <w:r w:rsidR="00C848A8" w:rsidRPr="00C848A8">
              <w:rPr>
                <w:rFonts w:eastAsia="Times New Roman"/>
                <w:color w:val="000000"/>
              </w:rPr>
              <w:t>PyPI</w:t>
            </w:r>
            <w:proofErr w:type="spellEnd"/>
            <w:r w:rsidR="00C848A8" w:rsidRPr="00C848A8">
              <w:rPr>
                <w:rFonts w:eastAsia="Times New Roman"/>
                <w:color w:val="000000"/>
              </w:rPr>
              <w:t xml:space="preserve">,)(py2neo · </w:t>
            </w:r>
            <w:proofErr w:type="spellStart"/>
            <w:r w:rsidR="00C848A8" w:rsidRPr="00C848A8">
              <w:rPr>
                <w:rFonts w:eastAsia="Times New Roman"/>
                <w:color w:val="000000"/>
              </w:rPr>
              <w:t>PyPI</w:t>
            </w:r>
            <w:proofErr w:type="spellEnd"/>
            <w:r w:rsidR="00C848A8" w:rsidRPr="00C848A8">
              <w:rPr>
                <w:rFonts w:eastAsia="Times New Roman"/>
                <w:color w:val="000000"/>
              </w:rPr>
              <w:t xml:space="preserve">,)(py2neo · </w:t>
            </w:r>
            <w:proofErr w:type="spellStart"/>
            <w:r w:rsidR="00C848A8" w:rsidRPr="00C848A8">
              <w:rPr>
                <w:rFonts w:eastAsia="Times New Roman"/>
                <w:color w:val="000000"/>
              </w:rPr>
              <w:t>PyPI</w:t>
            </w:r>
            <w:proofErr w:type="spellEnd"/>
            <w:r w:rsidR="00C848A8" w:rsidRPr="00C848A8">
              <w:rPr>
                <w:rFonts w:eastAsia="Times New Roman"/>
                <w:color w:val="000000"/>
              </w:rPr>
              <w:t xml:space="preserve">,)(py2neo · </w:t>
            </w:r>
            <w:proofErr w:type="spellStart"/>
            <w:r w:rsidR="00C848A8" w:rsidRPr="00C848A8">
              <w:rPr>
                <w:rFonts w:eastAsia="Times New Roman"/>
                <w:color w:val="000000"/>
              </w:rPr>
              <w:t>PyPI</w:t>
            </w:r>
            <w:proofErr w:type="spellEnd"/>
            <w:r w:rsidR="00C848A8" w:rsidRPr="00C848A8">
              <w:rPr>
                <w:rFonts w:eastAsia="Times New Roman"/>
                <w:color w:val="000000"/>
              </w:rPr>
              <w:t xml:space="preserve">,)(py2neo · </w:t>
            </w:r>
            <w:proofErr w:type="spellStart"/>
            <w:r w:rsidR="00C848A8" w:rsidRPr="00C848A8">
              <w:rPr>
                <w:rFonts w:eastAsia="Times New Roman"/>
                <w:color w:val="000000"/>
              </w:rPr>
              <w:t>PyPI</w:t>
            </w:r>
            <w:proofErr w:type="spellEnd"/>
            <w:r w:rsidR="00C848A8" w:rsidRPr="00C848A8">
              <w:rPr>
                <w:rFonts w:eastAsia="Times New Roman"/>
                <w:color w:val="000000"/>
              </w:rPr>
              <w:t xml:space="preserve">,)(py2neo · </w:t>
            </w:r>
            <w:proofErr w:type="spellStart"/>
            <w:r w:rsidR="00C848A8" w:rsidRPr="00C848A8">
              <w:rPr>
                <w:rFonts w:eastAsia="Times New Roman"/>
                <w:color w:val="000000"/>
              </w:rPr>
              <w:t>PyPI</w:t>
            </w:r>
            <w:proofErr w:type="spellEnd"/>
            <w:r w:rsidR="00C848A8" w:rsidRPr="00C848A8">
              <w:rPr>
                <w:rFonts w:eastAsia="Times New Roman"/>
                <w:color w:val="000000"/>
              </w:rPr>
              <w:t xml:space="preserve">,)(py2neo · </w:t>
            </w:r>
            <w:proofErr w:type="spellStart"/>
            <w:r w:rsidR="00C848A8" w:rsidRPr="00C848A8">
              <w:rPr>
                <w:rFonts w:eastAsia="Times New Roman"/>
                <w:color w:val="000000"/>
              </w:rPr>
              <w:t>PyPI</w:t>
            </w:r>
            <w:proofErr w:type="spellEnd"/>
            <w:r w:rsidR="00C848A8" w:rsidRPr="00C848A8">
              <w:rPr>
                <w:rFonts w:eastAsia="Times New Roman"/>
                <w:color w:val="000000"/>
              </w:rPr>
              <w:t xml:space="preserve">,)(py2neo · </w:t>
            </w:r>
            <w:proofErr w:type="spellStart"/>
            <w:r w:rsidR="00C848A8" w:rsidRPr="00C848A8">
              <w:rPr>
                <w:rFonts w:eastAsia="Times New Roman"/>
                <w:color w:val="000000"/>
              </w:rPr>
              <w:t>PyPI</w:t>
            </w:r>
            <w:proofErr w:type="spellEnd"/>
            <w:r w:rsidR="00C848A8" w:rsidRPr="00C848A8">
              <w:rPr>
                <w:rFonts w:eastAsia="Times New Roman"/>
                <w:color w:val="000000"/>
              </w:rPr>
              <w:t xml:space="preserve">,)(py2neo · </w:t>
            </w:r>
            <w:proofErr w:type="spellStart"/>
            <w:r w:rsidR="00C848A8" w:rsidRPr="00C848A8">
              <w:rPr>
                <w:rFonts w:eastAsia="Times New Roman"/>
                <w:color w:val="000000"/>
              </w:rPr>
              <w:t>PyPI</w:t>
            </w:r>
            <w:proofErr w:type="spellEnd"/>
            <w:r w:rsidR="00C848A8" w:rsidRPr="00C848A8">
              <w:rPr>
                <w:rFonts w:eastAsia="Times New Roman"/>
                <w:color w:val="000000"/>
              </w:rPr>
              <w:t xml:space="preserve">,)(py2neo · </w:t>
            </w:r>
            <w:proofErr w:type="spellStart"/>
            <w:r w:rsidR="00C848A8" w:rsidRPr="00C848A8">
              <w:rPr>
                <w:rFonts w:eastAsia="Times New Roman"/>
                <w:color w:val="000000"/>
              </w:rPr>
              <w:t>PyPI</w:t>
            </w:r>
            <w:proofErr w:type="spellEnd"/>
            <w:r w:rsidR="00C848A8" w:rsidRPr="00C848A8">
              <w:rPr>
                <w:rFonts w:eastAsia="Times New Roman"/>
                <w:color w:val="000000"/>
              </w:rPr>
              <w:t xml:space="preserve">,)(py2neo · </w:t>
            </w:r>
            <w:proofErr w:type="spellStart"/>
            <w:r w:rsidR="00C848A8" w:rsidRPr="00C848A8">
              <w:rPr>
                <w:rFonts w:eastAsia="Times New Roman"/>
                <w:color w:val="000000"/>
              </w:rPr>
              <w:t>PyPI</w:t>
            </w:r>
            <w:proofErr w:type="spellEnd"/>
            <w:r w:rsidR="00C848A8" w:rsidRPr="00C848A8">
              <w:rPr>
                <w:rFonts w:eastAsia="Times New Roman"/>
                <w:color w:val="000000"/>
              </w:rPr>
              <w:t>,)</w:t>
            </w:r>
          </w:ins>
          <w:del w:id="574" w:author="Saurav Kumar" w:date="2023-10-12T12:13:00Z">
            <w:r w:rsidR="0043160A" w:rsidRPr="00C848A8" w:rsidDel="00EE0D56">
              <w:rPr>
                <w:rFonts w:eastAsia="Times New Roman"/>
                <w:color w:val="000000"/>
              </w:rPr>
              <w:delText>(py2neo · PyPI,)</w:delText>
            </w:r>
          </w:del>
        </w:sdtContent>
      </w:sdt>
      <w:r w:rsidR="00DA7DB2" w:rsidRPr="0043160A">
        <w:rPr>
          <w:color w:val="000000"/>
          <w:rPrChange w:id="575" w:author="Saurav Kumar" w:date="2023-10-12T12:01:00Z">
            <w:rPr/>
          </w:rPrChange>
        </w:rPr>
        <w:t>. Py2neo is a Python library, which acts as an interface between Python and Neo4j and makes programmatic access to neo4j with</w:t>
      </w:r>
      <w:r w:rsidR="00F5544D" w:rsidRPr="0043160A">
        <w:rPr>
          <w:color w:val="000000"/>
          <w:rPrChange w:id="576" w:author="Saurav Kumar" w:date="2023-10-12T12:01:00Z">
            <w:rPr/>
          </w:rPrChange>
        </w:rPr>
        <w:t xml:space="preserve"> </w:t>
      </w:r>
      <w:r w:rsidR="00DA7DB2" w:rsidRPr="0043160A">
        <w:rPr>
          <w:color w:val="000000"/>
          <w:rPrChange w:id="577" w:author="Saurav Kumar" w:date="2023-10-12T12:01:00Z">
            <w:rPr/>
          </w:rPrChange>
        </w:rPr>
        <w:t>ease.</w:t>
      </w:r>
      <w:r w:rsidR="00F5544D" w:rsidRPr="0043160A">
        <w:rPr>
          <w:color w:val="000000"/>
          <w:rPrChange w:id="578" w:author="Saurav Kumar" w:date="2023-10-12T12:01:00Z">
            <w:rPr/>
          </w:rPrChange>
        </w:rPr>
        <w:t xml:space="preserve"> </w:t>
      </w:r>
      <w:r w:rsidR="006E0DBC" w:rsidRPr="0043160A">
        <w:rPr>
          <w:color w:val="000000"/>
          <w:rPrChange w:id="579" w:author="Saurav Kumar" w:date="2023-10-12T12:01:00Z">
            <w:rPr/>
          </w:rPrChange>
        </w:rPr>
        <w:t xml:space="preserve">With Py2neo, nodes, and relationships are built while keeping a consistent naming convention of node and edge labels and their properties. Nodes and edge labels are all in uppercase and the </w:t>
      </w:r>
      <w:r w:rsidR="007B1DFC" w:rsidRPr="0043160A">
        <w:rPr>
          <w:color w:val="000000"/>
          <w:rPrChange w:id="580" w:author="Saurav Kumar" w:date="2023-10-12T12:01:00Z">
            <w:rPr/>
          </w:rPrChange>
        </w:rPr>
        <w:t>labels</w:t>
      </w:r>
      <w:r w:rsidR="006E0DBC" w:rsidRPr="0043160A">
        <w:rPr>
          <w:color w:val="000000"/>
          <w:rPrChange w:id="581" w:author="Saurav Kumar" w:date="2023-10-12T12:01:00Z">
            <w:rPr/>
          </w:rPrChange>
        </w:rPr>
        <w:t xml:space="preserve"> having more than one word are joined with </w:t>
      </w:r>
      <w:r w:rsidR="00151206" w:rsidRPr="0043160A">
        <w:rPr>
          <w:color w:val="000000"/>
          <w:rPrChange w:id="582" w:author="Saurav Kumar" w:date="2023-10-12T12:01:00Z">
            <w:rPr/>
          </w:rPrChange>
        </w:rPr>
        <w:t xml:space="preserve">the </w:t>
      </w:r>
      <w:r w:rsidR="006E0DBC" w:rsidRPr="0043160A">
        <w:rPr>
          <w:color w:val="000000"/>
          <w:rPrChange w:id="583" w:author="Saurav Kumar" w:date="2023-10-12T12:01:00Z">
            <w:rPr/>
          </w:rPrChange>
        </w:rPr>
        <w:t>snake naming convention. Properties of nodes and edges are written in lowercase. The strict naming convention provides robustness to the graph data model.</w:t>
      </w:r>
      <w:r w:rsidR="00C75ABE" w:rsidRPr="0043160A">
        <w:rPr>
          <w:color w:val="000000"/>
          <w:rPrChange w:id="584" w:author="Saurav Kumar" w:date="2023-10-12T12:01:00Z">
            <w:rPr/>
          </w:rPrChange>
        </w:rPr>
        <w:t xml:space="preserve"> Nodes and their</w:t>
      </w:r>
      <w:r w:rsidR="00B10B62" w:rsidRPr="0043160A">
        <w:rPr>
          <w:color w:val="000000"/>
          <w:rPrChange w:id="585" w:author="Saurav Kumar" w:date="2023-10-12T12:01:00Z">
            <w:rPr/>
          </w:rPrChange>
        </w:rPr>
        <w:t xml:space="preserve"> properties are tabulated in </w:t>
      </w:r>
      <w:r w:rsidR="003B13AD" w:rsidRPr="0043160A">
        <w:rPr>
          <w:color w:val="000000"/>
          <w:rPrChange w:id="586" w:author="Saurav Kumar" w:date="2023-10-12T12:01:00Z">
            <w:rPr/>
          </w:rPrChange>
        </w:rPr>
        <w:t>S-Table 1.</w:t>
      </w:r>
    </w:p>
    <w:p w14:paraId="4F50B823" w14:textId="717ED6ED" w:rsidR="00C97189" w:rsidRPr="0043160A" w:rsidDel="005A0D88" w:rsidRDefault="00690BE6" w:rsidP="002370BB">
      <w:pPr>
        <w:jc w:val="both"/>
        <w:rPr>
          <w:del w:id="587" w:author="Saurav Kumar" w:date="2023-10-11T15:06:00Z"/>
          <w:color w:val="000000"/>
          <w:rPrChange w:id="588" w:author="Saurav Kumar" w:date="2023-10-12T12:01:00Z">
            <w:rPr>
              <w:del w:id="589" w:author="Saurav Kumar" w:date="2023-10-11T15:06:00Z"/>
            </w:rPr>
          </w:rPrChange>
        </w:rPr>
      </w:pPr>
      <w:r w:rsidRPr="0043160A">
        <w:rPr>
          <w:color w:val="000000"/>
          <w:rPrChange w:id="590" w:author="Saurav Kumar" w:date="2023-10-12T12:01:00Z">
            <w:rPr/>
          </w:rPrChange>
        </w:rPr>
        <w:t xml:space="preserve">The schema of the graph in </w:t>
      </w:r>
      <w:r w:rsidR="00AE291C" w:rsidRPr="0043160A">
        <w:rPr>
          <w:color w:val="000000"/>
          <w:rPrChange w:id="591" w:author="Saurav Kumar" w:date="2023-10-12T12:01:00Z">
            <w:rPr/>
          </w:rPrChange>
        </w:rPr>
        <w:t>Figure</w:t>
      </w:r>
      <w:r w:rsidRPr="0043160A">
        <w:rPr>
          <w:color w:val="000000"/>
          <w:rPrChange w:id="592" w:author="Saurav Kumar" w:date="2023-10-12T12:01:00Z">
            <w:rPr/>
          </w:rPrChange>
        </w:rPr>
        <w:t xml:space="preserve"> </w:t>
      </w:r>
      <w:r w:rsidR="00B01AAF" w:rsidRPr="0043160A">
        <w:rPr>
          <w:color w:val="000000"/>
          <w:rPrChange w:id="593" w:author="Saurav Kumar" w:date="2023-10-12T12:01:00Z">
            <w:rPr/>
          </w:rPrChange>
        </w:rPr>
        <w:t>2</w:t>
      </w:r>
      <w:r w:rsidRPr="0043160A">
        <w:rPr>
          <w:color w:val="000000"/>
          <w:rPrChange w:id="594" w:author="Saurav Kumar" w:date="2023-10-12T12:01:00Z">
            <w:rPr/>
          </w:rPrChange>
        </w:rPr>
        <w:t xml:space="preserve">. </w:t>
      </w:r>
      <w:r w:rsidR="00AE291C" w:rsidRPr="0043160A">
        <w:rPr>
          <w:color w:val="000000"/>
          <w:rPrChange w:id="595" w:author="Saurav Kumar" w:date="2023-10-12T12:01:00Z">
            <w:rPr/>
          </w:rPrChange>
        </w:rPr>
        <w:t xml:space="preserve">provides the abstract view </w:t>
      </w:r>
      <w:r w:rsidR="00985C1E" w:rsidRPr="0043160A">
        <w:rPr>
          <w:color w:val="000000"/>
          <w:rPrChange w:id="596" w:author="Saurav Kumar" w:date="2023-10-12T12:01:00Z">
            <w:rPr/>
          </w:rPrChange>
        </w:rPr>
        <w:t xml:space="preserve">of </w:t>
      </w:r>
      <w:r w:rsidR="00AE291C" w:rsidRPr="0043160A">
        <w:rPr>
          <w:color w:val="000000"/>
          <w:rPrChange w:id="597" w:author="Saurav Kumar" w:date="2023-10-12T12:01:00Z">
            <w:rPr/>
          </w:rPrChange>
        </w:rPr>
        <w:t>different nodes and their relationship with each other.</w:t>
      </w:r>
      <w:r w:rsidR="00985C1E" w:rsidRPr="0043160A">
        <w:rPr>
          <w:color w:val="000000"/>
          <w:rPrChange w:id="598" w:author="Saurav Kumar" w:date="2023-10-12T12:01:00Z">
            <w:rPr/>
          </w:rPrChange>
        </w:rPr>
        <w:t xml:space="preserve"> Typically, in AOP graphical representation, there are mainly three types of nodes </w:t>
      </w:r>
      <w:r w:rsidR="0056496C" w:rsidRPr="0043160A">
        <w:rPr>
          <w:color w:val="000000"/>
          <w:rPrChange w:id="599" w:author="Saurav Kumar" w:date="2023-10-12T12:01:00Z">
            <w:rPr/>
          </w:rPrChange>
        </w:rPr>
        <w:t>i.e.,</w:t>
      </w:r>
      <w:r w:rsidR="00985C1E" w:rsidRPr="0043160A">
        <w:rPr>
          <w:color w:val="000000"/>
          <w:rPrChange w:id="600" w:author="Saurav Kumar" w:date="2023-10-12T12:01:00Z">
            <w:rPr/>
          </w:rPrChange>
        </w:rPr>
        <w:t xml:space="preserve"> AOP, key event, and Key event relationship. </w:t>
      </w:r>
      <w:r w:rsidR="003525F3" w:rsidRPr="0043160A">
        <w:rPr>
          <w:color w:val="000000"/>
          <w:rPrChange w:id="601" w:author="Saurav Kumar" w:date="2023-10-12T12:01:00Z">
            <w:rPr/>
          </w:rPrChange>
        </w:rPr>
        <w:t xml:space="preserve">In this schema, it has been extended to </w:t>
      </w:r>
      <w:r w:rsidR="00DF1803" w:rsidRPr="0043160A">
        <w:rPr>
          <w:color w:val="000000"/>
          <w:rPrChange w:id="602" w:author="Saurav Kumar" w:date="2023-10-12T12:01:00Z">
            <w:rPr/>
          </w:rPrChange>
        </w:rPr>
        <w:t>show</w:t>
      </w:r>
      <w:r w:rsidR="003525F3" w:rsidRPr="0043160A">
        <w:rPr>
          <w:color w:val="000000"/>
          <w:rPrChange w:id="603" w:author="Saurav Kumar" w:date="2023-10-12T12:01:00Z">
            <w:rPr/>
          </w:rPrChange>
        </w:rPr>
        <w:t xml:space="preserve"> information like taxonomy, sex, biological organization level, assessment methodology, and many more.</w:t>
      </w:r>
      <w:r w:rsidR="00C734F2" w:rsidRPr="0043160A">
        <w:rPr>
          <w:color w:val="000000"/>
          <w:rPrChange w:id="604" w:author="Saurav Kumar" w:date="2023-10-12T12:01:00Z">
            <w:rPr/>
          </w:rPrChange>
        </w:rPr>
        <w:t xml:space="preserve"> Also,</w:t>
      </w:r>
      <w:r w:rsidR="003525F3" w:rsidRPr="0043160A">
        <w:rPr>
          <w:color w:val="000000"/>
          <w:rPrChange w:id="605" w:author="Saurav Kumar" w:date="2023-10-12T12:01:00Z">
            <w:rPr/>
          </w:rPrChange>
        </w:rPr>
        <w:t xml:space="preserve"> </w:t>
      </w:r>
      <w:r w:rsidR="00C734F2" w:rsidRPr="0043160A">
        <w:rPr>
          <w:color w:val="000000"/>
          <w:rPrChange w:id="606" w:author="Saurav Kumar" w:date="2023-10-12T12:01:00Z">
            <w:rPr/>
          </w:rPrChange>
        </w:rPr>
        <w:t>while populating the properties of nodes, textual information was processed</w:t>
      </w:r>
      <w:r w:rsidR="00C34DE8" w:rsidRPr="0043160A">
        <w:rPr>
          <w:color w:val="000000"/>
          <w:rPrChange w:id="607" w:author="Saurav Kumar" w:date="2023-10-12T12:01:00Z">
            <w:rPr/>
          </w:rPrChange>
        </w:rPr>
        <w:t xml:space="preserve"> </w:t>
      </w:r>
      <w:r w:rsidR="00C734F2" w:rsidRPr="0043160A">
        <w:rPr>
          <w:color w:val="000000"/>
          <w:rPrChange w:id="608" w:author="Saurav Kumar" w:date="2023-10-12T12:01:00Z">
            <w:rPr/>
          </w:rPrChange>
        </w:rPr>
        <w:t xml:space="preserve">using regex </w:t>
      </w:r>
      <w:r w:rsidR="00C34DE8" w:rsidRPr="0043160A">
        <w:rPr>
          <w:color w:val="000000"/>
          <w:rPrChange w:id="609" w:author="Saurav Kumar" w:date="2023-10-12T12:01:00Z">
            <w:rPr/>
          </w:rPrChange>
        </w:rPr>
        <w:t xml:space="preserve">to </w:t>
      </w:r>
      <w:r w:rsidR="00C734F2" w:rsidRPr="0043160A">
        <w:rPr>
          <w:color w:val="000000"/>
          <w:rPrChange w:id="610" w:author="Saurav Kumar" w:date="2023-10-12T12:01:00Z">
            <w:rPr/>
          </w:rPrChange>
        </w:rPr>
        <w:t>clean the HTML tags to make the text human readable.</w:t>
      </w:r>
      <w:r w:rsidR="00C34DE8" w:rsidRPr="0043160A">
        <w:rPr>
          <w:color w:val="000000"/>
          <w:rPrChange w:id="611" w:author="Saurav Kumar" w:date="2023-10-12T12:01:00Z">
            <w:rPr/>
          </w:rPrChange>
        </w:rPr>
        <w:t xml:space="preserve"> </w:t>
      </w:r>
      <w:r w:rsidR="003525F3" w:rsidRPr="0043160A">
        <w:rPr>
          <w:color w:val="000000"/>
          <w:rPrChange w:id="612" w:author="Saurav Kumar" w:date="2023-10-12T12:01:00Z">
            <w:rPr/>
          </w:rPrChange>
        </w:rPr>
        <w:t>The extended schema gives flexibility t</w:t>
      </w:r>
      <w:r w:rsidR="00032B53" w:rsidRPr="0043160A">
        <w:rPr>
          <w:color w:val="000000"/>
          <w:rPrChange w:id="613" w:author="Saurav Kumar" w:date="2023-10-12T12:01:00Z">
            <w:rPr/>
          </w:rPrChange>
        </w:rPr>
        <w:t xml:space="preserve">o the user to retrieve </w:t>
      </w:r>
      <w:r w:rsidR="00951FFA" w:rsidRPr="0043160A">
        <w:rPr>
          <w:color w:val="000000"/>
          <w:rPrChange w:id="614" w:author="Saurav Kumar" w:date="2023-10-12T12:01:00Z">
            <w:rPr/>
          </w:rPrChange>
        </w:rPr>
        <w:t xml:space="preserve">information </w:t>
      </w:r>
      <w:r w:rsidR="000059F1" w:rsidRPr="0043160A">
        <w:rPr>
          <w:color w:val="000000"/>
          <w:rPrChange w:id="615" w:author="Saurav Kumar" w:date="2023-10-12T12:01:00Z">
            <w:rPr/>
          </w:rPrChange>
        </w:rPr>
        <w:t xml:space="preserve">at different </w:t>
      </w:r>
      <w:r w:rsidR="005A0D88" w:rsidRPr="0043160A">
        <w:rPr>
          <w:color w:val="000000"/>
          <w:rPrChange w:id="616" w:author="Saurav Kumar" w:date="2023-10-12T12:01:00Z">
            <w:rPr/>
          </w:rPrChange>
        </w:rPr>
        <w:t xml:space="preserve">levels </w:t>
      </w:r>
      <w:r w:rsidR="000059F1" w:rsidRPr="0043160A">
        <w:rPr>
          <w:color w:val="000000"/>
          <w:rPrChange w:id="617" w:author="Saurav Kumar" w:date="2023-10-12T12:01:00Z">
            <w:rPr/>
          </w:rPrChange>
        </w:rPr>
        <w:t xml:space="preserve">of granularity </w:t>
      </w:r>
      <w:r w:rsidR="00D54978" w:rsidRPr="0043160A">
        <w:rPr>
          <w:color w:val="000000"/>
          <w:rPrChange w:id="618" w:author="Saurav Kumar" w:date="2023-10-12T12:01:00Z">
            <w:rPr/>
          </w:rPrChange>
        </w:rPr>
        <w:t>within</w:t>
      </w:r>
      <w:r w:rsidR="00032B53" w:rsidRPr="0043160A">
        <w:rPr>
          <w:color w:val="000000"/>
          <w:rPrChange w:id="619" w:author="Saurav Kumar" w:date="2023-10-12T12:01:00Z">
            <w:rPr/>
          </w:rPrChange>
        </w:rPr>
        <w:t xml:space="preserve"> </w:t>
      </w:r>
      <w:r w:rsidR="007B1DFC" w:rsidRPr="0043160A">
        <w:rPr>
          <w:color w:val="000000"/>
          <w:rPrChange w:id="620" w:author="Saurav Kumar" w:date="2023-10-12T12:01:00Z">
            <w:rPr/>
          </w:rPrChange>
        </w:rPr>
        <w:t>AOP</w:t>
      </w:r>
      <w:r w:rsidR="00D54978" w:rsidRPr="0043160A">
        <w:rPr>
          <w:color w:val="000000"/>
          <w:rPrChange w:id="621" w:author="Saurav Kumar" w:date="2023-10-12T12:01:00Z">
            <w:rPr/>
          </w:rPrChange>
        </w:rPr>
        <w:t xml:space="preserve">, </w:t>
      </w:r>
      <w:r w:rsidR="00EC2F3F" w:rsidRPr="0043160A">
        <w:rPr>
          <w:color w:val="000000"/>
          <w:rPrChange w:id="622" w:author="Saurav Kumar" w:date="2023-10-12T12:01:00Z">
            <w:rPr/>
          </w:rPrChange>
        </w:rPr>
        <w:t>facilitating in-depth analysis</w:t>
      </w:r>
      <w:r w:rsidR="00032B53" w:rsidRPr="0043160A">
        <w:rPr>
          <w:color w:val="000000"/>
          <w:rPrChange w:id="623" w:author="Saurav Kumar" w:date="2023-10-12T12:01:00Z">
            <w:rPr/>
          </w:rPrChange>
        </w:rPr>
        <w:t>.</w:t>
      </w:r>
      <w:r w:rsidR="00D874A8" w:rsidRPr="0043160A">
        <w:rPr>
          <w:color w:val="000000"/>
          <w:rPrChange w:id="624" w:author="Saurav Kumar" w:date="2023-10-12T12:01:00Z">
            <w:rPr/>
          </w:rPrChange>
        </w:rPr>
        <w:t xml:space="preserve"> </w:t>
      </w:r>
      <w:r w:rsidR="00032B53" w:rsidRPr="0043160A">
        <w:rPr>
          <w:color w:val="000000"/>
          <w:rPrChange w:id="625" w:author="Saurav Kumar" w:date="2023-10-12T12:01:00Z">
            <w:rPr/>
          </w:rPrChange>
        </w:rPr>
        <w:t xml:space="preserve">Some of the crucial textual </w:t>
      </w:r>
      <w:r w:rsidR="00032B53" w:rsidRPr="0043160A">
        <w:rPr>
          <w:color w:val="000000"/>
          <w:rPrChange w:id="626" w:author="Saurav Kumar" w:date="2023-10-12T12:01:00Z">
            <w:rPr/>
          </w:rPrChange>
        </w:rPr>
        <w:lastRenderedPageBreak/>
        <w:t xml:space="preserve">information of </w:t>
      </w:r>
      <w:r w:rsidR="007B1DFC" w:rsidRPr="0043160A">
        <w:rPr>
          <w:color w:val="000000"/>
          <w:rPrChange w:id="627" w:author="Saurav Kumar" w:date="2023-10-12T12:01:00Z">
            <w:rPr/>
          </w:rPrChange>
        </w:rPr>
        <w:t>AOP</w:t>
      </w:r>
      <w:r w:rsidR="00032B53" w:rsidRPr="0043160A">
        <w:rPr>
          <w:color w:val="000000"/>
          <w:rPrChange w:id="628" w:author="Saurav Kumar" w:date="2023-10-12T12:01:00Z">
            <w:rPr/>
          </w:rPrChange>
        </w:rPr>
        <w:t xml:space="preserve"> such as their assessment methodology and weight of evidence are also represented as nodes</w:t>
      </w:r>
      <w:r w:rsidR="00FA7E66" w:rsidRPr="0043160A">
        <w:rPr>
          <w:color w:val="000000"/>
          <w:rPrChange w:id="629" w:author="Saurav Kumar" w:date="2023-10-12T12:01:00Z">
            <w:rPr/>
          </w:rPrChange>
        </w:rPr>
        <w:t>.</w:t>
      </w:r>
      <w:r w:rsidR="006270E4" w:rsidRPr="0043160A">
        <w:rPr>
          <w:color w:val="000000"/>
          <w:rPrChange w:id="630" w:author="Saurav Kumar" w:date="2023-10-12T12:01:00Z">
            <w:rPr/>
          </w:rPrChange>
        </w:rPr>
        <w:t xml:space="preserve"> </w:t>
      </w:r>
      <w:r w:rsidR="009E63C7" w:rsidRPr="0043160A">
        <w:rPr>
          <w:color w:val="000000"/>
          <w:rPrChange w:id="631" w:author="Saurav Kumar" w:date="2023-10-12T12:01:00Z">
            <w:rPr/>
          </w:rPrChange>
        </w:rPr>
        <w:t>Terms such as life stages, and sex were filtered and normalized by assign</w:t>
      </w:r>
      <w:r w:rsidR="008262B4" w:rsidRPr="0043160A">
        <w:rPr>
          <w:color w:val="000000"/>
          <w:rPrChange w:id="632" w:author="Saurav Kumar" w:date="2023-10-12T12:01:00Z">
            <w:rPr/>
          </w:rPrChange>
        </w:rPr>
        <w:t>ing</w:t>
      </w:r>
      <w:r w:rsidR="009E63C7" w:rsidRPr="0043160A">
        <w:rPr>
          <w:color w:val="000000"/>
          <w:rPrChange w:id="633" w:author="Saurav Kumar" w:date="2023-10-12T12:01:00Z">
            <w:rPr/>
          </w:rPrChange>
        </w:rPr>
        <w:t xml:space="preserve"> them with the persistent identifier of the mentioned ontology.</w:t>
      </w:r>
      <w:ins w:id="634" w:author="Saurav Kumar" w:date="2023-10-12T11:46:00Z">
        <w:del w:id="635" w:author="Saurav Kumar" w:date="2023-10-12T12:10:00Z">
          <w:r w:rsidR="00880C67" w:rsidRPr="0043160A" w:rsidDel="0067535A">
            <w:rPr>
              <w:color w:val="000000"/>
              <w:rPrChange w:id="636" w:author="Saurav Kumar" w:date="2023-10-12T12:01:00Z">
                <w:rPr/>
              </w:rPrChange>
            </w:rPr>
            <w:delText xml:space="preserve"> </w:delText>
          </w:r>
        </w:del>
      </w:ins>
    </w:p>
    <w:p w14:paraId="326327A7" w14:textId="20BB3A88" w:rsidR="005C694B" w:rsidRPr="0043160A" w:rsidDel="00B47C96" w:rsidRDefault="00390EA5" w:rsidP="002370BB">
      <w:pPr>
        <w:jc w:val="both"/>
        <w:rPr>
          <w:ins w:id="637" w:author="Saurav Kumar" w:date="2023-10-11T15:07:00Z"/>
          <w:del w:id="638" w:author="Saurav Kumar" w:date="2023-10-12T12:09:00Z"/>
          <w:color w:val="000000"/>
          <w:rPrChange w:id="639" w:author="Saurav Kumar" w:date="2023-10-12T12:01:00Z">
            <w:rPr>
              <w:ins w:id="640" w:author="Saurav Kumar" w:date="2023-10-11T15:07:00Z"/>
              <w:del w:id="641" w:author="Saurav Kumar" w:date="2023-10-12T12:09:00Z"/>
            </w:rPr>
          </w:rPrChange>
        </w:rPr>
      </w:pPr>
      <w:del w:id="642" w:author="Saurav Kumar" w:date="2023-10-12T12:10:00Z">
        <w:r w:rsidRPr="0043160A" w:rsidDel="0067535A">
          <w:rPr>
            <w:color w:val="000000"/>
            <w:rPrChange w:id="643" w:author="Saurav Kumar" w:date="2023-10-12T12:01:00Z">
              <w:rPr/>
            </w:rPrChange>
          </w:rPr>
          <w:delText>Terms such</w:delText>
        </w:r>
        <w:r w:rsidR="006B7626" w:rsidRPr="0043160A" w:rsidDel="0067535A">
          <w:rPr>
            <w:color w:val="000000"/>
            <w:rPrChange w:id="644" w:author="Saurav Kumar" w:date="2023-10-12T12:01:00Z">
              <w:rPr/>
            </w:rPrChange>
          </w:rPr>
          <w:delText xml:space="preserve"> as life stages</w:delText>
        </w:r>
        <w:r w:rsidR="00ED0E67" w:rsidRPr="0043160A" w:rsidDel="0067535A">
          <w:rPr>
            <w:color w:val="000000"/>
            <w:rPrChange w:id="645" w:author="Saurav Kumar" w:date="2023-10-12T12:01:00Z">
              <w:rPr/>
            </w:rPrChange>
          </w:rPr>
          <w:delText xml:space="preserve"> contain </w:delText>
        </w:r>
        <w:r w:rsidR="007101FA" w:rsidRPr="0043160A" w:rsidDel="0067535A">
          <w:rPr>
            <w:color w:val="000000"/>
            <w:rPrChange w:id="646" w:author="Saurav Kumar" w:date="2023-10-12T12:01:00Z">
              <w:rPr/>
            </w:rPrChange>
          </w:rPr>
          <w:delText xml:space="preserve">lots of redundant information </w:delText>
        </w:r>
        <w:r w:rsidR="00435B51" w:rsidRPr="0043160A" w:rsidDel="0067535A">
          <w:rPr>
            <w:color w:val="000000"/>
            <w:rPrChange w:id="647" w:author="Saurav Kumar" w:date="2023-10-12T12:01:00Z">
              <w:rPr/>
            </w:rPrChange>
          </w:rPr>
          <w:delText>has been</w:delText>
        </w:r>
        <w:r w:rsidR="007101FA" w:rsidRPr="0043160A" w:rsidDel="0067535A">
          <w:rPr>
            <w:color w:val="000000"/>
            <w:rPrChange w:id="648" w:author="Saurav Kumar" w:date="2023-10-12T12:01:00Z">
              <w:rPr/>
            </w:rPrChange>
          </w:rPr>
          <w:delText xml:space="preserve"> filtered and </w:delText>
        </w:r>
        <w:r w:rsidR="0098099A" w:rsidRPr="0043160A" w:rsidDel="0067535A">
          <w:rPr>
            <w:color w:val="000000"/>
            <w:rPrChange w:id="649" w:author="Saurav Kumar" w:date="2023-10-12T12:01:00Z">
              <w:rPr/>
            </w:rPrChange>
          </w:rPr>
          <w:delText>attach with identifier.</w:delText>
        </w:r>
      </w:del>
    </w:p>
    <w:p w14:paraId="337B96DC" w14:textId="1A576B90" w:rsidR="00A831AF" w:rsidRPr="0043160A" w:rsidRDefault="00A831AF" w:rsidP="00295BEE">
      <w:pPr>
        <w:jc w:val="both"/>
        <w:rPr>
          <w:color w:val="000000"/>
          <w:rPrChange w:id="650" w:author="Saurav Kumar" w:date="2023-10-12T12:01:00Z">
            <w:rPr/>
          </w:rPrChange>
        </w:rPr>
      </w:pPr>
    </w:p>
    <w:p w14:paraId="0FD2BBD7" w14:textId="7679FB79" w:rsidR="00FE7082" w:rsidRPr="0043160A" w:rsidRDefault="00403644" w:rsidP="00295BEE">
      <w:pPr>
        <w:jc w:val="both"/>
        <w:rPr>
          <w:color w:val="000000"/>
          <w:rPrChange w:id="651" w:author="Saurav Kumar" w:date="2023-10-12T12:01:00Z">
            <w:rPr/>
          </w:rPrChange>
        </w:rPr>
      </w:pPr>
      <w:r w:rsidRPr="0043160A">
        <w:rPr>
          <w:color w:val="000000"/>
          <w:rPrChange w:id="652" w:author="Saurav Kumar" w:date="2023-10-12T12:01:00Z">
            <w:rPr/>
          </w:rPrChange>
        </w:rPr>
        <w:t>From the AOP wiki portal, s</w:t>
      </w:r>
      <w:r w:rsidR="00AA064A" w:rsidRPr="0043160A">
        <w:rPr>
          <w:color w:val="000000"/>
          <w:rPrChange w:id="653" w:author="Saurav Kumar" w:date="2023-10-12T12:01:00Z">
            <w:rPr/>
          </w:rPrChange>
        </w:rPr>
        <w:t>ections containing descriptive textual information</w:t>
      </w:r>
      <w:r w:rsidR="005A0D88" w:rsidRPr="0043160A">
        <w:rPr>
          <w:color w:val="000000"/>
          <w:rPrChange w:id="654" w:author="Saurav Kumar" w:date="2023-10-12T12:01:00Z">
            <w:rPr/>
          </w:rPrChange>
        </w:rPr>
        <w:t xml:space="preserve"> about each </w:t>
      </w:r>
      <w:proofErr w:type="spellStart"/>
      <w:r w:rsidR="005A0D88" w:rsidRPr="0043160A">
        <w:rPr>
          <w:color w:val="000000"/>
          <w:rPrChange w:id="655" w:author="Saurav Kumar" w:date="2023-10-12T12:01:00Z">
            <w:rPr/>
          </w:rPrChange>
        </w:rPr>
        <w:t>aop</w:t>
      </w:r>
      <w:proofErr w:type="spellEnd"/>
      <w:r w:rsidR="00AA064A" w:rsidRPr="0043160A">
        <w:rPr>
          <w:color w:val="000000"/>
          <w:rPrChange w:id="656" w:author="Saurav Kumar" w:date="2023-10-12T12:01:00Z">
            <w:rPr/>
          </w:rPrChange>
        </w:rPr>
        <w:t xml:space="preserve">, such as abstract, description, the weight of evidence, and assessment method methodology, etc. </w:t>
      </w:r>
      <w:r w:rsidR="002B6C94" w:rsidRPr="0043160A">
        <w:rPr>
          <w:color w:val="000000"/>
          <w:rPrChange w:id="657" w:author="Saurav Kumar" w:date="2023-10-12T12:01:00Z">
            <w:rPr/>
          </w:rPrChange>
        </w:rPr>
        <w:t>have</w:t>
      </w:r>
      <w:r w:rsidR="00AA064A" w:rsidRPr="0043160A">
        <w:rPr>
          <w:color w:val="000000"/>
          <w:rPrChange w:id="658" w:author="Saurav Kumar" w:date="2023-10-12T12:01:00Z">
            <w:rPr/>
          </w:rPrChange>
        </w:rPr>
        <w:t xml:space="preserve"> </w:t>
      </w:r>
      <w:r w:rsidR="002B6C94" w:rsidRPr="0043160A">
        <w:rPr>
          <w:color w:val="000000"/>
          <w:rPrChange w:id="659" w:author="Saurav Kumar" w:date="2023-10-12T12:01:00Z">
            <w:rPr/>
          </w:rPrChange>
        </w:rPr>
        <w:t xml:space="preserve">been </w:t>
      </w:r>
      <w:r w:rsidR="00AA064A" w:rsidRPr="0043160A">
        <w:rPr>
          <w:color w:val="000000"/>
          <w:rPrChange w:id="660" w:author="Saurav Kumar" w:date="2023-10-12T12:01:00Z">
            <w:rPr/>
          </w:rPrChange>
        </w:rPr>
        <w:t xml:space="preserve">combined into a single document. Over the combined document </w:t>
      </w:r>
      <w:r w:rsidR="00FE7082" w:rsidRPr="0043160A">
        <w:rPr>
          <w:color w:val="000000"/>
          <w:rPrChange w:id="661" w:author="Saurav Kumar" w:date="2023-10-12T12:01:00Z">
            <w:rPr/>
          </w:rPrChange>
        </w:rPr>
        <w:t>Named Entity Recognition (NER) is applied to extract the biological concepts such as gene, protein, chemical, and disease</w:t>
      </w:r>
      <w:r w:rsidR="002B6C94" w:rsidRPr="0043160A">
        <w:rPr>
          <w:color w:val="000000"/>
          <w:rPrChange w:id="662" w:author="Saurav Kumar" w:date="2023-10-12T12:01:00Z">
            <w:rPr/>
          </w:rPrChange>
        </w:rPr>
        <w:t xml:space="preserve"> using BERN</w:t>
      </w:r>
      <w:r w:rsidR="0054422C" w:rsidRPr="0043160A">
        <w:rPr>
          <w:color w:val="000000"/>
          <w:rPrChange w:id="663" w:author="Saurav Kumar" w:date="2023-10-12T12:01:00Z">
            <w:rPr/>
          </w:rPrChange>
        </w:rPr>
        <w:t>2</w:t>
      </w:r>
      <w:r w:rsidR="002B6C94" w:rsidRPr="0043160A">
        <w:rPr>
          <w:color w:val="000000"/>
          <w:rPrChange w:id="664" w:author="Saurav Kumar" w:date="2023-10-12T12:01:00Z">
            <w:rPr/>
          </w:rPrChange>
        </w:rPr>
        <w:t xml:space="preserve"> biomedical named entity recognition and normalization tool</w:t>
      </w:r>
      <w:sdt>
        <w:sdtPr>
          <w:rPr>
            <w:color w:val="000000"/>
          </w:rPr>
          <w:tag w:val="MENDELEY_CITATION_v3_eyJjaXRhdGlvbklEIjoiTUVOREVMRVlfQ0lUQVRJT05fMDg1ZGUxNzEtZTQyYS00Y2U0LWJiOWYtMjY0ZTY2ZDRiNzk1IiwicHJvcGVydGllcyI6eyJub3RlSW5kZXgiOjB9LCJpc0VkaXRlZCI6ZmFsc2UsIm1hbnVhbE92ZXJyaWRlIjp7ImlzTWFudWFsbHlPdmVycmlkZGVuIjp0cnVlLCJjaXRlcHJvY1RleHQiOiIoU3VuZyBldCBhbC4sIDIwMjIpIiwibWFudWFsT3ZlcnJpZGVUZXh0Ijoi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"/>
          <w:id w:val="1356235824"/>
          <w:placeholder>
            <w:docPart w:val="DefaultPlaceholder_-1854013440"/>
          </w:placeholder>
        </w:sdtPr>
        <w:sdtContent>
          <w:ins w:id="665" w:author="Saurav Kumar" w:date="2023-10-12T15:23:00Z">
            <w:r w:rsidR="00C848A8" w:rsidRPr="00C848A8">
              <w:rPr>
                <w:color w:val="000000"/>
              </w:rPr>
              <w:t>(Sung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w:t>
            </w:r>
          </w:ins>
          <w:del w:id="666" w:author="Saurav Kumar" w:date="2023-10-12T12:13:00Z">
            <w:r w:rsidR="007A17D6" w:rsidRPr="00C848A8" w:rsidDel="00EE0D56">
              <w:rPr>
                <w:color w:val="000000"/>
              </w:rPr>
              <w:delText>(Sung et al., 2022)</w:delText>
            </w:r>
          </w:del>
        </w:sdtContent>
      </w:sdt>
      <w:r w:rsidR="0054422C" w:rsidRPr="0043160A">
        <w:rPr>
          <w:color w:val="000000"/>
          <w:rPrChange w:id="667" w:author="Saurav Kumar" w:date="2023-10-12T12:01:00Z">
            <w:rPr/>
          </w:rPrChange>
        </w:rPr>
        <w:t xml:space="preserve">. </w:t>
      </w:r>
      <w:r w:rsidR="002C7904" w:rsidRPr="0043160A">
        <w:rPr>
          <w:color w:val="000000"/>
          <w:rPrChange w:id="668" w:author="Saurav Kumar" w:date="2023-10-12T12:01:00Z">
            <w:rPr/>
          </w:rPrChange>
        </w:rPr>
        <w:t xml:space="preserve">Normalized </w:t>
      </w:r>
      <w:r w:rsidR="00295BEE" w:rsidRPr="0043160A">
        <w:rPr>
          <w:color w:val="000000"/>
          <w:rPrChange w:id="669" w:author="Saurav Kumar" w:date="2023-10-12T12:01:00Z">
            <w:rPr/>
          </w:rPrChange>
        </w:rPr>
        <w:t>entities</w:t>
      </w:r>
      <w:r w:rsidR="002C7904" w:rsidRPr="0043160A">
        <w:rPr>
          <w:color w:val="000000"/>
          <w:rPrChange w:id="670" w:author="Saurav Kumar" w:date="2023-10-12T12:01:00Z">
            <w:rPr/>
          </w:rPrChange>
        </w:rPr>
        <w:t xml:space="preserve"> are </w:t>
      </w:r>
      <w:r w:rsidR="00413A44" w:rsidRPr="0043160A">
        <w:rPr>
          <w:color w:val="000000"/>
          <w:rPrChange w:id="671" w:author="Saurav Kumar" w:date="2023-10-12T12:01:00Z">
            <w:rPr/>
          </w:rPrChange>
        </w:rPr>
        <w:t>mapped to respective databases and</w:t>
      </w:r>
      <w:r w:rsidR="005318E5" w:rsidRPr="0043160A">
        <w:rPr>
          <w:color w:val="000000"/>
          <w:rPrChange w:id="672" w:author="Saurav Kumar" w:date="2023-10-12T12:01:00Z">
            <w:rPr/>
          </w:rPrChange>
        </w:rPr>
        <w:t xml:space="preserve"> integrated into the network</w:t>
      </w:r>
      <w:r w:rsidR="000538D3" w:rsidRPr="0043160A">
        <w:rPr>
          <w:color w:val="000000"/>
          <w:rPrChange w:id="673" w:author="Saurav Kumar" w:date="2023-10-12T12:01:00Z">
            <w:rPr/>
          </w:rPrChange>
        </w:rPr>
        <w:t xml:space="preserve"> as nodes</w:t>
      </w:r>
      <w:r w:rsidR="00295BEE" w:rsidRPr="0043160A">
        <w:rPr>
          <w:color w:val="000000"/>
          <w:rPrChange w:id="674" w:author="Saurav Kumar" w:date="2023-10-12T12:01:00Z">
            <w:rPr/>
          </w:rPrChange>
        </w:rPr>
        <w:t>.</w:t>
      </w:r>
    </w:p>
    <w:p w14:paraId="7341F9A1" w14:textId="6226327C" w:rsidR="00E229F6" w:rsidRPr="0043160A" w:rsidRDefault="003C2D35" w:rsidP="00E229F6">
      <w:pPr>
        <w:pStyle w:val="Heading4"/>
        <w:rPr>
          <w:b w:val="0"/>
          <w:color w:val="000000"/>
          <w:rPrChange w:id="675" w:author="Saurav Kumar" w:date="2023-10-12T12:01:00Z">
            <w:rPr/>
          </w:rPrChange>
        </w:rPr>
      </w:pPr>
      <w:r w:rsidRPr="0043160A">
        <w:rPr>
          <w:b w:val="0"/>
          <w:color w:val="000000"/>
          <w:rPrChange w:id="676" w:author="Saurav Kumar" w:date="2023-10-12T12:01:00Z">
            <w:rPr/>
          </w:rPrChange>
        </w:rPr>
        <w:t>Natural Language to graph query</w:t>
      </w:r>
    </w:p>
    <w:p w14:paraId="1EEF82CD" w14:textId="00E2E10A" w:rsidR="001043D0" w:rsidRPr="0043160A" w:rsidRDefault="006A39CC" w:rsidP="001043D0">
      <w:pPr>
        <w:jc w:val="both"/>
        <w:rPr>
          <w:color w:val="000000"/>
          <w:rPrChange w:id="677" w:author="Saurav Kumar" w:date="2023-10-12T12:01:00Z">
            <w:rPr/>
          </w:rPrChange>
        </w:rPr>
      </w:pPr>
      <w:r w:rsidRPr="0043160A">
        <w:rPr>
          <w:color w:val="000000"/>
          <w:rPrChange w:id="678" w:author="Saurav Kumar" w:date="2023-10-12T12:01:00Z">
            <w:rPr/>
          </w:rPrChange>
        </w:rPr>
        <w:t xml:space="preserve">To bridge the </w:t>
      </w:r>
      <w:r w:rsidR="00FB5B24" w:rsidRPr="0043160A">
        <w:rPr>
          <w:color w:val="000000"/>
          <w:rPrChange w:id="679" w:author="Saurav Kumar" w:date="2023-10-12T12:01:00Z">
            <w:rPr/>
          </w:rPrChange>
        </w:rPr>
        <w:t>technical gap and</w:t>
      </w:r>
      <w:r w:rsidR="00AD290A" w:rsidRPr="0043160A">
        <w:rPr>
          <w:color w:val="000000"/>
          <w:rPrChange w:id="680" w:author="Saurav Kumar" w:date="2023-10-12T12:01:00Z">
            <w:rPr/>
          </w:rPrChange>
        </w:rPr>
        <w:t xml:space="preserve"> provide</w:t>
      </w:r>
      <w:r w:rsidR="00FB5B24" w:rsidRPr="0043160A">
        <w:rPr>
          <w:color w:val="000000"/>
          <w:rPrChange w:id="681" w:author="Saurav Kumar" w:date="2023-10-12T12:01:00Z">
            <w:rPr/>
          </w:rPrChange>
        </w:rPr>
        <w:t xml:space="preserve"> flexibility to query information in natural language form</w:t>
      </w:r>
      <w:r w:rsidR="00AD290A" w:rsidRPr="0043160A">
        <w:rPr>
          <w:color w:val="000000"/>
          <w:rPrChange w:id="682" w:author="Saurav Kumar" w:date="2023-10-12T12:01:00Z">
            <w:rPr/>
          </w:rPrChange>
        </w:rPr>
        <w:t xml:space="preserve">, an </w:t>
      </w:r>
      <w:r w:rsidR="00FB5B24" w:rsidRPr="0043160A">
        <w:rPr>
          <w:color w:val="000000"/>
          <w:rPrChange w:id="683" w:author="Saurav Kumar" w:date="2023-10-12T12:01:00Z">
            <w:rPr/>
          </w:rPrChange>
        </w:rPr>
        <w:t>infamous OpenAI</w:t>
      </w:r>
      <w:r w:rsidR="00CB281C" w:rsidRPr="0043160A">
        <w:rPr>
          <w:color w:val="000000"/>
          <w:rPrChange w:id="684" w:author="Saurav Kumar" w:date="2023-10-12T12:01:00Z">
            <w:rPr/>
          </w:rPrChange>
        </w:rPr>
        <w:t>’s</w:t>
      </w:r>
      <w:r w:rsidR="00FB5B24" w:rsidRPr="0043160A">
        <w:rPr>
          <w:color w:val="000000"/>
          <w:rPrChange w:id="685" w:author="Saurav Kumar" w:date="2023-10-12T12:01:00Z">
            <w:rPr/>
          </w:rPrChange>
        </w:rPr>
        <w:t xml:space="preserve"> GPT-4</w:t>
      </w:r>
      <w:sdt>
        <w:sdtPr>
          <w:rPr>
            <w:color w:val="000000"/>
          </w:rPr>
          <w:tag w:val="MENDELEY_CITATION_v3_eyJjaXRhdGlvbklEIjoiTUVOREVMRVlfQ0lUQVRJT05fZDRmNDkyZjYtMThlYy00YjEwLTlmOTItYWUzODQxZDBkNDg1IiwicHJvcGVydGllcyI6eyJub3RlSW5kZXgiOjB9LCJpc0VkaXRlZCI6ZmFsc2UsIm1hbnVhbE92ZXJyaWRlIjp7ImlzTWFudWFsbHlPdmVycmlkZGVuIjp0cnVlLCJjaXRlcHJvY1RleHQiOiIoT3BlbkFJLCAyMDIzKSIsIm1hbnVhbE92ZXJyaWRlVGV4dCI6Ii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"/>
          <w:id w:val="2124334688"/>
          <w:placeholder>
            <w:docPart w:val="DefaultPlaceholder_-1854013440"/>
          </w:placeholder>
        </w:sdtPr>
        <w:sdtContent>
          <w:ins w:id="686" w:author="Saurav Kumar" w:date="2023-10-12T15:23:00Z">
            <w:r w:rsidR="00C848A8" w:rsidRPr="00C848A8">
              <w:rPr>
                <w:color w:val="000000"/>
              </w:rPr>
              <w:t>(</w:t>
            </w:r>
            <w:proofErr w:type="spellStart"/>
            <w:r w:rsidR="00C848A8" w:rsidRPr="00C848A8">
              <w:rPr>
                <w:color w:val="000000"/>
              </w:rPr>
              <w:t>OpenAI</w:t>
            </w:r>
            <w:proofErr w:type="spellEnd"/>
            <w:r w:rsidR="00C848A8" w:rsidRPr="00C848A8">
              <w:rPr>
                <w:color w:val="000000"/>
              </w:rPr>
              <w:t>, 2023)(</w:t>
            </w:r>
            <w:proofErr w:type="spellStart"/>
            <w:r w:rsidR="00C848A8" w:rsidRPr="00C848A8">
              <w:rPr>
                <w:color w:val="000000"/>
              </w:rPr>
              <w:t>OpenAI</w:t>
            </w:r>
            <w:proofErr w:type="spellEnd"/>
            <w:r w:rsidR="00C848A8" w:rsidRPr="00C848A8">
              <w:rPr>
                <w:color w:val="000000"/>
              </w:rPr>
              <w:t>, 2023)(</w:t>
            </w:r>
            <w:proofErr w:type="spellStart"/>
            <w:r w:rsidR="00C848A8" w:rsidRPr="00C848A8">
              <w:rPr>
                <w:color w:val="000000"/>
              </w:rPr>
              <w:t>OpenAI</w:t>
            </w:r>
            <w:proofErr w:type="spellEnd"/>
            <w:r w:rsidR="00C848A8" w:rsidRPr="00C848A8">
              <w:rPr>
                <w:color w:val="000000"/>
              </w:rPr>
              <w:t>, 2023)(</w:t>
            </w:r>
            <w:proofErr w:type="spellStart"/>
            <w:r w:rsidR="00C848A8" w:rsidRPr="00C848A8">
              <w:rPr>
                <w:color w:val="000000"/>
              </w:rPr>
              <w:t>OpenAI</w:t>
            </w:r>
            <w:proofErr w:type="spellEnd"/>
            <w:r w:rsidR="00C848A8" w:rsidRPr="00C848A8">
              <w:rPr>
                <w:color w:val="000000"/>
              </w:rPr>
              <w:t>, 2023)(</w:t>
            </w:r>
            <w:proofErr w:type="spellStart"/>
            <w:r w:rsidR="00C848A8" w:rsidRPr="00C848A8">
              <w:rPr>
                <w:color w:val="000000"/>
              </w:rPr>
              <w:t>OpenAI</w:t>
            </w:r>
            <w:proofErr w:type="spellEnd"/>
            <w:r w:rsidR="00C848A8" w:rsidRPr="00C848A8">
              <w:rPr>
                <w:color w:val="000000"/>
              </w:rPr>
              <w:t>, 2023)(</w:t>
            </w:r>
            <w:proofErr w:type="spellStart"/>
            <w:r w:rsidR="00C848A8" w:rsidRPr="00C848A8">
              <w:rPr>
                <w:color w:val="000000"/>
              </w:rPr>
              <w:t>OpenAI</w:t>
            </w:r>
            <w:proofErr w:type="spellEnd"/>
            <w:r w:rsidR="00C848A8" w:rsidRPr="00C848A8">
              <w:rPr>
                <w:color w:val="000000"/>
              </w:rPr>
              <w:t>, 2023)(</w:t>
            </w:r>
            <w:proofErr w:type="spellStart"/>
            <w:r w:rsidR="00C848A8" w:rsidRPr="00C848A8">
              <w:rPr>
                <w:color w:val="000000"/>
              </w:rPr>
              <w:t>OpenAI</w:t>
            </w:r>
            <w:proofErr w:type="spellEnd"/>
            <w:r w:rsidR="00C848A8" w:rsidRPr="00C848A8">
              <w:rPr>
                <w:color w:val="000000"/>
              </w:rPr>
              <w:t>, 2023)(</w:t>
            </w:r>
            <w:proofErr w:type="spellStart"/>
            <w:r w:rsidR="00C848A8" w:rsidRPr="00C848A8">
              <w:rPr>
                <w:color w:val="000000"/>
              </w:rPr>
              <w:t>OpenAI</w:t>
            </w:r>
            <w:proofErr w:type="spellEnd"/>
            <w:r w:rsidR="00C848A8" w:rsidRPr="00C848A8">
              <w:rPr>
                <w:color w:val="000000"/>
              </w:rPr>
              <w:t>, 2023)(</w:t>
            </w:r>
            <w:proofErr w:type="spellStart"/>
            <w:r w:rsidR="00C848A8" w:rsidRPr="00C848A8">
              <w:rPr>
                <w:color w:val="000000"/>
              </w:rPr>
              <w:t>OpenAI</w:t>
            </w:r>
            <w:proofErr w:type="spellEnd"/>
            <w:r w:rsidR="00C848A8" w:rsidRPr="00C848A8">
              <w:rPr>
                <w:color w:val="000000"/>
              </w:rPr>
              <w:t>, 2023)(</w:t>
            </w:r>
            <w:proofErr w:type="spellStart"/>
            <w:r w:rsidR="00C848A8" w:rsidRPr="00C848A8">
              <w:rPr>
                <w:color w:val="000000"/>
              </w:rPr>
              <w:t>OpenAI</w:t>
            </w:r>
            <w:proofErr w:type="spellEnd"/>
            <w:r w:rsidR="00C848A8" w:rsidRPr="00C848A8">
              <w:rPr>
                <w:color w:val="000000"/>
              </w:rPr>
              <w:t>, 2023)(</w:t>
            </w:r>
            <w:proofErr w:type="spellStart"/>
            <w:r w:rsidR="00C848A8" w:rsidRPr="00C848A8">
              <w:rPr>
                <w:color w:val="000000"/>
              </w:rPr>
              <w:t>OpenAI</w:t>
            </w:r>
            <w:proofErr w:type="spellEnd"/>
            <w:r w:rsidR="00C848A8" w:rsidRPr="00C848A8">
              <w:rPr>
                <w:color w:val="000000"/>
              </w:rPr>
              <w:t>, 2023)(</w:t>
            </w:r>
            <w:proofErr w:type="spellStart"/>
            <w:r w:rsidR="00C848A8" w:rsidRPr="00C848A8">
              <w:rPr>
                <w:color w:val="000000"/>
              </w:rPr>
              <w:t>OpenAI</w:t>
            </w:r>
            <w:proofErr w:type="spellEnd"/>
            <w:r w:rsidR="00C848A8" w:rsidRPr="00C848A8">
              <w:rPr>
                <w:color w:val="000000"/>
              </w:rPr>
              <w:t>, 2023)(</w:t>
            </w:r>
            <w:proofErr w:type="spellStart"/>
            <w:r w:rsidR="00C848A8" w:rsidRPr="00C848A8">
              <w:rPr>
                <w:color w:val="000000"/>
              </w:rPr>
              <w:t>OpenAI</w:t>
            </w:r>
            <w:proofErr w:type="spellEnd"/>
            <w:r w:rsidR="00C848A8" w:rsidRPr="00C848A8">
              <w:rPr>
                <w:color w:val="000000"/>
              </w:rPr>
              <w:t>, 2023)(</w:t>
            </w:r>
            <w:proofErr w:type="spellStart"/>
            <w:r w:rsidR="00C848A8" w:rsidRPr="00C848A8">
              <w:rPr>
                <w:color w:val="000000"/>
              </w:rPr>
              <w:t>OpenAI</w:t>
            </w:r>
            <w:proofErr w:type="spellEnd"/>
            <w:r w:rsidR="00C848A8" w:rsidRPr="00C848A8">
              <w:rPr>
                <w:color w:val="000000"/>
              </w:rPr>
              <w:t>, 2023)(</w:t>
            </w:r>
            <w:proofErr w:type="spellStart"/>
            <w:r w:rsidR="00C848A8" w:rsidRPr="00C848A8">
              <w:rPr>
                <w:color w:val="000000"/>
              </w:rPr>
              <w:t>OpenAI</w:t>
            </w:r>
            <w:proofErr w:type="spellEnd"/>
            <w:r w:rsidR="00C848A8" w:rsidRPr="00C848A8">
              <w:rPr>
                <w:color w:val="000000"/>
              </w:rPr>
              <w:t>, 2023)(</w:t>
            </w:r>
            <w:proofErr w:type="spellStart"/>
            <w:r w:rsidR="00C848A8" w:rsidRPr="00C848A8">
              <w:rPr>
                <w:color w:val="000000"/>
              </w:rPr>
              <w:t>OpenAI</w:t>
            </w:r>
            <w:proofErr w:type="spellEnd"/>
            <w:r w:rsidR="00C848A8" w:rsidRPr="00C848A8">
              <w:rPr>
                <w:color w:val="000000"/>
              </w:rPr>
              <w:t>, 2023)(</w:t>
            </w:r>
            <w:proofErr w:type="spellStart"/>
            <w:r w:rsidR="00C848A8" w:rsidRPr="00C848A8">
              <w:rPr>
                <w:color w:val="000000"/>
              </w:rPr>
              <w:t>OpenAI</w:t>
            </w:r>
            <w:proofErr w:type="spellEnd"/>
            <w:r w:rsidR="00C848A8" w:rsidRPr="00C848A8">
              <w:rPr>
                <w:color w:val="000000"/>
              </w:rPr>
              <w:t>, 2023)(</w:t>
            </w:r>
            <w:proofErr w:type="spellStart"/>
            <w:r w:rsidR="00C848A8" w:rsidRPr="00C848A8">
              <w:rPr>
                <w:color w:val="000000"/>
              </w:rPr>
              <w:t>OpenAI</w:t>
            </w:r>
            <w:proofErr w:type="spellEnd"/>
            <w:r w:rsidR="00C848A8" w:rsidRPr="00C848A8">
              <w:rPr>
                <w:color w:val="000000"/>
              </w:rPr>
              <w:t>, 2023)(</w:t>
            </w:r>
            <w:proofErr w:type="spellStart"/>
            <w:r w:rsidR="00C848A8" w:rsidRPr="00C848A8">
              <w:rPr>
                <w:color w:val="000000"/>
              </w:rPr>
              <w:t>OpenAI</w:t>
            </w:r>
            <w:proofErr w:type="spellEnd"/>
            <w:r w:rsidR="00C848A8" w:rsidRPr="00C848A8">
              <w:rPr>
                <w:color w:val="000000"/>
              </w:rPr>
              <w:t>, 2023)</w:t>
            </w:r>
          </w:ins>
          <w:del w:id="687" w:author="Saurav Kumar" w:date="2023-10-12T12:13:00Z">
            <w:r w:rsidR="0043160A" w:rsidRPr="00C848A8" w:rsidDel="00823F42">
              <w:rPr>
                <w:color w:val="000000"/>
              </w:rPr>
              <w:delText>(OpenAI, 2023)</w:delText>
            </w:r>
          </w:del>
        </w:sdtContent>
      </w:sdt>
      <w:del w:id="688" w:author="Saurav Kumar" w:date="2023-10-12T12:00:00Z">
        <w:r w:rsidR="00FB5B24" w:rsidRPr="0043160A" w:rsidDel="007A17D6">
          <w:rPr>
            <w:color w:val="000000"/>
            <w:rPrChange w:id="689" w:author="Saurav Kumar" w:date="2023-10-12T12:01:00Z">
              <w:rPr/>
            </w:rPrChange>
          </w:rPr>
          <w:delText xml:space="preserve"> </w:delText>
        </w:r>
      </w:del>
      <w:r w:rsidR="00FB5B24" w:rsidRPr="0043160A">
        <w:rPr>
          <w:color w:val="000000"/>
          <w:rPrChange w:id="690" w:author="Saurav Kumar" w:date="2023-10-12T12:01:00Z">
            <w:rPr/>
          </w:rPrChange>
        </w:rPr>
        <w:t>model was used. OpenAI</w:t>
      </w:r>
      <w:r w:rsidR="00CB281C" w:rsidRPr="0043160A">
        <w:rPr>
          <w:color w:val="000000"/>
          <w:rPrChange w:id="691" w:author="Saurav Kumar" w:date="2023-10-12T12:01:00Z">
            <w:rPr/>
          </w:rPrChange>
        </w:rPr>
        <w:t>’s</w:t>
      </w:r>
      <w:r w:rsidR="00FB5B24" w:rsidRPr="0043160A">
        <w:rPr>
          <w:color w:val="000000"/>
          <w:rPrChange w:id="692" w:author="Saurav Kumar" w:date="2023-10-12T12:01:00Z">
            <w:rPr/>
          </w:rPrChange>
        </w:rPr>
        <w:t xml:space="preserve"> GPT-4 is a</w:t>
      </w:r>
      <w:r w:rsidR="00004C5C" w:rsidRPr="0043160A">
        <w:rPr>
          <w:color w:val="000000"/>
          <w:rPrChange w:id="693" w:author="Saurav Kumar" w:date="2023-10-12T12:01:00Z">
            <w:rPr/>
          </w:rPrChange>
        </w:rPr>
        <w:t xml:space="preserve"> Large Language </w:t>
      </w:r>
      <w:r w:rsidR="00FB5B24" w:rsidRPr="0043160A">
        <w:rPr>
          <w:color w:val="000000"/>
          <w:rPrChange w:id="694" w:author="Saurav Kumar" w:date="2023-10-12T12:01:00Z">
            <w:rPr/>
          </w:rPrChange>
        </w:rPr>
        <w:t xml:space="preserve">model designed to understand and </w:t>
      </w:r>
      <w:r w:rsidR="00151206" w:rsidRPr="0043160A">
        <w:rPr>
          <w:color w:val="000000"/>
          <w:rPrChange w:id="695" w:author="Saurav Kumar" w:date="2023-10-12T12:01:00Z">
            <w:rPr/>
          </w:rPrChange>
        </w:rPr>
        <w:t>generate</w:t>
      </w:r>
      <w:r w:rsidR="00FB5B24" w:rsidRPr="0043160A">
        <w:rPr>
          <w:color w:val="000000"/>
          <w:rPrChange w:id="696" w:author="Saurav Kumar" w:date="2023-10-12T12:01:00Z">
            <w:rPr/>
          </w:rPrChange>
        </w:rPr>
        <w:t xml:space="preserve"> human-like text. </w:t>
      </w:r>
      <w:r w:rsidR="009328B4" w:rsidRPr="0043160A">
        <w:rPr>
          <w:color w:val="000000"/>
          <w:rPrChange w:id="697" w:author="Saurav Kumar" w:date="2023-10-12T12:01:00Z">
            <w:rPr/>
          </w:rPrChange>
        </w:rPr>
        <w:t xml:space="preserve">The GPT-4 model is trained on an extensive and varied corpus of text derived from the internet, encompassing sources like books, articles, websites, documentation, and code repositories. </w:t>
      </w:r>
      <w:r w:rsidR="00AD290A" w:rsidRPr="0043160A">
        <w:rPr>
          <w:color w:val="000000"/>
          <w:rPrChange w:id="698" w:author="Saurav Kumar" w:date="2023-10-12T12:01:00Z">
            <w:rPr/>
          </w:rPrChange>
        </w:rPr>
        <w:t>The training on such a massive amount of data enables the model to learn patterns, syntax, semantics</w:t>
      </w:r>
      <w:r w:rsidR="00151206" w:rsidRPr="0043160A">
        <w:rPr>
          <w:color w:val="000000"/>
          <w:rPrChange w:id="699" w:author="Saurav Kumar" w:date="2023-10-12T12:01:00Z">
            <w:rPr/>
          </w:rPrChange>
        </w:rPr>
        <w:t>,</w:t>
      </w:r>
      <w:r w:rsidR="00AD290A" w:rsidRPr="0043160A">
        <w:rPr>
          <w:color w:val="000000"/>
          <w:rPrChange w:id="700" w:author="Saurav Kumar" w:date="2023-10-12T12:01:00Z">
            <w:rPr/>
          </w:rPrChange>
        </w:rPr>
        <w:t xml:space="preserve"> and contextual nuances. </w:t>
      </w:r>
      <w:r w:rsidR="003F3742" w:rsidRPr="0043160A">
        <w:rPr>
          <w:color w:val="000000"/>
          <w:rPrChange w:id="701" w:author="Saurav Kumar" w:date="2023-10-12T12:01:00Z">
            <w:rPr/>
          </w:rPrChange>
        </w:rPr>
        <w:t>GPT-4 model inherently does not possess specific knowledge about Cypher queries, instead, they acquire knowledge through extensive training data or prompts they are exposed to. Description and examples of cypher query</w:t>
      </w:r>
      <w:r w:rsidR="001043D0" w:rsidRPr="0043160A">
        <w:rPr>
          <w:color w:val="000000"/>
          <w:rPrChange w:id="702" w:author="Saurav Kumar" w:date="2023-10-12T12:01:00Z">
            <w:rPr/>
          </w:rPrChange>
        </w:rPr>
        <w:t xml:space="preserve"> </w:t>
      </w:r>
      <w:r w:rsidR="003F3742" w:rsidRPr="0043160A">
        <w:rPr>
          <w:color w:val="000000"/>
          <w:rPrChange w:id="703" w:author="Saurav Kumar" w:date="2023-10-12T12:01:00Z">
            <w:rPr/>
          </w:rPrChange>
        </w:rPr>
        <w:t xml:space="preserve">provided in the prompt </w:t>
      </w:r>
      <w:r w:rsidR="001043D0" w:rsidRPr="0043160A">
        <w:rPr>
          <w:color w:val="000000"/>
          <w:rPrChange w:id="704" w:author="Saurav Kumar" w:date="2023-10-12T12:01:00Z">
            <w:rPr/>
          </w:rPrChange>
        </w:rPr>
        <w:t>enable</w:t>
      </w:r>
      <w:r w:rsidR="003F3742" w:rsidRPr="0043160A">
        <w:rPr>
          <w:color w:val="000000"/>
          <w:rPrChange w:id="705" w:author="Saurav Kumar" w:date="2023-10-12T12:01:00Z">
            <w:rPr/>
          </w:rPrChange>
        </w:rPr>
        <w:t xml:space="preserve"> the model to generate coherent patterns. However,</w:t>
      </w:r>
      <w:r w:rsidR="001043D0" w:rsidRPr="0043160A">
        <w:rPr>
          <w:color w:val="000000"/>
          <w:rPrChange w:id="706" w:author="Saurav Kumar" w:date="2023-10-12T12:01:00Z">
            <w:rPr/>
          </w:rPrChange>
        </w:rPr>
        <w:t xml:space="preserve"> the response from the model is based on statistical patterns, they have learned while training, rather than a deep understanding of the</w:t>
      </w:r>
      <w:r w:rsidR="009328B4" w:rsidRPr="0043160A">
        <w:rPr>
          <w:color w:val="000000"/>
          <w:rPrChange w:id="707" w:author="Saurav Kumar" w:date="2023-10-12T12:01:00Z">
            <w:rPr/>
          </w:rPrChange>
        </w:rPr>
        <w:t xml:space="preserve"> Neo4j </w:t>
      </w:r>
      <w:ins w:id="708" w:author="Saurav Kumar" w:date="2023-10-12T12:16:00Z">
        <w:r w:rsidR="000C4DA5">
          <w:rPr>
            <w:color w:val="000000"/>
          </w:rPr>
          <w:t>c</w:t>
        </w:r>
      </w:ins>
      <w:del w:id="709" w:author="Saurav Kumar" w:date="2023-10-12T12:16:00Z">
        <w:r w:rsidR="009328B4" w:rsidRPr="0043160A" w:rsidDel="000C4DA5">
          <w:rPr>
            <w:color w:val="000000"/>
            <w:rPrChange w:id="710" w:author="Saurav Kumar" w:date="2023-10-12T12:01:00Z">
              <w:rPr/>
            </w:rPrChange>
          </w:rPr>
          <w:delText>C</w:delText>
        </w:r>
      </w:del>
      <w:r w:rsidR="009328B4" w:rsidRPr="0043160A">
        <w:rPr>
          <w:color w:val="000000"/>
          <w:rPrChange w:id="711" w:author="Saurav Kumar" w:date="2023-10-12T12:01:00Z">
            <w:rPr/>
          </w:rPrChange>
        </w:rPr>
        <w:t>ypher</w:t>
      </w:r>
      <w:r w:rsidR="001043D0" w:rsidRPr="0043160A">
        <w:rPr>
          <w:color w:val="000000"/>
          <w:rPrChange w:id="712" w:author="Saurav Kumar" w:date="2023-10-12T12:01:00Z">
            <w:rPr/>
          </w:rPrChange>
        </w:rPr>
        <w:t>.</w:t>
      </w:r>
    </w:p>
    <w:p w14:paraId="509BB6C7" w14:textId="1D182F34" w:rsidR="00CB281C" w:rsidRPr="0043160A" w:rsidRDefault="00E229F6" w:rsidP="0001558B">
      <w:pPr>
        <w:jc w:val="both"/>
        <w:rPr>
          <w:color w:val="000000"/>
          <w:rPrChange w:id="713" w:author="Saurav Kumar" w:date="2023-10-12T12:01:00Z">
            <w:rPr/>
          </w:rPrChange>
        </w:rPr>
      </w:pPr>
      <w:r w:rsidRPr="0043160A">
        <w:rPr>
          <w:color w:val="000000"/>
          <w:rPrChange w:id="714" w:author="Saurav Kumar" w:date="2023-10-12T12:01:00Z">
            <w:rPr/>
          </w:rPrChange>
        </w:rPr>
        <w:t>The quality</w:t>
      </w:r>
      <w:r w:rsidR="001043D0" w:rsidRPr="0043160A">
        <w:rPr>
          <w:color w:val="000000"/>
          <w:rPrChange w:id="715" w:author="Saurav Kumar" w:date="2023-10-12T12:01:00Z">
            <w:rPr/>
          </w:rPrChange>
        </w:rPr>
        <w:t xml:space="preserve"> and correctness of generated </w:t>
      </w:r>
      <w:r w:rsidR="0001558B" w:rsidRPr="0043160A">
        <w:rPr>
          <w:color w:val="000000"/>
          <w:rPrChange w:id="716" w:author="Saurav Kumar" w:date="2023-10-12T12:01:00Z">
            <w:rPr/>
          </w:rPrChange>
        </w:rPr>
        <w:t>c</w:t>
      </w:r>
      <w:r w:rsidR="001043D0" w:rsidRPr="0043160A">
        <w:rPr>
          <w:color w:val="000000"/>
          <w:rPrChange w:id="717" w:author="Saurav Kumar" w:date="2023-10-12T12:01:00Z">
            <w:rPr/>
          </w:rPrChange>
        </w:rPr>
        <w:t xml:space="preserve">ypher queries </w:t>
      </w:r>
      <w:r w:rsidRPr="0043160A">
        <w:rPr>
          <w:color w:val="000000"/>
          <w:rPrChange w:id="718" w:author="Saurav Kumar" w:date="2023-10-12T12:01:00Z">
            <w:rPr/>
          </w:rPrChange>
        </w:rPr>
        <w:t>depend</w:t>
      </w:r>
      <w:r w:rsidR="001043D0" w:rsidRPr="0043160A">
        <w:rPr>
          <w:color w:val="000000"/>
          <w:rPrChange w:id="719" w:author="Saurav Kumar" w:date="2023-10-12T12:01:00Z">
            <w:rPr/>
          </w:rPrChange>
        </w:rPr>
        <w:t xml:space="preserve"> on how precise</w:t>
      </w:r>
      <w:r w:rsidRPr="0043160A">
        <w:rPr>
          <w:color w:val="000000"/>
          <w:rPrChange w:id="720" w:author="Saurav Kumar" w:date="2023-10-12T12:01:00Z">
            <w:rPr/>
          </w:rPrChange>
        </w:rPr>
        <w:t xml:space="preserve"> the prompt is provided</w:t>
      </w:r>
      <w:r w:rsidR="001043D0" w:rsidRPr="0043160A">
        <w:rPr>
          <w:color w:val="000000"/>
          <w:rPrChange w:id="721" w:author="Saurav Kumar" w:date="2023-10-12T12:01:00Z">
            <w:rPr/>
          </w:rPrChange>
        </w:rPr>
        <w:t xml:space="preserve">. </w:t>
      </w:r>
      <w:r w:rsidR="00151206" w:rsidRPr="0043160A">
        <w:rPr>
          <w:color w:val="000000"/>
          <w:rPrChange w:id="722" w:author="Saurav Kumar" w:date="2023-10-12T12:01:00Z">
            <w:rPr/>
          </w:rPrChange>
        </w:rPr>
        <w:t>The precise</w:t>
      </w:r>
      <w:r w:rsidRPr="0043160A">
        <w:rPr>
          <w:color w:val="000000"/>
          <w:rPrChange w:id="723" w:author="Saurav Kumar" w:date="2023-10-12T12:01:00Z">
            <w:rPr/>
          </w:rPrChange>
        </w:rPr>
        <w:t xml:space="preserve"> prompt here signifies explicit instruction, relevant context, illustrative examples of desired </w:t>
      </w:r>
      <w:r w:rsidR="00253EA2" w:rsidRPr="0043160A">
        <w:rPr>
          <w:color w:val="000000"/>
          <w:rPrChange w:id="724" w:author="Saurav Kumar" w:date="2023-10-12T12:01:00Z">
            <w:rPr/>
          </w:rPrChange>
        </w:rPr>
        <w:t>responses</w:t>
      </w:r>
      <w:r w:rsidR="00151206" w:rsidRPr="0043160A">
        <w:rPr>
          <w:color w:val="000000"/>
          <w:rPrChange w:id="725" w:author="Saurav Kumar" w:date="2023-10-12T12:01:00Z">
            <w:rPr/>
          </w:rPrChange>
        </w:rPr>
        <w:t>,</w:t>
      </w:r>
      <w:r w:rsidRPr="0043160A">
        <w:rPr>
          <w:color w:val="000000"/>
          <w:rPrChange w:id="726" w:author="Saurav Kumar" w:date="2023-10-12T12:01:00Z">
            <w:rPr/>
          </w:rPrChange>
        </w:rPr>
        <w:t xml:space="preserve"> and clear specification of the output format. </w:t>
      </w:r>
      <w:r w:rsidR="009328B4" w:rsidRPr="0043160A">
        <w:rPr>
          <w:color w:val="000000"/>
          <w:rPrChange w:id="727" w:author="Saurav Kumar" w:date="2023-10-12T12:01:00Z">
            <w:rPr/>
          </w:rPrChange>
        </w:rPr>
        <w:t>To build precise prompts</w:t>
      </w:r>
      <w:r w:rsidR="00286C32" w:rsidRPr="0043160A">
        <w:rPr>
          <w:color w:val="000000"/>
          <w:rPrChange w:id="728" w:author="Saurav Kumar" w:date="2023-10-12T12:01:00Z">
            <w:rPr/>
          </w:rPrChange>
        </w:rPr>
        <w:t xml:space="preserve">, in this work dynamic </w:t>
      </w:r>
      <w:r w:rsidR="00362F1A" w:rsidRPr="0043160A">
        <w:rPr>
          <w:color w:val="000000"/>
          <w:rPrChange w:id="729" w:author="Saurav Kumar" w:date="2023-10-12T12:01:00Z">
            <w:rPr/>
          </w:rPrChange>
        </w:rPr>
        <w:t xml:space="preserve">few shot </w:t>
      </w:r>
      <w:r w:rsidR="00286C32" w:rsidRPr="0043160A">
        <w:rPr>
          <w:color w:val="000000"/>
          <w:rPrChange w:id="730" w:author="Saurav Kumar" w:date="2023-10-12T12:01:00Z">
            <w:rPr/>
          </w:rPrChange>
        </w:rPr>
        <w:t>prompt generation methodology has been adopted. In dynamic methodology</w:t>
      </w:r>
      <w:r w:rsidR="00CA7014" w:rsidRPr="0043160A">
        <w:rPr>
          <w:color w:val="000000"/>
          <w:rPrChange w:id="731" w:author="Saurav Kumar" w:date="2023-10-12T12:01:00Z">
            <w:rPr/>
          </w:rPrChange>
        </w:rPr>
        <w:t xml:space="preserve">, few examples in the prompt are provided </w:t>
      </w:r>
      <w:proofErr w:type="gramStart"/>
      <w:r w:rsidR="00FA43DC" w:rsidRPr="0043160A">
        <w:rPr>
          <w:color w:val="000000"/>
          <w:rPrChange w:id="732" w:author="Saurav Kumar" w:date="2023-10-12T12:01:00Z">
            <w:rPr/>
          </w:rPrChange>
        </w:rPr>
        <w:t>similar</w:t>
      </w:r>
      <w:r w:rsidR="00CA7014" w:rsidRPr="0043160A">
        <w:rPr>
          <w:color w:val="000000"/>
          <w:rPrChange w:id="733" w:author="Saurav Kumar" w:date="2023-10-12T12:01:00Z">
            <w:rPr/>
          </w:rPrChange>
        </w:rPr>
        <w:t xml:space="preserve"> </w:t>
      </w:r>
      <w:r w:rsidR="00142C1F" w:rsidRPr="0043160A">
        <w:rPr>
          <w:color w:val="000000"/>
          <w:rPrChange w:id="734" w:author="Saurav Kumar" w:date="2023-10-12T12:01:00Z">
            <w:rPr/>
          </w:rPrChange>
        </w:rPr>
        <w:t>to</w:t>
      </w:r>
      <w:proofErr w:type="gramEnd"/>
      <w:r w:rsidR="00142C1F" w:rsidRPr="0043160A">
        <w:rPr>
          <w:color w:val="000000"/>
          <w:rPrChange w:id="735" w:author="Saurav Kumar" w:date="2023-10-12T12:01:00Z">
            <w:rPr/>
          </w:rPrChange>
        </w:rPr>
        <w:t xml:space="preserve"> the query asked by user</w:t>
      </w:r>
      <w:r w:rsidR="00CA7014" w:rsidRPr="0043160A">
        <w:rPr>
          <w:color w:val="000000"/>
          <w:rPrChange w:id="736" w:author="Saurav Kumar" w:date="2023-10-12T12:01:00Z">
            <w:rPr/>
          </w:rPrChange>
        </w:rPr>
        <w:t>.</w:t>
      </w:r>
      <w:r w:rsidR="00D80C15" w:rsidRPr="0043160A">
        <w:rPr>
          <w:color w:val="000000"/>
          <w:rPrChange w:id="737" w:author="Saurav Kumar" w:date="2023-10-12T12:01:00Z">
            <w:rPr/>
          </w:rPrChange>
        </w:rPr>
        <w:t xml:space="preserve"> </w:t>
      </w:r>
      <w:r w:rsidR="009604E8" w:rsidRPr="0043160A">
        <w:rPr>
          <w:color w:val="000000"/>
          <w:rPrChange w:id="738" w:author="Saurav Kumar" w:date="2023-10-12T12:01:00Z">
            <w:rPr/>
          </w:rPrChange>
        </w:rPr>
        <w:t xml:space="preserve"> </w:t>
      </w:r>
      <w:r w:rsidR="00CA7014" w:rsidRPr="0043160A">
        <w:rPr>
          <w:color w:val="000000"/>
          <w:rPrChange w:id="739" w:author="Saurav Kumar" w:date="2023-10-12T12:01:00Z">
            <w:rPr/>
          </w:rPrChange>
        </w:rPr>
        <w:t xml:space="preserve">Similar examples make the model </w:t>
      </w:r>
      <w:r w:rsidR="00CB281C" w:rsidRPr="0043160A">
        <w:rPr>
          <w:color w:val="000000"/>
          <w:rPrChange w:id="740" w:author="Saurav Kumar" w:date="2023-10-12T12:01:00Z">
            <w:rPr/>
          </w:rPrChange>
        </w:rPr>
        <w:t>aware</w:t>
      </w:r>
      <w:r w:rsidR="00CA7014" w:rsidRPr="0043160A">
        <w:rPr>
          <w:color w:val="000000"/>
          <w:rPrChange w:id="741" w:author="Saurav Kumar" w:date="2023-10-12T12:01:00Z">
            <w:rPr/>
          </w:rPrChange>
        </w:rPr>
        <w:t xml:space="preserve"> of the syntax and variables to be used for generating the cypher.</w:t>
      </w:r>
      <w:r w:rsidR="00D628DE" w:rsidRPr="0043160A">
        <w:rPr>
          <w:color w:val="000000"/>
          <w:rPrChange w:id="742" w:author="Saurav Kumar" w:date="2023-10-12T12:01:00Z">
            <w:rPr/>
          </w:rPrChange>
        </w:rPr>
        <w:t xml:space="preserve"> </w:t>
      </w:r>
      <w:del w:id="743" w:author="Saurav Kumar" w:date="2023-10-12T12:17:00Z">
        <w:r w:rsidR="00D628DE" w:rsidRPr="0043160A" w:rsidDel="00653680">
          <w:rPr>
            <w:color w:val="000000"/>
            <w:rPrChange w:id="744" w:author="Saurav Kumar" w:date="2023-10-12T12:01:00Z">
              <w:rPr/>
            </w:rPrChange>
          </w:rPr>
          <w:delText>To store</w:delText>
        </w:r>
      </w:del>
      <w:del w:id="745" w:author="Saurav Kumar" w:date="2023-10-12T12:21:00Z">
        <w:r w:rsidR="00D628DE" w:rsidRPr="0043160A" w:rsidDel="00BA623D">
          <w:rPr>
            <w:color w:val="000000"/>
            <w:rPrChange w:id="746" w:author="Saurav Kumar" w:date="2023-10-12T12:01:00Z">
              <w:rPr/>
            </w:rPrChange>
          </w:rPr>
          <w:delText xml:space="preserve"> </w:delText>
        </w:r>
      </w:del>
      <w:ins w:id="747" w:author="Saurav Kumar" w:date="2023-10-12T12:17:00Z">
        <w:r w:rsidR="00653680">
          <w:rPr>
            <w:color w:val="000000"/>
          </w:rPr>
          <w:t>S</w:t>
        </w:r>
      </w:ins>
      <w:del w:id="748" w:author="Saurav Kumar" w:date="2023-10-12T12:17:00Z">
        <w:r w:rsidR="00D628DE" w:rsidRPr="0043160A" w:rsidDel="00653680">
          <w:rPr>
            <w:color w:val="000000"/>
            <w:rPrChange w:id="749" w:author="Saurav Kumar" w:date="2023-10-12T12:01:00Z">
              <w:rPr/>
            </w:rPrChange>
          </w:rPr>
          <w:delText>s</w:delText>
        </w:r>
      </w:del>
      <w:r w:rsidR="00D628DE" w:rsidRPr="0043160A">
        <w:rPr>
          <w:color w:val="000000"/>
          <w:rPrChange w:id="750" w:author="Saurav Kumar" w:date="2023-10-12T12:01:00Z">
            <w:rPr/>
          </w:rPrChange>
        </w:rPr>
        <w:t>imilar examples</w:t>
      </w:r>
      <w:ins w:id="751" w:author="Saurav Kumar" w:date="2023-10-12T12:17:00Z">
        <w:r w:rsidR="00653680">
          <w:rPr>
            <w:color w:val="000000"/>
          </w:rPr>
          <w:t xml:space="preserve"> were stored in the form</w:t>
        </w:r>
        <w:r w:rsidR="00DF7691">
          <w:rPr>
            <w:color w:val="000000"/>
          </w:rPr>
          <w:t xml:space="preserve"> of vector embedding gene</w:t>
        </w:r>
      </w:ins>
      <w:ins w:id="752" w:author="Saurav Kumar" w:date="2023-10-12T12:18:00Z">
        <w:r w:rsidR="00DF7691">
          <w:rPr>
            <w:color w:val="000000"/>
          </w:rPr>
          <w:t>rated</w:t>
        </w:r>
        <w:r w:rsidR="00D100D9">
          <w:rPr>
            <w:color w:val="000000"/>
          </w:rPr>
          <w:t xml:space="preserve"> “all-MiniLM-L6-v2” sentence transformer model</w:t>
        </w:r>
      </w:ins>
      <w:customXmlInsRangeStart w:id="753" w:author="Saurav Kumar" w:date="2023-10-12T12:21:00Z"/>
      <w:sdt>
        <w:sdtPr>
          <w:rPr>
            <w:color w:val="000000"/>
          </w:rPr>
          <w:tag w:val="MENDELEY_CITATION_v3_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"/>
          <w:id w:val="-2067485524"/>
          <w:placeholder>
            <w:docPart w:val="DefaultPlaceholder_-1854013440"/>
          </w:placeholder>
        </w:sdtPr>
        <w:sdtContent>
          <w:customXmlInsRangeEnd w:id="753"/>
          <w:ins w:id="754" w:author="Saurav Kumar" w:date="2023-10-12T15:16:00Z">
            <w:r w:rsidR="006F62A7" w:rsidRPr="006F62A7">
              <w:rPr>
                <w:color w:val="000000"/>
              </w:rPr>
              <w:t>(Reimers et al., 2019)</w:t>
            </w:r>
          </w:ins>
          <w:customXmlInsRangeStart w:id="755" w:author="Saurav Kumar" w:date="2023-10-12T12:21:00Z"/>
        </w:sdtContent>
      </w:sdt>
      <w:customXmlInsRangeEnd w:id="755"/>
      <w:ins w:id="756" w:author="Saurav Kumar" w:date="2023-10-12T12:18:00Z">
        <w:r w:rsidR="0094307D">
          <w:rPr>
            <w:color w:val="000000"/>
          </w:rPr>
          <w:t xml:space="preserve"> in </w:t>
        </w:r>
      </w:ins>
      <w:del w:id="757" w:author="Saurav Kumar" w:date="2023-10-12T12:17:00Z">
        <w:r w:rsidR="0044379A" w:rsidRPr="0043160A" w:rsidDel="00653680">
          <w:rPr>
            <w:color w:val="000000"/>
            <w:rPrChange w:id="758" w:author="Saurav Kumar" w:date="2023-10-12T12:01:00Z">
              <w:rPr/>
            </w:rPrChange>
          </w:rPr>
          <w:delText xml:space="preserve"> </w:delText>
        </w:r>
      </w:del>
      <w:r w:rsidR="00D628DE" w:rsidRPr="0043160A">
        <w:rPr>
          <w:color w:val="000000"/>
          <w:rPrChange w:id="759" w:author="Saurav Kumar" w:date="2023-10-12T12:01:00Z">
            <w:rPr/>
          </w:rPrChange>
        </w:rPr>
        <w:t>chroma vector database</w:t>
      </w:r>
      <w:customXmlInsRangeStart w:id="760" w:author="Saurav Kumar" w:date="2023-10-12T12:13:00Z"/>
      <w:sdt>
        <w:sdtPr>
          <w:rPr>
            <w:color w:val="000000"/>
          </w:rPr>
          <w:tag w:val="MENDELEY_CITATION_v3_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"/>
          <w:id w:val="-450012557"/>
          <w:placeholder>
            <w:docPart w:val="DefaultPlaceholder_-1854013440"/>
          </w:placeholder>
        </w:sdtPr>
        <w:sdtContent>
          <w:customXmlInsRangeEnd w:id="760"/>
          <w:ins w:id="761" w:author="Saurav Kumar" w:date="2023-10-12T15:16:00Z">
            <w:r w:rsidR="006F62A7" w:rsidRPr="006F62A7">
              <w:rPr>
                <w:rFonts w:eastAsia="Times New Roman"/>
                <w:color w:val="000000"/>
              </w:rPr>
              <w:t>(Chroma,2023-10-12.)</w:t>
            </w:r>
          </w:ins>
          <w:customXmlInsRangeStart w:id="762" w:author="Saurav Kumar" w:date="2023-10-12T12:13:00Z"/>
        </w:sdtContent>
      </w:sdt>
      <w:customXmlInsRangeEnd w:id="762"/>
      <w:r w:rsidR="00D628DE" w:rsidRPr="0043160A">
        <w:rPr>
          <w:color w:val="000000"/>
          <w:rPrChange w:id="763" w:author="Saurav Kumar" w:date="2023-10-12T12:01:00Z">
            <w:rPr/>
          </w:rPrChange>
        </w:rPr>
        <w:t xml:space="preserve"> </w:t>
      </w:r>
      <w:del w:id="764" w:author="Saurav Kumar" w:date="2023-10-12T12:18:00Z">
        <w:r w:rsidR="00D628DE" w:rsidRPr="0043160A" w:rsidDel="0094307D">
          <w:rPr>
            <w:color w:val="000000"/>
            <w:rPrChange w:id="765" w:author="Saurav Kumar" w:date="2023-10-12T12:01:00Z">
              <w:rPr/>
            </w:rPrChange>
          </w:rPr>
          <w:delText xml:space="preserve">is used to store around 100 examples in the form of embedding generated with sentence transformer model “all-MiniLM-L6-v2”. </w:delText>
        </w:r>
      </w:del>
      <w:r w:rsidR="00D628DE" w:rsidRPr="0043160A">
        <w:rPr>
          <w:color w:val="000000"/>
          <w:rPrChange w:id="766" w:author="Saurav Kumar" w:date="2023-10-12T12:01:00Z">
            <w:rPr/>
          </w:rPrChange>
        </w:rPr>
        <w:t xml:space="preserve">This database gets updated with the </w:t>
      </w:r>
      <w:r w:rsidR="00846C02" w:rsidRPr="0043160A">
        <w:rPr>
          <w:color w:val="000000"/>
          <w:rPrChange w:id="767" w:author="Saurav Kumar" w:date="2023-10-12T12:01:00Z">
            <w:rPr/>
          </w:rPrChange>
        </w:rPr>
        <w:t xml:space="preserve">more examples </w:t>
      </w:r>
      <w:r w:rsidR="00460038" w:rsidRPr="0043160A">
        <w:rPr>
          <w:color w:val="000000"/>
          <w:rPrChange w:id="768" w:author="Saurav Kumar" w:date="2023-10-12T12:01:00Z">
            <w:rPr/>
          </w:rPrChange>
        </w:rPr>
        <w:t xml:space="preserve">as query </w:t>
      </w:r>
      <w:r w:rsidR="008B4548" w:rsidRPr="0043160A">
        <w:rPr>
          <w:color w:val="000000"/>
          <w:rPrChange w:id="769" w:author="Saurav Kumar" w:date="2023-10-12T12:01:00Z">
            <w:rPr/>
          </w:rPrChange>
        </w:rPr>
        <w:t>saved</w:t>
      </w:r>
      <w:r w:rsidR="00D628DE" w:rsidRPr="0043160A">
        <w:rPr>
          <w:color w:val="000000"/>
          <w:rPrChange w:id="770" w:author="Saurav Kumar" w:date="2023-10-12T12:01:00Z">
            <w:rPr/>
          </w:rPrChange>
        </w:rPr>
        <w:t xml:space="preserve"> by the user. </w:t>
      </w:r>
      <w:r w:rsidR="0096710E" w:rsidRPr="0043160A">
        <w:rPr>
          <w:color w:val="000000"/>
          <w:rPrChange w:id="771" w:author="Saurav Kumar" w:date="2023-10-12T12:01:00Z">
            <w:rPr/>
          </w:rPrChange>
        </w:rPr>
        <w:t>The variable part in the dynamic prompt is the provided example query and query itself,</w:t>
      </w:r>
      <w:r w:rsidR="0044379A" w:rsidRPr="0043160A">
        <w:rPr>
          <w:color w:val="000000"/>
          <w:rPrChange w:id="772" w:author="Saurav Kumar" w:date="2023-10-12T12:01:00Z">
            <w:rPr/>
          </w:rPrChange>
        </w:rPr>
        <w:t xml:space="preserve"> </w:t>
      </w:r>
      <w:r w:rsidR="0096710E" w:rsidRPr="0043160A">
        <w:rPr>
          <w:color w:val="000000"/>
          <w:rPrChange w:id="773" w:author="Saurav Kumar" w:date="2023-10-12T12:01:00Z">
            <w:rPr/>
          </w:rPrChange>
        </w:rPr>
        <w:t xml:space="preserve">whereas other components are static. Static components of </w:t>
      </w:r>
      <w:r w:rsidR="0096710E" w:rsidRPr="0043160A">
        <w:rPr>
          <w:color w:val="000000"/>
          <w:rPrChange w:id="774" w:author="Saurav Kumar" w:date="2023-10-12T12:01:00Z">
            <w:rPr/>
          </w:rPrChange>
        </w:rPr>
        <w:lastRenderedPageBreak/>
        <w:t>prompts include graph schema, context</w:t>
      </w:r>
      <w:r w:rsidR="00253EA2" w:rsidRPr="0043160A">
        <w:rPr>
          <w:color w:val="000000"/>
          <w:rPrChange w:id="775" w:author="Saurav Kumar" w:date="2023-10-12T12:01:00Z">
            <w:rPr/>
          </w:rPrChange>
        </w:rPr>
        <w:t>,</w:t>
      </w:r>
      <w:r w:rsidR="0096710E" w:rsidRPr="0043160A">
        <w:rPr>
          <w:color w:val="000000"/>
          <w:rPrChange w:id="776" w:author="Saurav Kumar" w:date="2023-10-12T12:01:00Z">
            <w:rPr/>
          </w:rPrChange>
        </w:rPr>
        <w:t xml:space="preserve"> and output format. Graph schema holds information about how the database is structured and </w:t>
      </w:r>
      <w:r w:rsidR="0001558B" w:rsidRPr="0043160A">
        <w:rPr>
          <w:color w:val="000000"/>
          <w:rPrChange w:id="777" w:author="Saurav Kumar" w:date="2023-10-12T12:01:00Z">
            <w:rPr/>
          </w:rPrChange>
        </w:rPr>
        <w:t xml:space="preserve">the </w:t>
      </w:r>
      <w:r w:rsidR="0096710E" w:rsidRPr="0043160A">
        <w:rPr>
          <w:color w:val="000000"/>
          <w:rPrChange w:id="778" w:author="Saurav Kumar" w:date="2023-10-12T12:01:00Z">
            <w:rPr/>
          </w:rPrChange>
        </w:rPr>
        <w:t>properties mentioned in nodes and edges.</w:t>
      </w:r>
      <w:r w:rsidR="00FD4183" w:rsidRPr="0043160A">
        <w:rPr>
          <w:color w:val="000000"/>
          <w:rPrChange w:id="779" w:author="Saurav Kumar" w:date="2023-10-12T12:01:00Z">
            <w:rPr/>
          </w:rPrChange>
        </w:rPr>
        <w:t xml:space="preserve"> </w:t>
      </w:r>
      <w:r w:rsidR="006D65BB" w:rsidRPr="0043160A">
        <w:rPr>
          <w:color w:val="000000"/>
          <w:rPrChange w:id="780" w:author="Saurav Kumar" w:date="2023-10-12T12:01:00Z">
            <w:rPr/>
          </w:rPrChange>
        </w:rPr>
        <w:t xml:space="preserve">Neo4j module of </w:t>
      </w:r>
      <w:proofErr w:type="spellStart"/>
      <w:r w:rsidR="006D65BB" w:rsidRPr="0043160A">
        <w:rPr>
          <w:color w:val="000000"/>
          <w:rPrChange w:id="781" w:author="Saurav Kumar" w:date="2023-10-12T12:01:00Z">
            <w:rPr/>
          </w:rPrChange>
        </w:rPr>
        <w:t>langchain</w:t>
      </w:r>
      <w:proofErr w:type="spellEnd"/>
      <w:customXmlInsRangeStart w:id="782" w:author="Saurav Kumar" w:date="2023-10-12T12:25:00Z"/>
      <w:sdt>
        <w:sdtPr>
          <w:rPr>
            <w:color w:val="000000"/>
          </w:rPr>
          <w:tag w:val="MENDELEY_CITATION_v3_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"/>
          <w:id w:val="-326593568"/>
          <w:placeholder>
            <w:docPart w:val="DefaultPlaceholder_-1854013440"/>
          </w:placeholder>
        </w:sdtPr>
        <w:sdtContent>
          <w:customXmlInsRangeEnd w:id="782"/>
          <w:ins w:id="783" w:author="Saurav Kumar" w:date="2023-10-12T15:16:00Z">
            <w:r w:rsidR="006F62A7" w:rsidRPr="006F62A7">
              <w:rPr>
                <w:rFonts w:eastAsia="Times New Roman"/>
                <w:color w:val="000000"/>
              </w:rPr>
              <w:t>(Langchain,2023-10-12.)</w:t>
            </w:r>
          </w:ins>
          <w:customXmlInsRangeStart w:id="784" w:author="Saurav Kumar" w:date="2023-10-12T12:25:00Z"/>
        </w:sdtContent>
      </w:sdt>
      <w:customXmlInsRangeEnd w:id="784"/>
      <w:r w:rsidR="006D65BB" w:rsidRPr="0043160A">
        <w:rPr>
          <w:color w:val="000000"/>
          <w:rPrChange w:id="785" w:author="Saurav Kumar" w:date="2023-10-12T12:01:00Z">
            <w:rPr/>
          </w:rPrChange>
        </w:rPr>
        <w:t xml:space="preserve"> was used to generate the schema of graph database.</w:t>
      </w:r>
      <w:r w:rsidR="0096710E" w:rsidRPr="0043160A">
        <w:rPr>
          <w:color w:val="000000"/>
          <w:rPrChange w:id="786" w:author="Saurav Kumar" w:date="2023-10-12T12:01:00Z">
            <w:rPr/>
          </w:rPrChange>
        </w:rPr>
        <w:t xml:space="preserve"> Context</w:t>
      </w:r>
      <w:r w:rsidR="0044379A" w:rsidRPr="0043160A">
        <w:rPr>
          <w:color w:val="000000"/>
          <w:rPrChange w:id="787" w:author="Saurav Kumar" w:date="2023-10-12T12:01:00Z">
            <w:rPr/>
          </w:rPrChange>
        </w:rPr>
        <w:t xml:space="preserve"> provides precise instruction to the model, while output format provides schema such as JSON, </w:t>
      </w:r>
      <w:r w:rsidR="00362F1A" w:rsidRPr="0043160A">
        <w:rPr>
          <w:color w:val="000000"/>
          <w:rPrChange w:id="788" w:author="Saurav Kumar" w:date="2023-10-12T12:01:00Z">
            <w:rPr/>
          </w:rPrChange>
        </w:rPr>
        <w:t xml:space="preserve">or </w:t>
      </w:r>
      <w:r w:rsidR="003C5CEB" w:rsidRPr="0043160A">
        <w:rPr>
          <w:color w:val="000000"/>
          <w:rPrChange w:id="789" w:author="Saurav Kumar" w:date="2023-10-12T12:01:00Z">
            <w:rPr/>
          </w:rPrChange>
        </w:rPr>
        <w:t xml:space="preserve">YAML which enable </w:t>
      </w:r>
      <w:r w:rsidR="0044379A" w:rsidRPr="0043160A">
        <w:rPr>
          <w:color w:val="000000"/>
          <w:rPrChange w:id="790" w:author="Saurav Kumar" w:date="2023-10-12T12:01:00Z">
            <w:rPr/>
          </w:rPrChange>
        </w:rPr>
        <w:t xml:space="preserve">to generate </w:t>
      </w:r>
      <w:r w:rsidR="003C5CEB" w:rsidRPr="0043160A">
        <w:rPr>
          <w:color w:val="000000"/>
          <w:rPrChange w:id="791" w:author="Saurav Kumar" w:date="2023-10-12T12:01:00Z">
            <w:rPr/>
          </w:rPrChange>
        </w:rPr>
        <w:t xml:space="preserve">machine parse able </w:t>
      </w:r>
      <w:r w:rsidR="001306AD" w:rsidRPr="0043160A">
        <w:rPr>
          <w:color w:val="000000"/>
          <w:rPrChange w:id="792" w:author="Saurav Kumar" w:date="2023-10-12T12:01:00Z">
            <w:rPr/>
          </w:rPrChange>
        </w:rPr>
        <w:t>cypher</w:t>
      </w:r>
      <w:r w:rsidR="0044379A" w:rsidRPr="0043160A">
        <w:rPr>
          <w:color w:val="000000"/>
          <w:rPrChange w:id="793" w:author="Saurav Kumar" w:date="2023-10-12T12:01:00Z">
            <w:rPr/>
          </w:rPrChange>
        </w:rPr>
        <w:t>.</w:t>
      </w:r>
      <w:r w:rsidR="00362F1A" w:rsidRPr="0043160A">
        <w:rPr>
          <w:color w:val="000000"/>
          <w:rPrChange w:id="794" w:author="Saurav Kumar" w:date="2023-10-12T12:01:00Z">
            <w:rPr/>
          </w:rPrChange>
        </w:rPr>
        <w:t xml:space="preserve">  </w:t>
      </w:r>
    </w:p>
    <w:p w14:paraId="3F2B0F7C" w14:textId="04E62B20" w:rsidR="003C2D35" w:rsidRPr="0043160A" w:rsidRDefault="0001558B" w:rsidP="0001558B">
      <w:pPr>
        <w:jc w:val="both"/>
        <w:rPr>
          <w:color w:val="000000"/>
          <w:rPrChange w:id="795" w:author="Saurav Kumar" w:date="2023-10-12T12:01:00Z">
            <w:rPr/>
          </w:rPrChange>
        </w:rPr>
      </w:pPr>
      <w:r w:rsidRPr="0043160A">
        <w:rPr>
          <w:color w:val="000000"/>
          <w:rPrChange w:id="796" w:author="Saurav Kumar" w:date="2023-10-12T12:01:00Z">
            <w:rPr/>
          </w:rPrChange>
        </w:rPr>
        <w:t>The overall compilation</w:t>
      </w:r>
      <w:r w:rsidR="00C104F4" w:rsidRPr="0043160A">
        <w:rPr>
          <w:color w:val="000000"/>
          <w:rPrChange w:id="797" w:author="Saurav Kumar" w:date="2023-10-12T12:01:00Z">
            <w:rPr/>
          </w:rPrChange>
        </w:rPr>
        <w:t xml:space="preserve"> </w:t>
      </w:r>
      <w:del w:id="798" w:author="Saurav Kumar" w:date="2023-10-12T12:26:00Z">
        <w:r w:rsidR="00C104F4" w:rsidRPr="0043160A" w:rsidDel="007D411A">
          <w:rPr>
            <w:color w:val="000000"/>
            <w:rPrChange w:id="799" w:author="Saurav Kumar" w:date="2023-10-12T12:01:00Z">
              <w:rPr/>
            </w:rPrChange>
          </w:rPr>
          <w:delText>schema</w:delText>
        </w:r>
        <w:r w:rsidRPr="0043160A" w:rsidDel="007D411A">
          <w:rPr>
            <w:color w:val="000000"/>
            <w:rPrChange w:id="800" w:author="Saurav Kumar" w:date="2023-10-12T12:01:00Z">
              <w:rPr/>
            </w:rPrChange>
          </w:rPr>
          <w:delText xml:space="preserve"> </w:delText>
        </w:r>
      </w:del>
      <w:r w:rsidRPr="0043160A">
        <w:rPr>
          <w:color w:val="000000"/>
          <w:rPrChange w:id="801" w:author="Saurav Kumar" w:date="2023-10-12T12:01:00Z">
            <w:rPr/>
          </w:rPrChange>
        </w:rPr>
        <w:t>of prompts follows the sequence mentioned in Figure 1</w:t>
      </w:r>
      <w:r w:rsidR="0006538F" w:rsidRPr="0043160A">
        <w:rPr>
          <w:color w:val="000000"/>
          <w:rPrChange w:id="802" w:author="Saurav Kumar" w:date="2023-10-12T12:01:00Z">
            <w:rPr/>
          </w:rPrChange>
        </w:rPr>
        <w:t>.</w:t>
      </w:r>
      <w:r w:rsidRPr="0043160A">
        <w:rPr>
          <w:color w:val="000000"/>
          <w:rPrChange w:id="803" w:author="Saurav Kumar" w:date="2023-10-12T12:01:00Z">
            <w:rPr/>
          </w:rPrChange>
        </w:rPr>
        <w:t xml:space="preserve"> First, the real-time query of the user is embedded. Based on this query embedding, similar </w:t>
      </w:r>
      <w:r w:rsidR="00CB281C" w:rsidRPr="0043160A">
        <w:rPr>
          <w:color w:val="000000"/>
          <w:rPrChange w:id="804" w:author="Saurav Kumar" w:date="2023-10-12T12:01:00Z">
            <w:rPr/>
          </w:rPrChange>
        </w:rPr>
        <w:t xml:space="preserve">example </w:t>
      </w:r>
      <w:r w:rsidRPr="0043160A">
        <w:rPr>
          <w:color w:val="000000"/>
          <w:rPrChange w:id="805" w:author="Saurav Kumar" w:date="2023-10-12T12:01:00Z">
            <w:rPr/>
          </w:rPrChange>
        </w:rPr>
        <w:t xml:space="preserve">queries are retrieved using cosine similarity </w:t>
      </w:r>
      <w:r w:rsidR="00CB281C" w:rsidRPr="0043160A">
        <w:rPr>
          <w:color w:val="000000"/>
          <w:rPrChange w:id="806" w:author="Saurav Kumar" w:date="2023-10-12T12:01:00Z">
            <w:rPr/>
          </w:rPrChange>
        </w:rPr>
        <w:t xml:space="preserve">from </w:t>
      </w:r>
      <w:r w:rsidR="0006538F" w:rsidRPr="0043160A">
        <w:rPr>
          <w:color w:val="000000"/>
          <w:rPrChange w:id="807" w:author="Saurav Kumar" w:date="2023-10-12T12:01:00Z">
            <w:rPr/>
          </w:rPrChange>
        </w:rPr>
        <w:t xml:space="preserve">the </w:t>
      </w:r>
      <w:r w:rsidR="00CB281C" w:rsidRPr="0043160A">
        <w:rPr>
          <w:color w:val="000000"/>
          <w:rPrChange w:id="808" w:author="Saurav Kumar" w:date="2023-10-12T12:01:00Z">
            <w:rPr/>
          </w:rPrChange>
        </w:rPr>
        <w:t>vector embedding database</w:t>
      </w:r>
      <w:r w:rsidRPr="0043160A">
        <w:rPr>
          <w:color w:val="000000"/>
          <w:rPrChange w:id="809" w:author="Saurav Kumar" w:date="2023-10-12T12:01:00Z">
            <w:rPr/>
          </w:rPrChange>
        </w:rPr>
        <w:t xml:space="preserve">. The example is then merged with other components mentioned and fed to the model for </w:t>
      </w:r>
      <w:r w:rsidR="00CB281C" w:rsidRPr="0043160A">
        <w:rPr>
          <w:color w:val="000000"/>
          <w:rPrChange w:id="810" w:author="Saurav Kumar" w:date="2023-10-12T12:01:00Z">
            <w:rPr/>
          </w:rPrChange>
        </w:rPr>
        <w:t>the final cypher query</w:t>
      </w:r>
      <w:r w:rsidR="00C104F4" w:rsidRPr="0043160A">
        <w:rPr>
          <w:color w:val="000000"/>
          <w:rPrChange w:id="811" w:author="Saurav Kumar" w:date="2023-10-12T12:01:00Z">
            <w:rPr/>
          </w:rPrChange>
        </w:rPr>
        <w:t xml:space="preserve"> generation</w:t>
      </w:r>
      <w:r w:rsidR="00CB281C" w:rsidRPr="0043160A">
        <w:rPr>
          <w:color w:val="000000"/>
          <w:rPrChange w:id="812" w:author="Saurav Kumar" w:date="2023-10-12T12:01:00Z">
            <w:rPr/>
          </w:rPrChange>
        </w:rPr>
        <w:t>.</w:t>
      </w:r>
    </w:p>
    <w:p w14:paraId="35C30925" w14:textId="0BACE7ED" w:rsidR="00D408ED" w:rsidRPr="0043160A" w:rsidRDefault="003C2D35" w:rsidP="00D354BF">
      <w:pPr>
        <w:pStyle w:val="Heading4"/>
        <w:rPr>
          <w:b w:val="0"/>
          <w:color w:val="000000"/>
          <w:rPrChange w:id="813" w:author="Saurav Kumar" w:date="2023-10-12T12:01:00Z">
            <w:rPr/>
          </w:rPrChange>
        </w:rPr>
      </w:pPr>
      <w:r w:rsidRPr="0043160A">
        <w:rPr>
          <w:b w:val="0"/>
          <w:color w:val="000000"/>
          <w:rPrChange w:id="814" w:author="Saurav Kumar" w:date="2023-10-12T12:01:00Z">
            <w:rPr/>
          </w:rPrChange>
        </w:rPr>
        <w:t>Interactive network visualization</w:t>
      </w:r>
    </w:p>
    <w:p w14:paraId="1626C25B" w14:textId="64831B50" w:rsidR="00D408ED" w:rsidRPr="0043160A" w:rsidRDefault="00212762" w:rsidP="000D6024">
      <w:pPr>
        <w:pStyle w:val="Caption"/>
        <w:jc w:val="both"/>
        <w:rPr>
          <w:b w:val="0"/>
          <w:color w:val="000000"/>
          <w:rPrChange w:id="815" w:author="Saurav Kumar" w:date="2023-10-12T12:01:00Z">
            <w:rPr/>
          </w:rPrChange>
        </w:rPr>
      </w:pPr>
      <w:r w:rsidRPr="0043160A">
        <w:rPr>
          <w:b w:val="0"/>
          <w:noProof/>
          <w:color w:val="000000"/>
          <w:rPrChange w:id="816" w:author="Saurav Kumar" w:date="2023-10-12T12:01:00Z">
            <w:rPr>
              <w:noProof/>
            </w:rPr>
          </w:rPrChange>
        </w:rPr>
        <mc:AlternateContent>
          <mc:Choice Requires="wpg">
            <w:drawing>
              <wp:anchor distT="0" distB="0" distL="114300" distR="114300" simplePos="0" relativeHeight="251714560" behindDoc="0" locked="0" layoutInCell="1" allowOverlap="1" wp14:anchorId="14BBB20B" wp14:editId="30C20692">
                <wp:simplePos x="0" y="0"/>
                <wp:positionH relativeFrom="column">
                  <wp:posOffset>0</wp:posOffset>
                </wp:positionH>
                <wp:positionV relativeFrom="paragraph">
                  <wp:posOffset>189128</wp:posOffset>
                </wp:positionV>
                <wp:extent cx="5782610" cy="2586302"/>
                <wp:effectExtent l="0" t="0" r="27940" b="24130"/>
                <wp:wrapNone/>
                <wp:docPr id="1230562345" name="Group 1230562345"/>
                <wp:cNvGraphicFramePr/>
                <a:graphic xmlns:a="http://schemas.openxmlformats.org/drawingml/2006/main">
                  <a:graphicData uri="http://schemas.microsoft.com/office/word/2010/wordprocessingGroup">
                    <wpg:wgp>
                      <wpg:cNvGrpSpPr/>
                      <wpg:grpSpPr>
                        <a:xfrm>
                          <a:off x="0" y="0"/>
                          <a:ext cx="5782610" cy="2586302"/>
                          <a:chOff x="-30144" y="0"/>
                          <a:chExt cx="5782610" cy="2338721"/>
                        </a:xfrm>
                      </wpg:grpSpPr>
                      <wps:wsp>
                        <wps:cNvPr id="17" name="Rectangle 17"/>
                        <wps:cNvSpPr/>
                        <wps:spPr>
                          <a:xfrm>
                            <a:off x="17362" y="0"/>
                            <a:ext cx="1394460" cy="147066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ángulo 51"/>
                        <wps:cNvSpPr/>
                        <wps:spPr>
                          <a:xfrm>
                            <a:off x="-30144" y="1830919"/>
                            <a:ext cx="5782610" cy="37405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ángulo 53"/>
                        <wps:cNvSpPr/>
                        <wps:spPr>
                          <a:xfrm>
                            <a:off x="3871731" y="480349"/>
                            <a:ext cx="1851797" cy="879676"/>
                          </a:xfrm>
                          <a:prstGeom prst="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ángulo 54"/>
                        <wps:cNvSpPr/>
                        <wps:spPr>
                          <a:xfrm>
                            <a:off x="3865944" y="5787"/>
                            <a:ext cx="1851660" cy="445424"/>
                          </a:xfrm>
                          <a:prstGeom prst="rect">
                            <a:avLst/>
                          </a:prstGeom>
                          <a:noFill/>
                          <a:ln>
                            <a:solidFill>
                              <a:srgbClr val="9B21AF"/>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251675" name="Grupo 4"/>
                        <wpg:cNvGrpSpPr/>
                        <wpg:grpSpPr>
                          <a:xfrm>
                            <a:off x="491200" y="61249"/>
                            <a:ext cx="5231940" cy="2277472"/>
                            <a:chOff x="0" y="0"/>
                            <a:chExt cx="5231940" cy="2277472"/>
                          </a:xfrm>
                        </wpg:grpSpPr>
                        <wps:wsp>
                          <wps:cNvPr id="1082888001" name="Cuadro de texto 1082888001"/>
                          <wps:cNvSpPr txBox="1"/>
                          <wps:spPr>
                            <a:xfrm>
                              <a:off x="3787309" y="187614"/>
                              <a:ext cx="1345704" cy="231486"/>
                            </a:xfrm>
                            <a:prstGeom prst="roundRect">
                              <a:avLst>
                                <a:gd name="adj" fmla="val 27543"/>
                              </a:avLst>
                            </a:prstGeom>
                            <a:ln/>
                          </wps:spPr>
                          <wps:style>
                            <a:lnRef idx="1">
                              <a:schemeClr val="accent2"/>
                            </a:lnRef>
                            <a:fillRef idx="2">
                              <a:schemeClr val="accent2"/>
                            </a:fillRef>
                            <a:effectRef idx="1">
                              <a:schemeClr val="accent2"/>
                            </a:effectRef>
                            <a:fontRef idx="minor">
                              <a:schemeClr val="dk1"/>
                            </a:fontRef>
                          </wps:style>
                          <wps:txbx>
                            <w:txbxContent>
                              <w:p w14:paraId="36EA83BF" w14:textId="7E28EA51" w:rsidR="001B7234" w:rsidRPr="00F93659" w:rsidRDefault="001B7234" w:rsidP="001B7234">
                                <w:pPr>
                                  <w:spacing w:after="0" w:line="240" w:lineRule="auto"/>
                                  <w:rPr>
                                    <w:b/>
                                    <w:bCs/>
                                    <w:sz w:val="16"/>
                                    <w:szCs w:val="16"/>
                                    <w:lang w:val="es-ES"/>
                                  </w:rPr>
                                </w:pPr>
                                <w:r w:rsidRPr="00F93659">
                                  <w:rPr>
                                    <w:b/>
                                    <w:bCs/>
                                    <w:sz w:val="16"/>
                                    <w:szCs w:val="16"/>
                                    <w:lang w:val="es-ES"/>
                                  </w:rPr>
                                  <w:t xml:space="preserve">Natural </w:t>
                                </w:r>
                                <w:proofErr w:type="spellStart"/>
                                <w:r w:rsidRPr="00F93659">
                                  <w:rPr>
                                    <w:b/>
                                    <w:bCs/>
                                    <w:sz w:val="16"/>
                                    <w:szCs w:val="16"/>
                                    <w:lang w:val="es-ES"/>
                                  </w:rPr>
                                  <w:t>language</w:t>
                                </w:r>
                                <w:proofErr w:type="spellEnd"/>
                                <w:r w:rsidRPr="00F93659">
                                  <w:rPr>
                                    <w:b/>
                                    <w:bCs/>
                                    <w:sz w:val="16"/>
                                    <w:szCs w:val="16"/>
                                    <w:lang w:val="es-ES"/>
                                  </w:rPr>
                                  <w:t xml:space="preserve"> </w:t>
                                </w:r>
                                <w:proofErr w:type="spellStart"/>
                                <w:r w:rsidRPr="00F93659">
                                  <w:rPr>
                                    <w:b/>
                                    <w:bCs/>
                                    <w:sz w:val="16"/>
                                    <w:szCs w:val="16"/>
                                    <w:lang w:val="es-ES"/>
                                  </w:rPr>
                                  <w:t>query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78786334" name="Grupo 3"/>
                          <wpg:cNvGrpSpPr/>
                          <wpg:grpSpPr>
                            <a:xfrm>
                              <a:off x="0" y="0"/>
                              <a:ext cx="5231940" cy="2277472"/>
                              <a:chOff x="0" y="0"/>
                              <a:chExt cx="5231940" cy="2277472"/>
                            </a:xfrm>
                          </wpg:grpSpPr>
                          <wps:wsp>
                            <wps:cNvPr id="55" name="Cuadro de texto 55"/>
                            <wps:cNvSpPr txBox="1"/>
                            <wps:spPr>
                              <a:xfrm>
                                <a:off x="139620" y="1281414"/>
                                <a:ext cx="780125" cy="219919"/>
                              </a:xfrm>
                              <a:prstGeom prst="roundRect">
                                <a:avLst>
                                  <a:gd name="adj" fmla="val 27543"/>
                                </a:avLst>
                              </a:prstGeom>
                              <a:ln/>
                            </wps:spPr>
                            <wps:style>
                              <a:lnRef idx="1">
                                <a:schemeClr val="accent2"/>
                              </a:lnRef>
                              <a:fillRef idx="2">
                                <a:schemeClr val="accent2"/>
                              </a:fillRef>
                              <a:effectRef idx="1">
                                <a:schemeClr val="accent2"/>
                              </a:effectRef>
                              <a:fontRef idx="minor">
                                <a:schemeClr val="dk1"/>
                              </a:fontRef>
                            </wps:style>
                            <wps:txbx>
                              <w:txbxContent>
                                <w:p w14:paraId="04E800CF" w14:textId="6D7B4B42" w:rsidR="006F0067" w:rsidRPr="00F93659" w:rsidRDefault="001B7234">
                                  <w:pPr>
                                    <w:rPr>
                                      <w:b/>
                                      <w:bCs/>
                                      <w:sz w:val="16"/>
                                      <w:szCs w:val="16"/>
                                    </w:rPr>
                                  </w:pPr>
                                  <w:r w:rsidRPr="00F93659">
                                    <w:rPr>
                                      <w:b/>
                                      <w:bCs/>
                                      <w:sz w:val="16"/>
                                      <w:szCs w:val="16"/>
                                    </w:rPr>
                                    <w:t>Information</w:t>
                                  </w:r>
                                  <w:r w:rsidR="006F0067" w:rsidRPr="00F93659">
                                    <w:rPr>
                                      <w:b/>
                                      <w:bCs/>
                                      <w:sz w:val="16"/>
                                      <w:szCs w:val="16"/>
                                    </w:rPr>
                                    <w:t xml:space="preserve">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Cuadro de texto 56"/>
                            <wps:cNvSpPr txBox="1"/>
                            <wps:spPr>
                              <a:xfrm>
                                <a:off x="4255482" y="1164987"/>
                                <a:ext cx="800674" cy="237281"/>
                              </a:xfrm>
                              <a:prstGeom prst="roundRect">
                                <a:avLst>
                                  <a:gd name="adj" fmla="val 27543"/>
                                </a:avLst>
                              </a:prstGeom>
                              <a:ln/>
                            </wps:spPr>
                            <wps:style>
                              <a:lnRef idx="1">
                                <a:schemeClr val="accent2"/>
                              </a:lnRef>
                              <a:fillRef idx="2">
                                <a:schemeClr val="accent2"/>
                              </a:fillRef>
                              <a:effectRef idx="1">
                                <a:schemeClr val="accent2"/>
                              </a:effectRef>
                              <a:fontRef idx="minor">
                                <a:schemeClr val="dk1"/>
                              </a:fontRef>
                            </wps:style>
                            <wps:txbx>
                              <w:txbxContent>
                                <w:p w14:paraId="5173B7A6" w14:textId="00394AFD" w:rsidR="006F0067" w:rsidRPr="00F93659" w:rsidRDefault="001B7234" w:rsidP="006F0067">
                                  <w:pPr>
                                    <w:rPr>
                                      <w:b/>
                                      <w:bCs/>
                                      <w:sz w:val="16"/>
                                      <w:szCs w:val="16"/>
                                      <w:lang w:val="es-ES"/>
                                    </w:rPr>
                                  </w:pPr>
                                  <w:proofErr w:type="spellStart"/>
                                  <w:r w:rsidRPr="00F93659">
                                    <w:rPr>
                                      <w:b/>
                                      <w:bCs/>
                                      <w:sz w:val="16"/>
                                      <w:szCs w:val="16"/>
                                      <w:lang w:val="es-ES"/>
                                    </w:rPr>
                                    <w:t>Cypher</w:t>
                                  </w:r>
                                  <w:proofErr w:type="spellEnd"/>
                                  <w:r w:rsidRPr="00F93659">
                                    <w:rPr>
                                      <w:b/>
                                      <w:bCs/>
                                      <w:sz w:val="16"/>
                                      <w:szCs w:val="16"/>
                                      <w:lang w:val="es-ES"/>
                                    </w:rPr>
                                    <w:t xml:space="preserve"> </w:t>
                                  </w:r>
                                  <w:proofErr w:type="spellStart"/>
                                  <w:r w:rsidRPr="00F93659">
                                    <w:rPr>
                                      <w:b/>
                                      <w:bCs/>
                                      <w:sz w:val="16"/>
                                      <w:szCs w:val="16"/>
                                      <w:lang w:val="es-ES"/>
                                    </w:rPr>
                                    <w:t>query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Cuadro de texto 57"/>
                            <wps:cNvSpPr txBox="1"/>
                            <wps:spPr>
                              <a:xfrm>
                                <a:off x="3492157" y="2057762"/>
                                <a:ext cx="612140" cy="219710"/>
                              </a:xfrm>
                              <a:prstGeom prst="roundRect">
                                <a:avLst>
                                  <a:gd name="adj" fmla="val 27543"/>
                                </a:avLst>
                              </a:prstGeom>
                              <a:ln/>
                            </wps:spPr>
                            <wps:style>
                              <a:lnRef idx="1">
                                <a:schemeClr val="accent2"/>
                              </a:lnRef>
                              <a:fillRef idx="2">
                                <a:schemeClr val="accent2"/>
                              </a:fillRef>
                              <a:effectRef idx="1">
                                <a:schemeClr val="accent2"/>
                              </a:effectRef>
                              <a:fontRef idx="minor">
                                <a:schemeClr val="dk1"/>
                              </a:fontRef>
                            </wps:style>
                            <wps:txbx>
                              <w:txbxContent>
                                <w:p w14:paraId="3D1C7BAA" w14:textId="582B5C4A" w:rsidR="006F0067" w:rsidRPr="00F93659" w:rsidRDefault="001B7234" w:rsidP="006F0067">
                                  <w:pPr>
                                    <w:rPr>
                                      <w:b/>
                                      <w:bCs/>
                                      <w:sz w:val="16"/>
                                      <w:szCs w:val="16"/>
                                    </w:rPr>
                                  </w:pPr>
                                  <w:r w:rsidRPr="00F93659">
                                    <w:rPr>
                                      <w:b/>
                                      <w:bCs/>
                                      <w:sz w:val="16"/>
                                      <w:szCs w:val="16"/>
                                    </w:rPr>
                                    <w:t>History</w:t>
                                  </w:r>
                                  <w:r w:rsidR="006F0067" w:rsidRPr="00F93659">
                                    <w:rPr>
                                      <w:b/>
                                      <w:bCs/>
                                      <w:sz w:val="16"/>
                                      <w:szCs w:val="16"/>
                                    </w:rPr>
                                    <w:t xml:space="preserve">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Cuadro de texto 58"/>
                            <wps:cNvSpPr txBox="1"/>
                            <wps:spPr>
                              <a:xfrm>
                                <a:off x="2975054" y="1530270"/>
                                <a:ext cx="1082917" cy="213995"/>
                              </a:xfrm>
                              <a:prstGeom prst="roundRect">
                                <a:avLst>
                                  <a:gd name="adj" fmla="val 27543"/>
                                </a:avLst>
                              </a:prstGeom>
                              <a:ln/>
                            </wps:spPr>
                            <wps:style>
                              <a:lnRef idx="1">
                                <a:schemeClr val="accent2"/>
                              </a:lnRef>
                              <a:fillRef idx="2">
                                <a:schemeClr val="accent2"/>
                              </a:fillRef>
                              <a:effectRef idx="1">
                                <a:schemeClr val="accent2"/>
                              </a:effectRef>
                              <a:fontRef idx="minor">
                                <a:schemeClr val="dk1"/>
                              </a:fontRef>
                            </wps:style>
                            <wps:txbx>
                              <w:txbxContent>
                                <w:p w14:paraId="3E3AD901" w14:textId="77777777" w:rsidR="006F0067" w:rsidRPr="00F93659" w:rsidRDefault="006F0067" w:rsidP="006F0067">
                                  <w:pPr>
                                    <w:rPr>
                                      <w:b/>
                                      <w:bCs/>
                                      <w:sz w:val="16"/>
                                      <w:szCs w:val="16"/>
                                    </w:rPr>
                                  </w:pPr>
                                  <w:r w:rsidRPr="00F93659">
                                    <w:rPr>
                                      <w:b/>
                                      <w:bCs/>
                                      <w:sz w:val="16"/>
                                      <w:szCs w:val="16"/>
                                    </w:rPr>
                                    <w:t>Visualization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4905415" name="Cuadro de texto 1124905415"/>
                            <wps:cNvSpPr txBox="1">
                              <a:spLocks noChangeAspect="1"/>
                            </wps:cNvSpPr>
                            <wps:spPr>
                              <a:xfrm>
                                <a:off x="3875529" y="1345135"/>
                                <a:ext cx="266400" cy="244800"/>
                              </a:xfrm>
                              <a:prstGeom prst="ellipse">
                                <a:avLst/>
                              </a:prstGeom>
                              <a:ln/>
                            </wps:spPr>
                            <wps:style>
                              <a:lnRef idx="0">
                                <a:schemeClr val="accent1"/>
                              </a:lnRef>
                              <a:fillRef idx="3">
                                <a:schemeClr val="accent1"/>
                              </a:fillRef>
                              <a:effectRef idx="3">
                                <a:schemeClr val="accent1"/>
                              </a:effectRef>
                              <a:fontRef idx="minor">
                                <a:schemeClr val="lt1"/>
                              </a:fontRef>
                            </wps:style>
                            <wps:txbx>
                              <w:txbxContent>
                                <w:p w14:paraId="1CA23AEF" w14:textId="3D00BBE6" w:rsidR="001B7234" w:rsidRPr="001B7234" w:rsidRDefault="001B7234" w:rsidP="001B7234">
                                  <w:pPr>
                                    <w:spacing w:after="0" w:line="240" w:lineRule="auto"/>
                                    <w:rPr>
                                      <w:b/>
                                      <w:bCs/>
                                      <w:sz w:val="12"/>
                                      <w:szCs w:val="12"/>
                                      <w:lang w:val="es-ES"/>
                                    </w:rPr>
                                  </w:pPr>
                                  <w:r>
                                    <w:rPr>
                                      <w:b/>
                                      <w:bCs/>
                                      <w:sz w:val="12"/>
                                      <w:szCs w:val="12"/>
                                      <w:lang w:val="es-E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107868" name="Cuadro de texto 102107868"/>
                            <wps:cNvSpPr txBox="1">
                              <a:spLocks noChangeAspect="1"/>
                            </wps:cNvSpPr>
                            <wps:spPr>
                              <a:xfrm>
                                <a:off x="0" y="1157468"/>
                                <a:ext cx="266400" cy="244800"/>
                              </a:xfrm>
                              <a:prstGeom prst="ellipse">
                                <a:avLst/>
                              </a:prstGeom>
                              <a:ln/>
                            </wps:spPr>
                            <wps:style>
                              <a:lnRef idx="0">
                                <a:schemeClr val="accent1"/>
                              </a:lnRef>
                              <a:fillRef idx="3">
                                <a:schemeClr val="accent1"/>
                              </a:fillRef>
                              <a:effectRef idx="3">
                                <a:schemeClr val="accent1"/>
                              </a:effectRef>
                              <a:fontRef idx="minor">
                                <a:schemeClr val="lt1"/>
                              </a:fontRef>
                            </wps:style>
                            <wps:txbx>
                              <w:txbxContent>
                                <w:p w14:paraId="32894AE2" w14:textId="6866B4EE" w:rsidR="001B7234" w:rsidRPr="001B7234" w:rsidRDefault="00212762" w:rsidP="001B7234">
                                  <w:pPr>
                                    <w:spacing w:after="0" w:line="240" w:lineRule="auto"/>
                                    <w:rPr>
                                      <w:b/>
                                      <w:bCs/>
                                      <w:sz w:val="12"/>
                                      <w:szCs w:val="12"/>
                                      <w:lang w:val="es-ES"/>
                                    </w:rPr>
                                  </w:pPr>
                                  <w:r>
                                    <w:rPr>
                                      <w:b/>
                                      <w:bCs/>
                                      <w:sz w:val="12"/>
                                      <w:szCs w:val="12"/>
                                      <w:lang w:val="es-E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2189235" name="Cuadro de texto 1012189235"/>
                            <wps:cNvSpPr txBox="1">
                              <a:spLocks noChangeAspect="1"/>
                            </wps:cNvSpPr>
                            <wps:spPr>
                              <a:xfrm>
                                <a:off x="4965540" y="0"/>
                                <a:ext cx="266400" cy="244800"/>
                              </a:xfrm>
                              <a:prstGeom prst="ellipse">
                                <a:avLst/>
                              </a:prstGeom>
                              <a:ln/>
                            </wps:spPr>
                            <wps:style>
                              <a:lnRef idx="0">
                                <a:schemeClr val="accent1"/>
                              </a:lnRef>
                              <a:fillRef idx="3">
                                <a:schemeClr val="accent1"/>
                              </a:fillRef>
                              <a:effectRef idx="3">
                                <a:schemeClr val="accent1"/>
                              </a:effectRef>
                              <a:fontRef idx="minor">
                                <a:schemeClr val="lt1"/>
                              </a:fontRef>
                            </wps:style>
                            <wps:txbx>
                              <w:txbxContent>
                                <w:p w14:paraId="10551546" w14:textId="7038EB85" w:rsidR="001B7234" w:rsidRPr="001B7234" w:rsidRDefault="00212762" w:rsidP="001B7234">
                                  <w:pPr>
                                    <w:spacing w:after="0" w:line="240" w:lineRule="auto"/>
                                    <w:rPr>
                                      <w:b/>
                                      <w:bCs/>
                                      <w:sz w:val="12"/>
                                      <w:szCs w:val="12"/>
                                      <w:lang w:val="es-ES"/>
                                    </w:rPr>
                                  </w:pPr>
                                  <w:r>
                                    <w:rPr>
                                      <w:b/>
                                      <w:bCs/>
                                      <w:sz w:val="12"/>
                                      <w:szCs w:val="12"/>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8249009" name="Cuadro de texto 1358249009"/>
                            <wps:cNvSpPr txBox="1">
                              <a:spLocks noChangeAspect="1"/>
                            </wps:cNvSpPr>
                            <wps:spPr>
                              <a:xfrm>
                                <a:off x="4001044" y="1912234"/>
                                <a:ext cx="266065" cy="244475"/>
                              </a:xfrm>
                              <a:prstGeom prst="ellipse">
                                <a:avLst/>
                              </a:prstGeom>
                              <a:ln/>
                            </wps:spPr>
                            <wps:style>
                              <a:lnRef idx="0">
                                <a:schemeClr val="accent1"/>
                              </a:lnRef>
                              <a:fillRef idx="3">
                                <a:schemeClr val="accent1"/>
                              </a:fillRef>
                              <a:effectRef idx="3">
                                <a:schemeClr val="accent1"/>
                              </a:effectRef>
                              <a:fontRef idx="minor">
                                <a:schemeClr val="lt1"/>
                              </a:fontRef>
                            </wps:style>
                            <wps:txbx>
                              <w:txbxContent>
                                <w:p w14:paraId="2E2F056F" w14:textId="74B53A28" w:rsidR="001B7234" w:rsidRPr="001B7234" w:rsidRDefault="001B7234" w:rsidP="001B7234">
                                  <w:pPr>
                                    <w:spacing w:after="0" w:line="240" w:lineRule="auto"/>
                                    <w:rPr>
                                      <w:b/>
                                      <w:bCs/>
                                      <w:sz w:val="12"/>
                                      <w:szCs w:val="12"/>
                                      <w:lang w:val="es-ES"/>
                                    </w:rPr>
                                  </w:pPr>
                                  <w:r>
                                    <w:rPr>
                                      <w:b/>
                                      <w:bCs/>
                                      <w:sz w:val="12"/>
                                      <w:szCs w:val="12"/>
                                      <w:lang w:val="es-E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2670802" name="Cuadro de texto 192670802"/>
                          <wps:cNvSpPr txBox="1">
                            <a:spLocks noChangeAspect="1"/>
                          </wps:cNvSpPr>
                          <wps:spPr>
                            <a:xfrm>
                              <a:off x="4882342" y="996291"/>
                              <a:ext cx="266400" cy="244800"/>
                            </a:xfrm>
                            <a:prstGeom prst="ellipse">
                              <a:avLst/>
                            </a:prstGeom>
                            <a:ln/>
                          </wps:spPr>
                          <wps:style>
                            <a:lnRef idx="0">
                              <a:schemeClr val="accent1"/>
                            </a:lnRef>
                            <a:fillRef idx="3">
                              <a:schemeClr val="accent1"/>
                            </a:fillRef>
                            <a:effectRef idx="3">
                              <a:schemeClr val="accent1"/>
                            </a:effectRef>
                            <a:fontRef idx="minor">
                              <a:schemeClr val="lt1"/>
                            </a:fontRef>
                          </wps:style>
                          <wps:txbx>
                            <w:txbxContent>
                              <w:p w14:paraId="4C040005" w14:textId="2E839196" w:rsidR="001B7234" w:rsidRPr="001B7234" w:rsidRDefault="001B7234" w:rsidP="001B7234">
                                <w:pPr>
                                  <w:spacing w:after="0" w:line="240" w:lineRule="auto"/>
                                  <w:rPr>
                                    <w:b/>
                                    <w:bCs/>
                                    <w:sz w:val="12"/>
                                    <w:szCs w:val="12"/>
                                    <w:lang w:val="es-ES"/>
                                  </w:rPr>
                                </w:pPr>
                                <w:r>
                                  <w:rPr>
                                    <w:b/>
                                    <w:bCs/>
                                    <w:sz w:val="12"/>
                                    <w:szCs w:val="12"/>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4BBB20B" id="Group 1230562345" o:spid="_x0000_s1047" style="position:absolute;left:0;text-align:left;margin-left:0;margin-top:14.9pt;width:455.3pt;height:203.65pt;z-index:251714560;mso-width-relative:margin;mso-height-relative:margin" coordorigin="-301" coordsize="57826,23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">
                <v:rect id="Rectangle 17" o:spid="_x0000_s1048" style="position:absolute;left:173;width:13945;height:14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" filled="f" strokecolor="#00b0f0" strokeweight="1pt"/>
                <v:rect id="Rectángulo 51" o:spid="_x0000_s1049" style="position:absolute;left:-301;top:18309;width:57825;height:3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" filled="f" strokecolor="#70ad47 [3209]" strokeweight="1pt"/>
                <v:rect id="Rectángulo 53" o:spid="_x0000_s1050" style="position:absolute;left:38717;top:4803;width:18518;height:8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" filled="f" strokecolor="#00b050" strokeweight="1pt"/>
                <v:rect id="Rectángulo 54" o:spid="_x0000_s1051" style="position:absolute;left:38659;top:57;width:18517;height:4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" filled="f" strokecolor="#9b21af" strokeweight="1pt"/>
                <v:group id="Grupo 4" o:spid="_x0000_s1052" style="position:absolute;left:4912;top:612;width:52319;height:22775" coordsize="52319,22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">
                  <v:roundrect id="Cuadro de texto 1082888001" o:spid="_x0000_s1053" style="position:absolute;left:37873;top:1876;width:13457;height:2315;visibility:visible;mso-wrap-style:square;v-text-anchor:top" arcsize="180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" fillcolor="#f3a875 [2165]" strokecolor="#ed7d31 [3205]" strokeweight=".5pt">
                    <v:fill color2="#f09558 [2613]" rotate="t" colors="0 #f7bda4;.5 #f5b195;1 #f8a581" focus="100%" type="gradient">
                      <o:fill v:ext="view" type="gradientUnscaled"/>
                    </v:fill>
                    <v:stroke joinstyle="miter"/>
                    <v:textbox>
                      <w:txbxContent>
                        <w:p w14:paraId="36EA83BF" w14:textId="7E28EA51" w:rsidR="001B7234" w:rsidRPr="00F93659" w:rsidRDefault="001B7234" w:rsidP="001B7234">
                          <w:pPr>
                            <w:spacing w:after="0" w:line="240" w:lineRule="auto"/>
                            <w:rPr>
                              <w:b/>
                              <w:bCs/>
                              <w:sz w:val="16"/>
                              <w:szCs w:val="16"/>
                              <w:lang w:val="es-ES"/>
                            </w:rPr>
                          </w:pPr>
                          <w:r w:rsidRPr="00F93659">
                            <w:rPr>
                              <w:b/>
                              <w:bCs/>
                              <w:sz w:val="16"/>
                              <w:szCs w:val="16"/>
                              <w:lang w:val="es-ES"/>
                            </w:rPr>
                            <w:t xml:space="preserve">Natural </w:t>
                          </w:r>
                          <w:proofErr w:type="spellStart"/>
                          <w:r w:rsidRPr="00F93659">
                            <w:rPr>
                              <w:b/>
                              <w:bCs/>
                              <w:sz w:val="16"/>
                              <w:szCs w:val="16"/>
                              <w:lang w:val="es-ES"/>
                            </w:rPr>
                            <w:t>language</w:t>
                          </w:r>
                          <w:proofErr w:type="spellEnd"/>
                          <w:r w:rsidRPr="00F93659">
                            <w:rPr>
                              <w:b/>
                              <w:bCs/>
                              <w:sz w:val="16"/>
                              <w:szCs w:val="16"/>
                              <w:lang w:val="es-ES"/>
                            </w:rPr>
                            <w:t xml:space="preserve"> </w:t>
                          </w:r>
                          <w:proofErr w:type="spellStart"/>
                          <w:r w:rsidRPr="00F93659">
                            <w:rPr>
                              <w:b/>
                              <w:bCs/>
                              <w:sz w:val="16"/>
                              <w:szCs w:val="16"/>
                              <w:lang w:val="es-ES"/>
                            </w:rPr>
                            <w:t>query</w:t>
                          </w:r>
                          <w:proofErr w:type="spellEnd"/>
                        </w:p>
                      </w:txbxContent>
                    </v:textbox>
                  </v:roundrect>
                  <v:group id="Grupo 3" o:spid="_x0000_s1054" style="position:absolute;width:52319;height:22774" coordsize="52319,22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">
                    <v:roundrect id="Cuadro de texto 55" o:spid="_x0000_s1055" style="position:absolute;left:1396;top:12814;width:7801;height:2199;visibility:visible;mso-wrap-style:square;v-text-anchor:top" arcsize="180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" fillcolor="#f3a875 [2165]" strokecolor="#ed7d31 [3205]" strokeweight=".5pt">
                      <v:fill color2="#f09558 [2613]" rotate="t" colors="0 #f7bda4;.5 #f5b195;1 #f8a581" focus="100%" type="gradient">
                        <o:fill v:ext="view" type="gradientUnscaled"/>
                      </v:fill>
                      <v:stroke joinstyle="miter"/>
                      <v:textbox>
                        <w:txbxContent>
                          <w:p w14:paraId="04E800CF" w14:textId="6D7B4B42" w:rsidR="006F0067" w:rsidRPr="00F93659" w:rsidRDefault="001B7234">
                            <w:pPr>
                              <w:rPr>
                                <w:b/>
                                <w:bCs/>
                                <w:sz w:val="16"/>
                                <w:szCs w:val="16"/>
                              </w:rPr>
                            </w:pPr>
                            <w:r w:rsidRPr="00F93659">
                              <w:rPr>
                                <w:b/>
                                <w:bCs/>
                                <w:sz w:val="16"/>
                                <w:szCs w:val="16"/>
                              </w:rPr>
                              <w:t>Information</w:t>
                            </w:r>
                            <w:r w:rsidR="006F0067" w:rsidRPr="00F93659">
                              <w:rPr>
                                <w:b/>
                                <w:bCs/>
                                <w:sz w:val="16"/>
                                <w:szCs w:val="16"/>
                              </w:rPr>
                              <w:t xml:space="preserve"> area</w:t>
                            </w:r>
                          </w:p>
                        </w:txbxContent>
                      </v:textbox>
                    </v:roundrect>
                    <v:roundrect id="Cuadro de texto 56" o:spid="_x0000_s1056" style="position:absolute;left:42554;top:11649;width:8007;height:2373;visibility:visible;mso-wrap-style:square;v-text-anchor:top" arcsize="180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" fillcolor="#f3a875 [2165]" strokecolor="#ed7d31 [3205]" strokeweight=".5pt">
                      <v:fill color2="#f09558 [2613]" rotate="t" colors="0 #f7bda4;.5 #f5b195;1 #f8a581" focus="100%" type="gradient">
                        <o:fill v:ext="view" type="gradientUnscaled"/>
                      </v:fill>
                      <v:stroke joinstyle="miter"/>
                      <v:textbox>
                        <w:txbxContent>
                          <w:p w14:paraId="5173B7A6" w14:textId="00394AFD" w:rsidR="006F0067" w:rsidRPr="00F93659" w:rsidRDefault="001B7234" w:rsidP="006F0067">
                            <w:pPr>
                              <w:rPr>
                                <w:b/>
                                <w:bCs/>
                                <w:sz w:val="16"/>
                                <w:szCs w:val="16"/>
                                <w:lang w:val="es-ES"/>
                              </w:rPr>
                            </w:pPr>
                            <w:proofErr w:type="spellStart"/>
                            <w:r w:rsidRPr="00F93659">
                              <w:rPr>
                                <w:b/>
                                <w:bCs/>
                                <w:sz w:val="16"/>
                                <w:szCs w:val="16"/>
                                <w:lang w:val="es-ES"/>
                              </w:rPr>
                              <w:t>Cypher</w:t>
                            </w:r>
                            <w:proofErr w:type="spellEnd"/>
                            <w:r w:rsidRPr="00F93659">
                              <w:rPr>
                                <w:b/>
                                <w:bCs/>
                                <w:sz w:val="16"/>
                                <w:szCs w:val="16"/>
                                <w:lang w:val="es-ES"/>
                              </w:rPr>
                              <w:t xml:space="preserve"> </w:t>
                            </w:r>
                            <w:proofErr w:type="spellStart"/>
                            <w:r w:rsidRPr="00F93659">
                              <w:rPr>
                                <w:b/>
                                <w:bCs/>
                                <w:sz w:val="16"/>
                                <w:szCs w:val="16"/>
                                <w:lang w:val="es-ES"/>
                              </w:rPr>
                              <w:t>query</w:t>
                            </w:r>
                            <w:proofErr w:type="spellEnd"/>
                          </w:p>
                        </w:txbxContent>
                      </v:textbox>
                    </v:roundrect>
                    <v:roundrect id="Cuadro de texto 57" o:spid="_x0000_s1057" style="position:absolute;left:34921;top:20577;width:6121;height:2197;visibility:visible;mso-wrap-style:square;v-text-anchor:top" arcsize="180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3D1C7BAA" w14:textId="582B5C4A" w:rsidR="006F0067" w:rsidRPr="00F93659" w:rsidRDefault="001B7234" w:rsidP="006F0067">
                            <w:pPr>
                              <w:rPr>
                                <w:b/>
                                <w:bCs/>
                                <w:sz w:val="16"/>
                                <w:szCs w:val="16"/>
                              </w:rPr>
                            </w:pPr>
                            <w:r w:rsidRPr="00F93659">
                              <w:rPr>
                                <w:b/>
                                <w:bCs/>
                                <w:sz w:val="16"/>
                                <w:szCs w:val="16"/>
                              </w:rPr>
                              <w:t>History</w:t>
                            </w:r>
                            <w:r w:rsidR="006F0067" w:rsidRPr="00F93659">
                              <w:rPr>
                                <w:b/>
                                <w:bCs/>
                                <w:sz w:val="16"/>
                                <w:szCs w:val="16"/>
                              </w:rPr>
                              <w:t xml:space="preserve"> area</w:t>
                            </w:r>
                          </w:p>
                        </w:txbxContent>
                      </v:textbox>
                    </v:roundrect>
                    <v:roundrect id="Cuadro de texto 58" o:spid="_x0000_s1058" style="position:absolute;left:29750;top:15302;width:10829;height:2140;visibility:visible;mso-wrap-style:square;v-text-anchor:top" arcsize="180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" fillcolor="#f3a875 [2165]" strokecolor="#ed7d31 [3205]" strokeweight=".5pt">
                      <v:fill color2="#f09558 [2613]" rotate="t" colors="0 #f7bda4;.5 #f5b195;1 #f8a581" focus="100%" type="gradient">
                        <o:fill v:ext="view" type="gradientUnscaled"/>
                      </v:fill>
                      <v:stroke joinstyle="miter"/>
                      <v:textbox>
                        <w:txbxContent>
                          <w:p w14:paraId="3E3AD901" w14:textId="77777777" w:rsidR="006F0067" w:rsidRPr="00F93659" w:rsidRDefault="006F0067" w:rsidP="006F0067">
                            <w:pPr>
                              <w:rPr>
                                <w:b/>
                                <w:bCs/>
                                <w:sz w:val="16"/>
                                <w:szCs w:val="16"/>
                              </w:rPr>
                            </w:pPr>
                            <w:r w:rsidRPr="00F93659">
                              <w:rPr>
                                <w:b/>
                                <w:bCs/>
                                <w:sz w:val="16"/>
                                <w:szCs w:val="16"/>
                              </w:rPr>
                              <w:t>Visualization area</w:t>
                            </w:r>
                          </w:p>
                        </w:txbxContent>
                      </v:textbox>
                    </v:roundrect>
                    <v:oval id="Cuadro de texto 1124905415" o:spid="_x0000_s1059" style="position:absolute;left:38755;top:13451;width:2664;height:2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" fillcolor="#4f7ac7 [3028]" stroked="f">
                      <v:fill color2="#416fc3 [3172]" rotate="t" colors="0 #6083cb;.5 #3e70ca;1 #2e61ba" focus="100%" type="gradient">
                        <o:fill v:ext="view" type="gradientUnscaled"/>
                      </v:fill>
                      <v:shadow on="t" color="black" opacity="41287f" offset="0,1.5pt"/>
                      <o:lock v:ext="edit" aspectratio="t"/>
                      <v:textbox>
                        <w:txbxContent>
                          <w:p w14:paraId="1CA23AEF" w14:textId="3D00BBE6" w:rsidR="001B7234" w:rsidRPr="001B7234" w:rsidRDefault="001B7234" w:rsidP="001B7234">
                            <w:pPr>
                              <w:spacing w:after="0" w:line="240" w:lineRule="auto"/>
                              <w:rPr>
                                <w:b/>
                                <w:bCs/>
                                <w:sz w:val="12"/>
                                <w:szCs w:val="12"/>
                                <w:lang w:val="es-ES"/>
                              </w:rPr>
                            </w:pPr>
                            <w:r>
                              <w:rPr>
                                <w:b/>
                                <w:bCs/>
                                <w:sz w:val="12"/>
                                <w:szCs w:val="12"/>
                                <w:lang w:val="es-ES"/>
                              </w:rPr>
                              <w:t>3</w:t>
                            </w:r>
                          </w:p>
                        </w:txbxContent>
                      </v:textbox>
                    </v:oval>
                    <v:oval id="Cuadro de texto 102107868" o:spid="_x0000_s1060" style="position:absolute;top:11574;width:2664;height:2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" fillcolor="#4f7ac7 [3028]" stroked="f">
                      <v:fill color2="#416fc3 [3172]" rotate="t" colors="0 #6083cb;.5 #3e70ca;1 #2e61ba" focus="100%" type="gradient">
                        <o:fill v:ext="view" type="gradientUnscaled"/>
                      </v:fill>
                      <v:shadow on="t" color="black" opacity="41287f" offset="0,1.5pt"/>
                      <o:lock v:ext="edit" aspectratio="t"/>
                      <v:textbox>
                        <w:txbxContent>
                          <w:p w14:paraId="32894AE2" w14:textId="6866B4EE" w:rsidR="001B7234" w:rsidRPr="001B7234" w:rsidRDefault="00212762" w:rsidP="001B7234">
                            <w:pPr>
                              <w:spacing w:after="0" w:line="240" w:lineRule="auto"/>
                              <w:rPr>
                                <w:b/>
                                <w:bCs/>
                                <w:sz w:val="12"/>
                                <w:szCs w:val="12"/>
                                <w:lang w:val="es-ES"/>
                              </w:rPr>
                            </w:pPr>
                            <w:r>
                              <w:rPr>
                                <w:b/>
                                <w:bCs/>
                                <w:sz w:val="12"/>
                                <w:szCs w:val="12"/>
                                <w:lang w:val="es-ES"/>
                              </w:rPr>
                              <w:t>4</w:t>
                            </w:r>
                          </w:p>
                        </w:txbxContent>
                      </v:textbox>
                    </v:oval>
                    <v:oval id="Cuadro de texto 1012189235" o:spid="_x0000_s1061" style="position:absolute;left:49655;width:2664;height:2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" fillcolor="#4f7ac7 [3028]" stroked="f">
                      <v:fill color2="#416fc3 [3172]" rotate="t" colors="0 #6083cb;.5 #3e70ca;1 #2e61ba" focus="100%" type="gradient">
                        <o:fill v:ext="view" type="gradientUnscaled"/>
                      </v:fill>
                      <v:shadow on="t" color="black" opacity="41287f" offset="0,1.5pt"/>
                      <o:lock v:ext="edit" aspectratio="t"/>
                      <v:textbox>
                        <w:txbxContent>
                          <w:p w14:paraId="10551546" w14:textId="7038EB85" w:rsidR="001B7234" w:rsidRPr="001B7234" w:rsidRDefault="00212762" w:rsidP="001B7234">
                            <w:pPr>
                              <w:spacing w:after="0" w:line="240" w:lineRule="auto"/>
                              <w:rPr>
                                <w:b/>
                                <w:bCs/>
                                <w:sz w:val="12"/>
                                <w:szCs w:val="12"/>
                                <w:lang w:val="es-ES"/>
                              </w:rPr>
                            </w:pPr>
                            <w:r>
                              <w:rPr>
                                <w:b/>
                                <w:bCs/>
                                <w:sz w:val="12"/>
                                <w:szCs w:val="12"/>
                                <w:lang w:val="es-ES"/>
                              </w:rPr>
                              <w:t>1</w:t>
                            </w:r>
                          </w:p>
                        </w:txbxContent>
                      </v:textbox>
                    </v:oval>
                    <v:oval id="Cuadro de texto 1358249009" o:spid="_x0000_s1062" style="position:absolute;left:40010;top:19122;width:2661;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" fillcolor="#4f7ac7 [3028]" stroked="f">
                      <v:fill color2="#416fc3 [3172]" rotate="t" colors="0 #6083cb;.5 #3e70ca;1 #2e61ba" focus="100%" type="gradient">
                        <o:fill v:ext="view" type="gradientUnscaled"/>
                      </v:fill>
                      <v:shadow on="t" color="black" opacity="41287f" offset="0,1.5pt"/>
                      <o:lock v:ext="edit" aspectratio="t"/>
                      <v:textbox>
                        <w:txbxContent>
                          <w:p w14:paraId="2E2F056F" w14:textId="74B53A28" w:rsidR="001B7234" w:rsidRPr="001B7234" w:rsidRDefault="001B7234" w:rsidP="001B7234">
                            <w:pPr>
                              <w:spacing w:after="0" w:line="240" w:lineRule="auto"/>
                              <w:rPr>
                                <w:b/>
                                <w:bCs/>
                                <w:sz w:val="12"/>
                                <w:szCs w:val="12"/>
                                <w:lang w:val="es-ES"/>
                              </w:rPr>
                            </w:pPr>
                            <w:r>
                              <w:rPr>
                                <w:b/>
                                <w:bCs/>
                                <w:sz w:val="12"/>
                                <w:szCs w:val="12"/>
                                <w:lang w:val="es-ES"/>
                              </w:rPr>
                              <w:t>5</w:t>
                            </w:r>
                          </w:p>
                        </w:txbxContent>
                      </v:textbox>
                    </v:oval>
                  </v:group>
                  <v:oval id="Cuadro de texto 192670802" o:spid="_x0000_s1063" style="position:absolute;left:48823;top:9962;width:2664;height:2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" fillcolor="#4f7ac7 [3028]" stroked="f">
                    <v:fill color2="#416fc3 [3172]" rotate="t" colors="0 #6083cb;.5 #3e70ca;1 #2e61ba" focus="100%" type="gradient">
                      <o:fill v:ext="view" type="gradientUnscaled"/>
                    </v:fill>
                    <v:shadow on="t" color="black" opacity="41287f" offset="0,1.5pt"/>
                    <o:lock v:ext="edit" aspectratio="t"/>
                    <v:textbox>
                      <w:txbxContent>
                        <w:p w14:paraId="4C040005" w14:textId="2E839196" w:rsidR="001B7234" w:rsidRPr="001B7234" w:rsidRDefault="001B7234" w:rsidP="001B7234">
                          <w:pPr>
                            <w:spacing w:after="0" w:line="240" w:lineRule="auto"/>
                            <w:rPr>
                              <w:b/>
                              <w:bCs/>
                              <w:sz w:val="12"/>
                              <w:szCs w:val="12"/>
                              <w:lang w:val="es-ES"/>
                            </w:rPr>
                          </w:pPr>
                          <w:r>
                            <w:rPr>
                              <w:b/>
                              <w:bCs/>
                              <w:sz w:val="12"/>
                              <w:szCs w:val="12"/>
                              <w:lang w:val="es-ES"/>
                            </w:rPr>
                            <w:t>2</w:t>
                          </w:r>
                        </w:p>
                      </w:txbxContent>
                    </v:textbox>
                  </v:oval>
                </v:group>
              </v:group>
            </w:pict>
          </mc:Fallback>
        </mc:AlternateContent>
      </w:r>
      <w:r w:rsidR="006F0067" w:rsidRPr="0043160A">
        <w:rPr>
          <w:b w:val="0"/>
          <w:noProof/>
          <w:color w:val="000000"/>
          <w:rPrChange w:id="817" w:author="Saurav Kumar" w:date="2023-10-12T12:01:00Z">
            <w:rPr>
              <w:noProof/>
            </w:rPr>
          </w:rPrChange>
        </w:rPr>
        <mc:AlternateContent>
          <mc:Choice Requires="wps">
            <w:drawing>
              <wp:anchor distT="0" distB="0" distL="114300" distR="114300" simplePos="0" relativeHeight="251657216" behindDoc="0" locked="0" layoutInCell="1" allowOverlap="1" wp14:anchorId="565F4F98" wp14:editId="0DB18022">
                <wp:simplePos x="0" y="0"/>
                <wp:positionH relativeFrom="column">
                  <wp:posOffset>1481559</wp:posOffset>
                </wp:positionH>
                <wp:positionV relativeFrom="paragraph">
                  <wp:posOffset>184705</wp:posOffset>
                </wp:positionV>
                <wp:extent cx="2361236" cy="1799863"/>
                <wp:effectExtent l="0" t="0" r="20320" b="10160"/>
                <wp:wrapNone/>
                <wp:docPr id="52" name="Rectangle 52"/>
                <wp:cNvGraphicFramePr/>
                <a:graphic xmlns:a="http://schemas.openxmlformats.org/drawingml/2006/main">
                  <a:graphicData uri="http://schemas.microsoft.com/office/word/2010/wordprocessingShape">
                    <wps:wsp>
                      <wps:cNvSpPr/>
                      <wps:spPr>
                        <a:xfrm>
                          <a:off x="0" y="0"/>
                          <a:ext cx="2361236" cy="179986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42473E" id="Rectangle 52" o:spid="_x0000_s1026" style="position:absolute;margin-left:116.65pt;margin-top:14.55pt;width:185.9pt;height:141.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" filled="f" strokecolor="#c00000" strokeweight="1pt"/>
            </w:pict>
          </mc:Fallback>
        </mc:AlternateContent>
      </w:r>
      <w:r w:rsidR="00F24FBF" w:rsidRPr="0043160A">
        <w:rPr>
          <w:b w:val="0"/>
          <w:noProof/>
          <w:color w:val="000000"/>
          <w:rPrChange w:id="818" w:author="Saurav Kumar" w:date="2023-10-12T12:01:00Z">
            <w:rPr>
              <w:noProof/>
            </w:rPr>
          </w:rPrChange>
        </w:rPr>
        <w:drawing>
          <wp:inline distT="0" distB="0" distL="0" distR="0" wp14:anchorId="28284CF5" wp14:editId="6D8D4A67">
            <wp:extent cx="5791200" cy="2809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r="563"/>
                    <a:stretch/>
                  </pic:blipFill>
                  <pic:spPr bwMode="auto">
                    <a:xfrm>
                      <a:off x="0" y="0"/>
                      <a:ext cx="5792015" cy="2810270"/>
                    </a:xfrm>
                    <a:prstGeom prst="rect">
                      <a:avLst/>
                    </a:prstGeom>
                    <a:noFill/>
                    <a:ln>
                      <a:noFill/>
                    </a:ln>
                    <a:extLst>
                      <a:ext uri="{53640926-AAD7-44D8-BBD7-CCE9431645EC}">
                        <a14:shadowObscured xmlns:a14="http://schemas.microsoft.com/office/drawing/2010/main"/>
                      </a:ext>
                    </a:extLst>
                  </pic:spPr>
                </pic:pic>
              </a:graphicData>
            </a:graphic>
          </wp:inline>
        </w:drawing>
      </w:r>
    </w:p>
    <w:p w14:paraId="1E01DA33" w14:textId="2F0D005D" w:rsidR="00DB7D57" w:rsidRPr="0043160A" w:rsidRDefault="001B10EF" w:rsidP="000D6024">
      <w:pPr>
        <w:pStyle w:val="Caption"/>
        <w:jc w:val="both"/>
        <w:rPr>
          <w:b w:val="0"/>
          <w:color w:val="000000"/>
          <w:rPrChange w:id="819" w:author="Saurav Kumar" w:date="2023-10-12T12:01:00Z">
            <w:rPr>
              <w:i/>
            </w:rPr>
          </w:rPrChange>
        </w:rPr>
      </w:pPr>
      <w:r w:rsidRPr="0043160A">
        <w:rPr>
          <w:b w:val="0"/>
          <w:color w:val="000000"/>
          <w:rPrChange w:id="820" w:author="Saurav Kumar" w:date="2023-10-12T12:01:00Z">
            <w:rPr/>
          </w:rPrChange>
        </w:rPr>
        <w:t xml:space="preserve">Figure </w:t>
      </w:r>
      <w:r w:rsidR="00B03CCC" w:rsidRPr="0043160A">
        <w:rPr>
          <w:b w:val="0"/>
          <w:color w:val="000000"/>
          <w:rPrChange w:id="821" w:author="Saurav Kumar" w:date="2023-10-12T12:01:00Z">
            <w:rPr/>
          </w:rPrChange>
        </w:rPr>
        <w:fldChar w:fldCharType="begin"/>
      </w:r>
      <w:r w:rsidR="00B03CCC" w:rsidRPr="0043160A">
        <w:rPr>
          <w:b w:val="0"/>
          <w:color w:val="000000"/>
          <w:rPrChange w:id="822" w:author="Saurav Kumar" w:date="2023-10-12T12:01:00Z">
            <w:rPr/>
          </w:rPrChange>
        </w:rPr>
        <w:instrText xml:space="preserve"> SEQ Figure \* ARABIC </w:instrText>
      </w:r>
      <w:r w:rsidR="00B03CCC" w:rsidRPr="0043160A">
        <w:rPr>
          <w:b w:val="0"/>
          <w:color w:val="000000"/>
          <w:rPrChange w:id="823" w:author="Saurav Kumar" w:date="2023-10-12T12:01:00Z">
            <w:rPr>
              <w:noProof/>
            </w:rPr>
          </w:rPrChange>
        </w:rPr>
        <w:fldChar w:fldCharType="separate"/>
      </w:r>
      <w:r w:rsidR="000861FF" w:rsidRPr="0043160A">
        <w:rPr>
          <w:b w:val="0"/>
          <w:noProof/>
          <w:color w:val="000000"/>
          <w:rPrChange w:id="824" w:author="Saurav Kumar" w:date="2023-10-12T12:01:00Z">
            <w:rPr>
              <w:noProof/>
            </w:rPr>
          </w:rPrChange>
        </w:rPr>
        <w:t>3</w:t>
      </w:r>
      <w:r w:rsidR="00B03CCC" w:rsidRPr="0043160A">
        <w:rPr>
          <w:b w:val="0"/>
          <w:noProof/>
          <w:color w:val="000000"/>
          <w:rPrChange w:id="825" w:author="Saurav Kumar" w:date="2023-10-12T12:01:00Z">
            <w:rPr>
              <w:noProof/>
            </w:rPr>
          </w:rPrChange>
        </w:rPr>
        <w:fldChar w:fldCharType="end"/>
      </w:r>
      <w:r w:rsidRPr="0043160A">
        <w:rPr>
          <w:b w:val="0"/>
          <w:color w:val="000000"/>
          <w:rPrChange w:id="826" w:author="Saurav Kumar" w:date="2023-10-12T12:01:00Z">
            <w:rPr/>
          </w:rPrChange>
        </w:rPr>
        <w:t>. AOP-Wiki Explorer</w:t>
      </w:r>
      <w:r w:rsidR="000D6024" w:rsidRPr="0043160A">
        <w:rPr>
          <w:b w:val="0"/>
          <w:color w:val="000000"/>
          <w:rPrChange w:id="827" w:author="Saurav Kumar" w:date="2023-10-12T12:01:00Z">
            <w:rPr/>
          </w:rPrChange>
        </w:rPr>
        <w:t xml:space="preserve"> user interface. The AOP Wiki Explorer user interface provides an interactive playground to get graphical insights into AOP. The user interface rationally designs into 4 components </w:t>
      </w:r>
      <w:del w:id="828" w:author="Saurav Kumar" w:date="2023-10-12T12:27:00Z">
        <w:r w:rsidR="000D6024" w:rsidRPr="0043160A" w:rsidDel="00020E8A">
          <w:rPr>
            <w:b w:val="0"/>
            <w:color w:val="000000"/>
            <w:rPrChange w:id="829" w:author="Saurav Kumar" w:date="2023-10-12T12:01:00Z">
              <w:rPr/>
            </w:rPrChange>
          </w:rPr>
          <w:delText>i.e.</w:delText>
        </w:r>
      </w:del>
      <w:ins w:id="830" w:author="Saurav Kumar" w:date="2023-10-12T12:27:00Z">
        <w:r w:rsidR="00020E8A" w:rsidRPr="00020E8A">
          <w:rPr>
            <w:b w:val="0"/>
            <w:color w:val="000000"/>
          </w:rPr>
          <w:t>i.e.,</w:t>
        </w:r>
      </w:ins>
      <w:r w:rsidR="000D6024" w:rsidRPr="0043160A">
        <w:rPr>
          <w:b w:val="0"/>
          <w:color w:val="000000"/>
          <w:rPrChange w:id="831" w:author="Saurav Kumar" w:date="2023-10-12T12:01:00Z">
            <w:rPr/>
          </w:rPrChange>
        </w:rPr>
        <w:t xml:space="preserve"> 1</w:t>
      </w:r>
      <w:r w:rsidR="0031472D" w:rsidRPr="0043160A">
        <w:rPr>
          <w:b w:val="0"/>
          <w:color w:val="000000"/>
          <w:rPrChange w:id="832" w:author="Saurav Kumar" w:date="2023-10-12T12:01:00Z">
            <w:rPr/>
          </w:rPrChange>
        </w:rPr>
        <w:t>.) Natural Language query area</w:t>
      </w:r>
      <w:r w:rsidR="000D6024" w:rsidRPr="0043160A">
        <w:rPr>
          <w:b w:val="0"/>
          <w:color w:val="000000"/>
          <w:rPrChange w:id="833" w:author="Saurav Kumar" w:date="2023-10-12T12:01:00Z">
            <w:rPr/>
          </w:rPrChange>
        </w:rPr>
        <w:t xml:space="preserve">, 2.) </w:t>
      </w:r>
      <w:r w:rsidR="0031472D" w:rsidRPr="0043160A">
        <w:rPr>
          <w:b w:val="0"/>
          <w:color w:val="000000"/>
          <w:rPrChange w:id="834" w:author="Saurav Kumar" w:date="2023-10-12T12:01:00Z">
            <w:rPr/>
          </w:rPrChange>
        </w:rPr>
        <w:t>Cypher query area</w:t>
      </w:r>
      <w:r w:rsidR="000D6024" w:rsidRPr="0043160A">
        <w:rPr>
          <w:b w:val="0"/>
          <w:color w:val="000000"/>
          <w:rPrChange w:id="835" w:author="Saurav Kumar" w:date="2023-10-12T12:01:00Z">
            <w:rPr/>
          </w:rPrChange>
        </w:rPr>
        <w:t xml:space="preserve"> 3.) </w:t>
      </w:r>
      <w:r w:rsidR="0031472D" w:rsidRPr="0043160A">
        <w:rPr>
          <w:b w:val="0"/>
          <w:color w:val="000000"/>
          <w:rPrChange w:id="836" w:author="Saurav Kumar" w:date="2023-10-12T12:01:00Z">
            <w:rPr/>
          </w:rPrChange>
        </w:rPr>
        <w:t xml:space="preserve">Visualization </w:t>
      </w:r>
      <w:r w:rsidR="000D6024" w:rsidRPr="0043160A">
        <w:rPr>
          <w:b w:val="0"/>
          <w:color w:val="000000"/>
          <w:rPrChange w:id="837" w:author="Saurav Kumar" w:date="2023-10-12T12:01:00Z">
            <w:rPr/>
          </w:rPrChange>
        </w:rPr>
        <w:t xml:space="preserve">area 4.) </w:t>
      </w:r>
      <w:r w:rsidR="0031472D" w:rsidRPr="0043160A">
        <w:rPr>
          <w:b w:val="0"/>
          <w:color w:val="000000"/>
          <w:rPrChange w:id="838" w:author="Saurav Kumar" w:date="2023-10-12T12:01:00Z">
            <w:rPr/>
          </w:rPrChange>
        </w:rPr>
        <w:t xml:space="preserve">Information </w:t>
      </w:r>
      <w:r w:rsidR="000D6024" w:rsidRPr="0043160A">
        <w:rPr>
          <w:b w:val="0"/>
          <w:color w:val="000000"/>
          <w:rPrChange w:id="839" w:author="Saurav Kumar" w:date="2023-10-12T12:01:00Z">
            <w:rPr/>
          </w:rPrChange>
        </w:rPr>
        <w:t>area</w:t>
      </w:r>
      <w:r w:rsidR="0031472D" w:rsidRPr="0043160A">
        <w:rPr>
          <w:b w:val="0"/>
          <w:color w:val="000000"/>
          <w:rPrChange w:id="840" w:author="Saurav Kumar" w:date="2023-10-12T12:01:00Z">
            <w:rPr/>
          </w:rPrChange>
        </w:rPr>
        <w:t xml:space="preserve"> 5.) History</w:t>
      </w:r>
      <w:r w:rsidR="00523699" w:rsidRPr="0043160A">
        <w:rPr>
          <w:b w:val="0"/>
          <w:color w:val="000000"/>
          <w:rPrChange w:id="841" w:author="Saurav Kumar" w:date="2023-10-12T12:01:00Z">
            <w:rPr/>
          </w:rPrChange>
        </w:rPr>
        <w:t xml:space="preserve"> area</w:t>
      </w:r>
    </w:p>
    <w:p w14:paraId="32D1375C" w14:textId="24D8D5FC" w:rsidR="0057366A" w:rsidRPr="0043160A" w:rsidRDefault="008E61FA" w:rsidP="00667BC1">
      <w:pPr>
        <w:jc w:val="both"/>
        <w:rPr>
          <w:color w:val="000000"/>
          <w:rPrChange w:id="842" w:author="Saurav Kumar" w:date="2023-10-12T12:01:00Z">
            <w:rPr/>
          </w:rPrChange>
        </w:rPr>
      </w:pPr>
      <w:r w:rsidRPr="0043160A">
        <w:rPr>
          <w:color w:val="000000"/>
          <w:rPrChange w:id="843" w:author="Saurav Kumar" w:date="2023-10-12T12:01:00Z">
            <w:rPr/>
          </w:rPrChange>
        </w:rPr>
        <w:t xml:space="preserve">For network visualization, </w:t>
      </w:r>
      <w:r w:rsidR="00C8441F" w:rsidRPr="0043160A">
        <w:rPr>
          <w:color w:val="000000"/>
          <w:rPrChange w:id="844" w:author="Saurav Kumar" w:date="2023-10-12T12:01:00Z">
            <w:rPr/>
          </w:rPrChange>
        </w:rPr>
        <w:t xml:space="preserve">an interactive user interface was built called </w:t>
      </w:r>
      <w:r w:rsidR="0031472D" w:rsidRPr="0043160A">
        <w:rPr>
          <w:color w:val="000000"/>
          <w:rPrChange w:id="845" w:author="Saurav Kumar" w:date="2023-10-12T12:01:00Z">
            <w:rPr/>
          </w:rPrChange>
        </w:rPr>
        <w:t xml:space="preserve">AOP-wiki </w:t>
      </w:r>
      <w:r w:rsidRPr="0043160A">
        <w:rPr>
          <w:color w:val="000000"/>
          <w:rPrChange w:id="846" w:author="Saurav Kumar" w:date="2023-10-12T12:01:00Z">
            <w:rPr/>
          </w:rPrChange>
        </w:rPr>
        <w:t>e</w:t>
      </w:r>
      <w:r w:rsidR="0031472D" w:rsidRPr="0043160A">
        <w:rPr>
          <w:color w:val="000000"/>
          <w:rPrChange w:id="847" w:author="Saurav Kumar" w:date="2023-10-12T12:01:00Z">
            <w:rPr/>
          </w:rPrChange>
        </w:rPr>
        <w:t>xplorer</w:t>
      </w:r>
      <w:r w:rsidR="00C8441F" w:rsidRPr="0043160A">
        <w:rPr>
          <w:color w:val="000000"/>
          <w:rPrChange w:id="848" w:author="Saurav Kumar" w:date="2023-10-12T12:01:00Z">
            <w:rPr/>
          </w:rPrChange>
        </w:rPr>
        <w:t xml:space="preserve">. </w:t>
      </w:r>
      <w:r w:rsidR="001E10FF" w:rsidRPr="0043160A">
        <w:rPr>
          <w:color w:val="000000"/>
          <w:rPrChange w:id="849" w:author="Saurav Kumar" w:date="2023-10-12T12:01:00Z">
            <w:rPr/>
          </w:rPrChange>
        </w:rPr>
        <w:t>The</w:t>
      </w:r>
      <w:r w:rsidR="0031472D" w:rsidRPr="0043160A">
        <w:rPr>
          <w:color w:val="000000"/>
          <w:rPrChange w:id="850" w:author="Saurav Kumar" w:date="2023-10-12T12:01:00Z">
            <w:rPr/>
          </w:rPrChange>
        </w:rPr>
        <w:t xml:space="preserve"> interface is thoughtfully structured into </w:t>
      </w:r>
      <w:r w:rsidR="0057366A" w:rsidRPr="0043160A">
        <w:rPr>
          <w:color w:val="000000"/>
          <w:rPrChange w:id="851" w:author="Saurav Kumar" w:date="2023-10-12T12:01:00Z">
            <w:rPr/>
          </w:rPrChange>
        </w:rPr>
        <w:t>five</w:t>
      </w:r>
      <w:r w:rsidR="0031472D" w:rsidRPr="0043160A">
        <w:rPr>
          <w:color w:val="000000"/>
          <w:rPrChange w:id="852" w:author="Saurav Kumar" w:date="2023-10-12T12:01:00Z">
            <w:rPr/>
          </w:rPrChange>
        </w:rPr>
        <w:t xml:space="preserve"> distinct components, </w:t>
      </w:r>
      <w:r w:rsidR="00523699" w:rsidRPr="0043160A">
        <w:rPr>
          <w:color w:val="000000"/>
          <w:rPrChange w:id="853" w:author="Saurav Kumar" w:date="2023-10-12T12:01:00Z">
            <w:rPr/>
          </w:rPrChange>
        </w:rPr>
        <w:t xml:space="preserve">and each component </w:t>
      </w:r>
      <w:r w:rsidR="0031472D" w:rsidRPr="0043160A">
        <w:rPr>
          <w:color w:val="000000"/>
          <w:rPrChange w:id="854" w:author="Saurav Kumar" w:date="2023-10-12T12:01:00Z">
            <w:rPr/>
          </w:rPrChange>
        </w:rPr>
        <w:t>plays a pivotal role in enhancing user interaction and understanding.</w:t>
      </w:r>
      <w:r w:rsidR="00523699" w:rsidRPr="0043160A">
        <w:rPr>
          <w:color w:val="000000"/>
          <w:rPrChange w:id="855" w:author="Saurav Kumar" w:date="2023-10-12T12:01:00Z">
            <w:rPr/>
          </w:rPrChange>
        </w:rPr>
        <w:t xml:space="preserve"> </w:t>
      </w:r>
      <w:r w:rsidR="0057366A" w:rsidRPr="0043160A">
        <w:rPr>
          <w:color w:val="000000"/>
          <w:rPrChange w:id="856" w:author="Saurav Kumar" w:date="2023-10-12T12:01:00Z">
            <w:rPr/>
          </w:rPrChange>
        </w:rPr>
        <w:t xml:space="preserve">These components orchestrate </w:t>
      </w:r>
      <w:r w:rsidR="0006538F" w:rsidRPr="0043160A">
        <w:rPr>
          <w:color w:val="000000"/>
          <w:rPrChange w:id="857" w:author="Saurav Kumar" w:date="2023-10-12T12:01:00Z">
            <w:rPr/>
          </w:rPrChange>
        </w:rPr>
        <w:t>harmoniously</w:t>
      </w:r>
      <w:r w:rsidR="0057366A" w:rsidRPr="0043160A">
        <w:rPr>
          <w:color w:val="000000"/>
          <w:rPrChange w:id="858" w:author="Saurav Kumar" w:date="2023-10-12T12:01:00Z">
            <w:rPr/>
          </w:rPrChange>
        </w:rPr>
        <w:t xml:space="preserve"> and provide users with an adaptable playground to analyze AOPs. </w:t>
      </w:r>
      <w:r w:rsidR="00523699" w:rsidRPr="0043160A">
        <w:rPr>
          <w:color w:val="000000"/>
          <w:rPrChange w:id="859" w:author="Saurav Kumar" w:date="2023-10-12T12:01:00Z">
            <w:rPr/>
          </w:rPrChange>
        </w:rPr>
        <w:t>The components and their role are as follows:</w:t>
      </w:r>
    </w:p>
    <w:p w14:paraId="4F776CF9" w14:textId="623B5056" w:rsidR="00CE701B" w:rsidRPr="0043160A" w:rsidRDefault="00523699" w:rsidP="00BF40C5">
      <w:pPr>
        <w:jc w:val="both"/>
        <w:rPr>
          <w:color w:val="000000"/>
          <w:rPrChange w:id="860" w:author="Saurav Kumar" w:date="2023-10-12T12:01:00Z">
            <w:rPr/>
          </w:rPrChange>
        </w:rPr>
      </w:pPr>
      <w:r w:rsidRPr="00020E8A">
        <w:rPr>
          <w:b/>
          <w:bCs/>
          <w:color w:val="000000"/>
          <w:rPrChange w:id="861" w:author="Saurav Kumar" w:date="2023-10-12T12:27:00Z">
            <w:rPr>
              <w:b/>
            </w:rPr>
          </w:rPrChange>
        </w:rPr>
        <w:t>Natural language query</w:t>
      </w:r>
      <w:r w:rsidRPr="0043160A">
        <w:rPr>
          <w:color w:val="000000"/>
          <w:rPrChange w:id="862" w:author="Saurav Kumar" w:date="2023-10-12T12:01:00Z">
            <w:rPr>
              <w:b/>
            </w:rPr>
          </w:rPrChange>
        </w:rPr>
        <w:t>:</w:t>
      </w:r>
      <w:r w:rsidRPr="0043160A">
        <w:rPr>
          <w:color w:val="000000"/>
          <w:rPrChange w:id="863" w:author="Saurav Kumar" w:date="2023-10-12T12:01:00Z">
            <w:rPr/>
          </w:rPrChange>
        </w:rPr>
        <w:t xml:space="preserve">  It takes user-initiated queries in natural language form. Input to this component is mandatory as it helps to keep track of human-understandable queries. </w:t>
      </w:r>
      <w:r w:rsidR="00544EE6" w:rsidRPr="0043160A">
        <w:rPr>
          <w:color w:val="000000"/>
          <w:rPrChange w:id="864" w:author="Saurav Kumar" w:date="2023-10-12T12:01:00Z">
            <w:rPr/>
          </w:rPrChange>
        </w:rPr>
        <w:t>Additionally</w:t>
      </w:r>
      <w:r w:rsidR="00CE701B" w:rsidRPr="0043160A">
        <w:rPr>
          <w:color w:val="000000"/>
          <w:rPrChange w:id="865" w:author="Saurav Kumar" w:date="2023-10-12T12:01:00Z">
            <w:rPr/>
          </w:rPrChange>
        </w:rPr>
        <w:t xml:space="preserve">, it </w:t>
      </w:r>
      <w:r w:rsidR="0075650B" w:rsidRPr="0043160A">
        <w:rPr>
          <w:color w:val="000000"/>
          <w:rPrChange w:id="866" w:author="Saurav Kumar" w:date="2023-10-12T12:01:00Z">
            <w:rPr/>
          </w:rPrChange>
        </w:rPr>
        <w:t>assists</w:t>
      </w:r>
      <w:r w:rsidR="00CE701B" w:rsidRPr="0043160A">
        <w:rPr>
          <w:color w:val="000000"/>
          <w:rPrChange w:id="867" w:author="Saurav Kumar" w:date="2023-10-12T12:01:00Z">
            <w:rPr/>
          </w:rPrChange>
        </w:rPr>
        <w:t xml:space="preserve"> </w:t>
      </w:r>
      <w:r w:rsidR="0075650B" w:rsidRPr="0043160A">
        <w:rPr>
          <w:color w:val="000000"/>
          <w:rPrChange w:id="868" w:author="Saurav Kumar" w:date="2023-10-12T12:01:00Z">
            <w:rPr/>
          </w:rPrChange>
        </w:rPr>
        <w:t>in</w:t>
      </w:r>
      <w:r w:rsidR="00CE701B" w:rsidRPr="0043160A">
        <w:rPr>
          <w:color w:val="000000"/>
          <w:rPrChange w:id="869" w:author="Saurav Kumar" w:date="2023-10-12T12:01:00Z">
            <w:rPr/>
          </w:rPrChange>
        </w:rPr>
        <w:t xml:space="preserve"> generat</w:t>
      </w:r>
      <w:r w:rsidR="0075650B" w:rsidRPr="0043160A">
        <w:rPr>
          <w:color w:val="000000"/>
          <w:rPrChange w:id="870" w:author="Saurav Kumar" w:date="2023-10-12T12:01:00Z">
            <w:rPr/>
          </w:rPrChange>
        </w:rPr>
        <w:t>ing</w:t>
      </w:r>
      <w:r w:rsidR="00CE701B" w:rsidRPr="0043160A">
        <w:rPr>
          <w:color w:val="000000"/>
          <w:rPrChange w:id="871" w:author="Saurav Kumar" w:date="2023-10-12T12:01:00Z">
            <w:rPr/>
          </w:rPrChange>
        </w:rPr>
        <w:t xml:space="preserve"> </w:t>
      </w:r>
      <w:r w:rsidR="00564A8C" w:rsidRPr="0043160A">
        <w:rPr>
          <w:color w:val="000000"/>
          <w:rPrChange w:id="872" w:author="Saurav Kumar" w:date="2023-10-12T12:01:00Z">
            <w:rPr/>
          </w:rPrChange>
        </w:rPr>
        <w:t xml:space="preserve">cypher </w:t>
      </w:r>
      <w:r w:rsidR="004F62CB" w:rsidRPr="0043160A">
        <w:rPr>
          <w:color w:val="000000"/>
          <w:rPrChange w:id="873" w:author="Saurav Kumar" w:date="2023-10-12T12:01:00Z">
            <w:rPr/>
          </w:rPrChange>
        </w:rPr>
        <w:t xml:space="preserve">for </w:t>
      </w:r>
      <w:r w:rsidR="0048425A" w:rsidRPr="0043160A">
        <w:rPr>
          <w:color w:val="000000"/>
          <w:rPrChange w:id="874" w:author="Saurav Kumar" w:date="2023-10-12T12:01:00Z">
            <w:rPr/>
          </w:rPrChange>
        </w:rPr>
        <w:t xml:space="preserve">user </w:t>
      </w:r>
      <w:r w:rsidR="004F62CB" w:rsidRPr="0043160A">
        <w:rPr>
          <w:color w:val="000000"/>
          <w:rPrChange w:id="875" w:author="Saurav Kumar" w:date="2023-10-12T12:01:00Z">
            <w:rPr/>
          </w:rPrChange>
        </w:rPr>
        <w:t>who may not possess</w:t>
      </w:r>
      <w:r w:rsidR="006B1CAA" w:rsidRPr="0043160A">
        <w:rPr>
          <w:color w:val="000000"/>
          <w:rPrChange w:id="876" w:author="Saurav Kumar" w:date="2023-10-12T12:01:00Z">
            <w:rPr/>
          </w:rPrChange>
        </w:rPr>
        <w:t xml:space="preserve"> technical knowledge about </w:t>
      </w:r>
      <w:r w:rsidR="00564A8C" w:rsidRPr="0043160A">
        <w:rPr>
          <w:color w:val="000000"/>
          <w:rPrChange w:id="877" w:author="Saurav Kumar" w:date="2023-10-12T12:01:00Z">
            <w:rPr/>
          </w:rPrChange>
        </w:rPr>
        <w:t>cypher</w:t>
      </w:r>
      <w:r w:rsidR="00F45BAA" w:rsidRPr="0043160A">
        <w:rPr>
          <w:color w:val="000000"/>
          <w:rPrChange w:id="878" w:author="Saurav Kumar" w:date="2023-10-12T12:01:00Z">
            <w:rPr/>
          </w:rPrChange>
        </w:rPr>
        <w:t>.</w:t>
      </w:r>
    </w:p>
    <w:p w14:paraId="15CB13FA" w14:textId="2DE30B6A" w:rsidR="005E7162" w:rsidRPr="0043160A" w:rsidRDefault="00CE701B" w:rsidP="00BF40C5">
      <w:pPr>
        <w:jc w:val="both"/>
        <w:rPr>
          <w:color w:val="000000"/>
          <w:rPrChange w:id="879" w:author="Saurav Kumar" w:date="2023-10-12T12:01:00Z">
            <w:rPr/>
          </w:rPrChange>
        </w:rPr>
      </w:pPr>
      <w:r w:rsidRPr="009206E0">
        <w:rPr>
          <w:b/>
          <w:bCs/>
          <w:color w:val="000000"/>
          <w:rPrChange w:id="880" w:author="Saurav Kumar" w:date="2023-10-12T12:29:00Z">
            <w:rPr>
              <w:b/>
            </w:rPr>
          </w:rPrChange>
        </w:rPr>
        <w:t>Cypher query</w:t>
      </w:r>
      <w:r w:rsidRPr="0043160A">
        <w:rPr>
          <w:color w:val="000000"/>
          <w:rPrChange w:id="881" w:author="Saurav Kumar" w:date="2023-10-12T12:01:00Z">
            <w:rPr>
              <w:b/>
            </w:rPr>
          </w:rPrChange>
        </w:rPr>
        <w:t>:</w:t>
      </w:r>
      <w:r w:rsidRPr="0043160A">
        <w:rPr>
          <w:color w:val="000000"/>
          <w:rPrChange w:id="882" w:author="Saurav Kumar" w:date="2023-10-12T12:01:00Z">
            <w:rPr/>
          </w:rPrChange>
        </w:rPr>
        <w:t xml:space="preserve"> Takes direct Neo4j cypher query as input. Here </w:t>
      </w:r>
      <w:r w:rsidR="005E7162" w:rsidRPr="0043160A">
        <w:rPr>
          <w:color w:val="000000"/>
          <w:rPrChange w:id="883" w:author="Saurav Kumar" w:date="2023-10-12T12:01:00Z">
            <w:rPr/>
          </w:rPrChange>
        </w:rPr>
        <w:t>users</w:t>
      </w:r>
      <w:r w:rsidRPr="0043160A">
        <w:rPr>
          <w:color w:val="000000"/>
          <w:rPrChange w:id="884" w:author="Saurav Kumar" w:date="2023-10-12T12:01:00Z">
            <w:rPr/>
          </w:rPrChange>
        </w:rPr>
        <w:t xml:space="preserve"> with technical knowledge can craft </w:t>
      </w:r>
      <w:r w:rsidR="005E7162" w:rsidRPr="0043160A">
        <w:rPr>
          <w:color w:val="000000"/>
          <w:rPrChange w:id="885" w:author="Saurav Kumar" w:date="2023-10-12T12:01:00Z">
            <w:rPr/>
          </w:rPrChange>
        </w:rPr>
        <w:t xml:space="preserve">intricate cypher queries, and able to leverage the full potential of a graph database to extract precise insights and patterns. </w:t>
      </w:r>
      <w:r w:rsidR="0057366A" w:rsidRPr="0043160A">
        <w:rPr>
          <w:color w:val="000000"/>
          <w:rPrChange w:id="886" w:author="Saurav Kumar" w:date="2023-10-12T12:01:00Z">
            <w:rPr/>
          </w:rPrChange>
        </w:rPr>
        <w:t xml:space="preserve">Syntax highlighting is supported </w:t>
      </w:r>
      <w:r w:rsidR="00F45BAA" w:rsidRPr="0043160A">
        <w:rPr>
          <w:color w:val="000000"/>
          <w:rPrChange w:id="887" w:author="Saurav Kumar" w:date="2023-10-12T12:01:00Z">
            <w:rPr/>
          </w:rPrChange>
        </w:rPr>
        <w:t>for</w:t>
      </w:r>
      <w:r w:rsidR="0057366A" w:rsidRPr="0043160A">
        <w:rPr>
          <w:color w:val="000000"/>
          <w:rPrChange w:id="888" w:author="Saurav Kumar" w:date="2023-10-12T12:01:00Z">
            <w:rPr/>
          </w:rPrChange>
        </w:rPr>
        <w:t xml:space="preserve"> the cypher which provides readability to the code</w:t>
      </w:r>
      <w:r w:rsidR="00593E99" w:rsidRPr="0043160A">
        <w:rPr>
          <w:color w:val="000000"/>
          <w:rPrChange w:id="889" w:author="Saurav Kumar" w:date="2023-10-12T12:01:00Z">
            <w:rPr/>
          </w:rPrChange>
        </w:rPr>
        <w:t>.</w:t>
      </w:r>
    </w:p>
    <w:p w14:paraId="413065E2" w14:textId="3D71724E" w:rsidR="002423E3" w:rsidRPr="0043160A" w:rsidRDefault="005E7162" w:rsidP="00BF40C5">
      <w:pPr>
        <w:jc w:val="both"/>
        <w:rPr>
          <w:color w:val="000000"/>
          <w:rPrChange w:id="890" w:author="Saurav Kumar" w:date="2023-10-12T12:01:00Z">
            <w:rPr/>
          </w:rPrChange>
        </w:rPr>
      </w:pPr>
      <w:r w:rsidRPr="00F40DFB">
        <w:rPr>
          <w:b/>
          <w:bCs/>
          <w:color w:val="000000"/>
          <w:rPrChange w:id="891" w:author="Saurav Kumar" w:date="2023-10-12T12:29:00Z">
            <w:rPr>
              <w:b/>
            </w:rPr>
          </w:rPrChange>
        </w:rPr>
        <w:lastRenderedPageBreak/>
        <w:t>Visualization Area:</w:t>
      </w:r>
      <w:r w:rsidRPr="0043160A">
        <w:rPr>
          <w:color w:val="000000"/>
          <w:rPrChange w:id="892" w:author="Saurav Kumar" w:date="2023-10-12T12:01:00Z">
            <w:rPr>
              <w:b/>
            </w:rPr>
          </w:rPrChange>
        </w:rPr>
        <w:t xml:space="preserve"> </w:t>
      </w:r>
      <w:r w:rsidR="00F40DFB" w:rsidRPr="00F40DFB">
        <w:rPr>
          <w:color w:val="000000"/>
        </w:rPr>
        <w:t>It is</w:t>
      </w:r>
      <w:r w:rsidR="00F66906" w:rsidRPr="0043160A">
        <w:rPr>
          <w:color w:val="000000"/>
          <w:rPrChange w:id="893" w:author="Saurav Kumar" w:date="2023-10-12T12:01:00Z">
            <w:rPr/>
          </w:rPrChange>
        </w:rPr>
        <w:t xml:space="preserve"> a visual output componen</w:t>
      </w:r>
      <w:r w:rsidR="00F53C68" w:rsidRPr="0043160A">
        <w:rPr>
          <w:color w:val="000000"/>
          <w:rPrChange w:id="894" w:author="Saurav Kumar" w:date="2023-10-12T12:01:00Z">
            <w:rPr/>
          </w:rPrChange>
        </w:rPr>
        <w:t xml:space="preserve">t that </w:t>
      </w:r>
      <w:r w:rsidR="00F66906" w:rsidRPr="0043160A">
        <w:rPr>
          <w:color w:val="000000"/>
          <w:rPrChange w:id="895" w:author="Saurav Kumar" w:date="2023-10-12T12:01:00Z">
            <w:rPr/>
          </w:rPrChange>
        </w:rPr>
        <w:t xml:space="preserve">renders the pattern given by </w:t>
      </w:r>
      <w:r w:rsidR="00F53C68" w:rsidRPr="0043160A">
        <w:rPr>
          <w:color w:val="000000"/>
          <w:rPrChange w:id="896" w:author="Saurav Kumar" w:date="2023-10-12T12:01:00Z">
            <w:rPr/>
          </w:rPrChange>
        </w:rPr>
        <w:t xml:space="preserve">the </w:t>
      </w:r>
      <w:r w:rsidR="00F66906" w:rsidRPr="0043160A">
        <w:rPr>
          <w:color w:val="000000"/>
          <w:rPrChange w:id="897" w:author="Saurav Kumar" w:date="2023-10-12T12:01:00Z">
            <w:rPr/>
          </w:rPrChange>
        </w:rPr>
        <w:t>cypher query</w:t>
      </w:r>
      <w:r w:rsidR="00F53C68" w:rsidRPr="0043160A">
        <w:rPr>
          <w:color w:val="000000"/>
          <w:rPrChange w:id="898" w:author="Saurav Kumar" w:date="2023-10-12T12:01:00Z">
            <w:rPr/>
          </w:rPrChange>
        </w:rPr>
        <w:t>. Visual representation empowers the users to unravel complex relationships, dependencies, and trends within AOPs.</w:t>
      </w:r>
      <w:r w:rsidR="00536A31" w:rsidRPr="0043160A">
        <w:rPr>
          <w:color w:val="000000"/>
          <w:rPrChange w:id="899" w:author="Saurav Kumar" w:date="2023-10-12T12:01:00Z">
            <w:rPr/>
          </w:rPrChange>
        </w:rPr>
        <w:t xml:space="preserve"> </w:t>
      </w:r>
      <w:r w:rsidR="00F53C68" w:rsidRPr="0043160A">
        <w:rPr>
          <w:color w:val="000000"/>
          <w:rPrChange w:id="900" w:author="Saurav Kumar" w:date="2023-10-12T12:01:00Z">
            <w:rPr/>
          </w:rPrChange>
        </w:rPr>
        <w:t xml:space="preserve">Visualization is powered by the </w:t>
      </w:r>
      <w:proofErr w:type="spellStart"/>
      <w:r w:rsidR="00F53C68" w:rsidRPr="0043160A">
        <w:rPr>
          <w:color w:val="000000"/>
          <w:rPrChange w:id="901" w:author="Saurav Kumar" w:date="2023-10-12T12:01:00Z">
            <w:rPr/>
          </w:rPrChange>
        </w:rPr>
        <w:t>Neovis</w:t>
      </w:r>
      <w:proofErr w:type="spellEnd"/>
      <w:r w:rsidR="00F53C68" w:rsidRPr="0043160A">
        <w:rPr>
          <w:color w:val="000000"/>
          <w:rPrChange w:id="902" w:author="Saurav Kumar" w:date="2023-10-12T12:01:00Z">
            <w:rPr/>
          </w:rPrChange>
        </w:rPr>
        <w:t xml:space="preserve"> library</w:t>
      </w:r>
      <w:sdt>
        <w:sdtPr>
          <w:rPr>
            <w:color w:val="000000"/>
          </w:rPr>
          <w:tag w:val="MENDELEY_CITATION_v3_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"/>
          <w:id w:val="-1211484971"/>
          <w:placeholder>
            <w:docPart w:val="DefaultPlaceholder_-1854013440"/>
          </w:placeholder>
        </w:sdtPr>
        <w:sdtContent>
          <w:ins w:id="903" w:author="Saurav Kumar" w:date="2023-10-12T15:16:00Z">
            <w:r w:rsidR="006F62A7" w:rsidRPr="006F62A7">
              <w:rPr>
                <w:rFonts w:eastAsia="Times New Roman"/>
                <w:color w:val="000000"/>
              </w:rPr>
              <w:t>(neovis.js. Graph visualizations in the browser with data from Neo4j. 2023-10-12.)</w:t>
            </w:r>
          </w:ins>
        </w:sdtContent>
      </w:sdt>
      <w:r w:rsidR="00F53C68" w:rsidRPr="0043160A">
        <w:rPr>
          <w:color w:val="000000"/>
          <w:rPrChange w:id="904" w:author="Saurav Kumar" w:date="2023-10-12T12:01:00Z">
            <w:rPr/>
          </w:rPrChange>
        </w:rPr>
        <w:t>, which is a part of the Vis JavaScript library</w:t>
      </w:r>
      <w:r w:rsidR="00DA04C2" w:rsidRPr="0043160A">
        <w:rPr>
          <w:color w:val="000000"/>
          <w:rPrChange w:id="905" w:author="Saurav Kumar" w:date="2023-10-12T12:01:00Z">
            <w:rPr/>
          </w:rPrChange>
        </w:rPr>
        <w:t xml:space="preserve"> specialized in handling Neo4j </w:t>
      </w:r>
      <w:r w:rsidR="002423E3" w:rsidRPr="0043160A">
        <w:rPr>
          <w:color w:val="000000"/>
          <w:rPrChange w:id="906" w:author="Saurav Kumar" w:date="2023-10-12T12:01:00Z">
            <w:rPr/>
          </w:rPrChange>
        </w:rPr>
        <w:t>queries.</w:t>
      </w:r>
    </w:p>
    <w:p w14:paraId="2F7C105F" w14:textId="638D26D3" w:rsidR="002423E3" w:rsidRPr="0043160A" w:rsidRDefault="002423E3" w:rsidP="00BF40C5">
      <w:pPr>
        <w:jc w:val="both"/>
        <w:rPr>
          <w:color w:val="000000"/>
          <w:rPrChange w:id="907" w:author="Saurav Kumar" w:date="2023-10-12T12:01:00Z">
            <w:rPr/>
          </w:rPrChange>
        </w:rPr>
      </w:pPr>
      <w:r w:rsidRPr="00131753">
        <w:rPr>
          <w:b/>
          <w:bCs/>
          <w:color w:val="000000"/>
          <w:rPrChange w:id="908" w:author="Saurav Kumar" w:date="2023-10-12T12:33:00Z">
            <w:rPr>
              <w:b/>
            </w:rPr>
          </w:rPrChange>
        </w:rPr>
        <w:t>Information Area:</w:t>
      </w:r>
      <w:r w:rsidRPr="0043160A">
        <w:rPr>
          <w:color w:val="000000"/>
          <w:rPrChange w:id="909" w:author="Saurav Kumar" w:date="2023-10-12T12:01:00Z">
            <w:rPr>
              <w:b/>
            </w:rPr>
          </w:rPrChange>
        </w:rPr>
        <w:t xml:space="preserve"> </w:t>
      </w:r>
      <w:r w:rsidRPr="0043160A">
        <w:rPr>
          <w:color w:val="000000"/>
          <w:rPrChange w:id="910" w:author="Saurav Kumar" w:date="2023-10-12T12:01:00Z">
            <w:rPr/>
          </w:rPrChange>
        </w:rPr>
        <w:t xml:space="preserve">It provides comprehensive details stored as properties </w:t>
      </w:r>
      <w:r w:rsidR="00F95DC2" w:rsidRPr="0043160A">
        <w:rPr>
          <w:color w:val="000000"/>
          <w:rPrChange w:id="911" w:author="Saurav Kumar" w:date="2023-10-12T12:01:00Z">
            <w:rPr/>
          </w:rPrChange>
        </w:rPr>
        <w:t>of</w:t>
      </w:r>
      <w:r w:rsidRPr="0043160A">
        <w:rPr>
          <w:color w:val="000000"/>
          <w:rPrChange w:id="912" w:author="Saurav Kumar" w:date="2023-10-12T12:01:00Z">
            <w:rPr/>
          </w:rPrChange>
        </w:rPr>
        <w:t xml:space="preserve"> nodes and edges. When tapped over the </w:t>
      </w:r>
      <w:r w:rsidR="00F95DC2" w:rsidRPr="0043160A">
        <w:rPr>
          <w:color w:val="000000"/>
          <w:rPrChange w:id="913" w:author="Saurav Kumar" w:date="2023-10-12T12:01:00Z">
            <w:rPr/>
          </w:rPrChange>
        </w:rPr>
        <w:t>network</w:t>
      </w:r>
      <w:r w:rsidRPr="0043160A">
        <w:rPr>
          <w:color w:val="000000"/>
          <w:rPrChange w:id="914" w:author="Saurav Kumar" w:date="2023-10-12T12:01:00Z">
            <w:rPr/>
          </w:rPrChange>
        </w:rPr>
        <w:t xml:space="preserve"> component in the interactive visualization, it shows the tabular list of properties </w:t>
      </w:r>
      <w:r w:rsidR="00B03ECB" w:rsidRPr="0043160A">
        <w:rPr>
          <w:color w:val="000000"/>
          <w:rPrChange w:id="915" w:author="Saurav Kumar" w:date="2023-10-12T12:01:00Z">
            <w:rPr/>
          </w:rPrChange>
        </w:rPr>
        <w:t>with detailed information and</w:t>
      </w:r>
      <w:r w:rsidRPr="0043160A">
        <w:rPr>
          <w:color w:val="000000"/>
          <w:rPrChange w:id="916" w:author="Saurav Kumar" w:date="2023-10-12T12:01:00Z">
            <w:rPr/>
          </w:rPrChange>
        </w:rPr>
        <w:t xml:space="preserve"> URLs to navigate the source of origin </w:t>
      </w:r>
      <w:r w:rsidR="00B03ECB" w:rsidRPr="0043160A">
        <w:rPr>
          <w:color w:val="000000"/>
          <w:rPrChange w:id="917" w:author="Saurav Kumar" w:date="2023-10-12T12:01:00Z">
            <w:rPr/>
          </w:rPrChange>
        </w:rPr>
        <w:t>i.e.,</w:t>
      </w:r>
      <w:r w:rsidRPr="0043160A">
        <w:rPr>
          <w:color w:val="000000"/>
          <w:rPrChange w:id="918" w:author="Saurav Kumar" w:date="2023-10-12T12:01:00Z">
            <w:rPr/>
          </w:rPrChange>
        </w:rPr>
        <w:t xml:space="preserve"> AOP-wiki. </w:t>
      </w:r>
    </w:p>
    <w:p w14:paraId="1FA25E2F" w14:textId="2D5345A2" w:rsidR="0057366A" w:rsidRPr="0043160A" w:rsidRDefault="002423E3" w:rsidP="00BF40C5">
      <w:pPr>
        <w:jc w:val="both"/>
        <w:rPr>
          <w:color w:val="000000"/>
          <w:rPrChange w:id="919" w:author="Saurav Kumar" w:date="2023-10-12T12:01:00Z">
            <w:rPr/>
          </w:rPrChange>
        </w:rPr>
      </w:pPr>
      <w:r w:rsidRPr="008C0718">
        <w:rPr>
          <w:b/>
          <w:bCs/>
          <w:color w:val="000000"/>
          <w:rPrChange w:id="920" w:author="Saurav Kumar" w:date="2023-10-12T12:33:00Z">
            <w:rPr>
              <w:b/>
            </w:rPr>
          </w:rPrChange>
        </w:rPr>
        <w:t>History Area:</w:t>
      </w:r>
      <w:r w:rsidRPr="0043160A">
        <w:rPr>
          <w:color w:val="000000"/>
          <w:rPrChange w:id="921" w:author="Saurav Kumar" w:date="2023-10-12T12:01:00Z">
            <w:rPr>
              <w:b/>
            </w:rPr>
          </w:rPrChange>
        </w:rPr>
        <w:t xml:space="preserve"> </w:t>
      </w:r>
      <w:r w:rsidRPr="0043160A">
        <w:rPr>
          <w:color w:val="000000"/>
          <w:rPrChange w:id="922" w:author="Saurav Kumar" w:date="2023-10-12T12:01:00Z">
            <w:rPr/>
          </w:rPrChange>
        </w:rPr>
        <w:t xml:space="preserve">This component </w:t>
      </w:r>
      <w:r w:rsidR="00761C75" w:rsidRPr="0043160A">
        <w:rPr>
          <w:color w:val="000000"/>
          <w:rPrChange w:id="923" w:author="Saurav Kumar" w:date="2023-10-12T12:01:00Z">
            <w:rPr/>
          </w:rPrChange>
        </w:rPr>
        <w:t>allows</w:t>
      </w:r>
      <w:r w:rsidRPr="0043160A">
        <w:rPr>
          <w:color w:val="000000"/>
          <w:rPrChange w:id="924" w:author="Saurav Kumar" w:date="2023-10-12T12:01:00Z">
            <w:rPr/>
          </w:rPrChange>
        </w:rPr>
        <w:t xml:space="preserve"> users to retrace their steps and revisit previous </w:t>
      </w:r>
      <w:r w:rsidR="009B6CED" w:rsidRPr="0043160A">
        <w:rPr>
          <w:color w:val="000000"/>
          <w:rPrChange w:id="925" w:author="Saurav Kumar" w:date="2023-10-12T12:01:00Z">
            <w:rPr/>
          </w:rPrChange>
        </w:rPr>
        <w:t>query</w:t>
      </w:r>
      <w:r w:rsidR="008932D9" w:rsidRPr="0043160A">
        <w:rPr>
          <w:color w:val="000000"/>
          <w:rPrChange w:id="926" w:author="Saurav Kumar" w:date="2023-10-12T12:01:00Z">
            <w:rPr/>
          </w:rPrChange>
        </w:rPr>
        <w:t xml:space="preserve">. This feature </w:t>
      </w:r>
      <w:r w:rsidR="00EC15C2" w:rsidRPr="0043160A">
        <w:rPr>
          <w:color w:val="000000"/>
          <w:rPrChange w:id="927" w:author="Saurav Kumar" w:date="2023-10-12T12:01:00Z">
            <w:rPr/>
          </w:rPrChange>
        </w:rPr>
        <w:t>facilitates iterative exploration and dynamic data investigation.</w:t>
      </w:r>
    </w:p>
    <w:p w14:paraId="7224CE92" w14:textId="3C91F67A" w:rsidR="003C2D35" w:rsidRPr="0043160A" w:rsidRDefault="00EC15C2" w:rsidP="0013348C">
      <w:pPr>
        <w:jc w:val="both"/>
        <w:rPr>
          <w:color w:val="000000"/>
          <w:rPrChange w:id="928" w:author="Saurav Kumar" w:date="2023-10-12T12:01:00Z">
            <w:rPr/>
          </w:rPrChange>
        </w:rPr>
      </w:pPr>
      <w:r w:rsidRPr="0043160A">
        <w:rPr>
          <w:color w:val="000000"/>
          <w:rPrChange w:id="929" w:author="Saurav Kumar" w:date="2023-10-12T12:01:00Z">
            <w:rPr/>
          </w:rPrChange>
        </w:rPr>
        <w:t xml:space="preserve">The processing of raw data to the network has been done with </w:t>
      </w:r>
      <w:r w:rsidR="00761C75" w:rsidRPr="0043160A">
        <w:rPr>
          <w:color w:val="000000"/>
          <w:rPrChange w:id="930" w:author="Saurav Kumar" w:date="2023-10-12T12:01:00Z">
            <w:rPr/>
          </w:rPrChange>
        </w:rPr>
        <w:t>Python3</w:t>
      </w:r>
      <w:sdt>
        <w:sdtPr>
          <w:rPr>
            <w:color w:val="000000"/>
          </w:rPr>
          <w:tag w:val="MENDELEY_CITATION_v3_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"/>
          <w:id w:val="-374850712"/>
          <w:placeholder>
            <w:docPart w:val="DefaultPlaceholder_-1854013440"/>
          </w:placeholder>
        </w:sdtPr>
        <w:sdtContent>
          <w:ins w:id="931" w:author="Saurav Kumar" w:date="2023-10-12T15:23:00Z">
            <w:r w:rsidR="00C848A8" w:rsidRPr="00C848A8">
              <w:rPr>
                <w:color w:val="000000"/>
              </w:rPr>
              <w:t>(Van Rossum et al., 2009)(Van Rossum et al., 2009)(Van Rossum et al., 2009)(Van Rossum et al., 2009)(Van Rossum et al., 2009)(Van Rossum et al., 2009)(Van Rossum et al., 2009)(Van Rossum et al., 2009)(Van Rossum et al., 2009)(Van Rossum et al., 2009)(Van Rossum et al., 2009)</w:t>
            </w:r>
          </w:ins>
          <w:del w:id="932" w:author="Saurav Kumar" w:date="2023-10-12T12:40:00Z">
            <w:r w:rsidR="00BB7951" w:rsidRPr="00C848A8" w:rsidDel="00BB7951">
              <w:rPr>
                <w:color w:val="000000"/>
              </w:rPr>
              <w:delText>(Van Rossum et al., 2009)</w:delText>
            </w:r>
          </w:del>
        </w:sdtContent>
      </w:sdt>
      <w:r w:rsidRPr="0043160A">
        <w:rPr>
          <w:color w:val="000000"/>
          <w:rPrChange w:id="933" w:author="Saurav Kumar" w:date="2023-10-12T12:01:00Z">
            <w:rPr/>
          </w:rPrChange>
        </w:rPr>
        <w:t xml:space="preserve">. </w:t>
      </w:r>
      <w:r w:rsidR="0057366A" w:rsidRPr="0043160A">
        <w:rPr>
          <w:color w:val="000000"/>
          <w:rPrChange w:id="934" w:author="Saurav Kumar" w:date="2023-10-12T12:01:00Z">
            <w:rPr/>
          </w:rPrChange>
        </w:rPr>
        <w:t xml:space="preserve">Neo4J has been used as the graph database platform. </w:t>
      </w:r>
      <w:r w:rsidR="00A679F8" w:rsidRPr="0043160A">
        <w:rPr>
          <w:color w:val="000000"/>
          <w:rPrChange w:id="935" w:author="Saurav Kumar" w:date="2023-10-12T12:01:00Z">
            <w:rPr/>
          </w:rPrChange>
        </w:rPr>
        <w:t xml:space="preserve">Web app </w:t>
      </w:r>
      <w:r w:rsidR="0057366A" w:rsidRPr="0043160A">
        <w:rPr>
          <w:color w:val="000000"/>
          <w:rPrChange w:id="936" w:author="Saurav Kumar" w:date="2023-10-12T12:01:00Z">
            <w:rPr/>
          </w:rPrChange>
        </w:rPr>
        <w:t>has been developed with React, a JavaScript framework for U</w:t>
      </w:r>
      <w:r w:rsidR="0011462D" w:rsidRPr="0043160A">
        <w:rPr>
          <w:color w:val="000000"/>
          <w:rPrChange w:id="937" w:author="Saurav Kumar" w:date="2023-10-12T12:01:00Z">
            <w:rPr/>
          </w:rPrChange>
        </w:rPr>
        <w:t>I</w:t>
      </w:r>
      <w:r w:rsidR="0057366A" w:rsidRPr="0043160A">
        <w:rPr>
          <w:color w:val="000000"/>
          <w:rPrChange w:id="938" w:author="Saurav Kumar" w:date="2023-10-12T12:01:00Z">
            <w:rPr/>
          </w:rPrChange>
        </w:rPr>
        <w:t xml:space="preserve"> development. Along with this other JavaScript library such as Neovis.js, codeMirror.js</w:t>
      </w:r>
      <w:r w:rsidR="0006538F" w:rsidRPr="0043160A">
        <w:rPr>
          <w:color w:val="000000"/>
          <w:rPrChange w:id="939" w:author="Saurav Kumar" w:date="2023-10-12T12:01:00Z">
            <w:rPr/>
          </w:rPrChange>
        </w:rPr>
        <w:t>,</w:t>
      </w:r>
      <w:r w:rsidR="0057366A" w:rsidRPr="0043160A">
        <w:rPr>
          <w:color w:val="000000"/>
          <w:rPrChange w:id="940" w:author="Saurav Kumar" w:date="2023-10-12T12:01:00Z">
            <w:rPr/>
          </w:rPrChange>
        </w:rPr>
        <w:t xml:space="preserve"> etc. has been used</w:t>
      </w:r>
      <w:r w:rsidR="003C2B21" w:rsidRPr="0043160A">
        <w:rPr>
          <w:color w:val="000000"/>
          <w:rPrChange w:id="941" w:author="Saurav Kumar" w:date="2023-10-12T12:01:00Z">
            <w:rPr/>
          </w:rPrChange>
        </w:rPr>
        <w:t xml:space="preserve"> to support other components for visualization</w:t>
      </w:r>
      <w:r w:rsidR="0057366A" w:rsidRPr="0043160A">
        <w:rPr>
          <w:color w:val="000000"/>
          <w:rPrChange w:id="942" w:author="Saurav Kumar" w:date="2023-10-12T12:01:00Z">
            <w:rPr/>
          </w:rPrChange>
        </w:rPr>
        <w:t xml:space="preserve">. The backend </w:t>
      </w:r>
      <w:r w:rsidR="002828C1" w:rsidRPr="0043160A">
        <w:rPr>
          <w:color w:val="000000"/>
          <w:rPrChange w:id="943" w:author="Saurav Kumar" w:date="2023-10-12T12:01:00Z">
            <w:rPr/>
          </w:rPrChange>
        </w:rPr>
        <w:t xml:space="preserve">was </w:t>
      </w:r>
      <w:r w:rsidR="0057366A" w:rsidRPr="0043160A">
        <w:rPr>
          <w:color w:val="000000"/>
          <w:rPrChange w:id="944" w:author="Saurav Kumar" w:date="2023-10-12T12:01:00Z">
            <w:rPr/>
          </w:rPrChange>
        </w:rPr>
        <w:t>developed with a Flask micro server in Python.</w:t>
      </w:r>
      <w:r w:rsidR="00A20C85" w:rsidRPr="0043160A">
        <w:rPr>
          <w:color w:val="000000"/>
          <w:rPrChange w:id="945" w:author="Saurav Kumar" w:date="2023-10-12T12:01:00Z">
            <w:rPr/>
          </w:rPrChange>
        </w:rPr>
        <w:t xml:space="preserve"> </w:t>
      </w:r>
    </w:p>
    <w:p w14:paraId="37200733" w14:textId="0C87187A" w:rsidR="001A129E" w:rsidRPr="0043160A" w:rsidRDefault="00DF5330" w:rsidP="000D0F27">
      <w:pPr>
        <w:pStyle w:val="Heading2"/>
        <w:rPr>
          <w:b w:val="0"/>
          <w:color w:val="000000"/>
          <w:rPrChange w:id="946" w:author="Saurav Kumar" w:date="2023-10-12T12:01:00Z">
            <w:rPr/>
          </w:rPrChange>
        </w:rPr>
      </w:pPr>
      <w:r w:rsidRPr="0043160A">
        <w:rPr>
          <w:b w:val="0"/>
          <w:color w:val="000000"/>
          <w:rPrChange w:id="947" w:author="Saurav Kumar" w:date="2023-10-12T12:01:00Z">
            <w:rPr/>
          </w:rPrChange>
        </w:rPr>
        <w:t>Result and Discussion</w:t>
      </w:r>
    </w:p>
    <w:p w14:paraId="4CCC4E7D" w14:textId="394809E0" w:rsidR="001A129E" w:rsidRPr="0043160A" w:rsidRDefault="005112A7" w:rsidP="001A129E">
      <w:pPr>
        <w:pStyle w:val="Heading3"/>
        <w:rPr>
          <w:b w:val="0"/>
          <w:color w:val="000000"/>
          <w:rPrChange w:id="948" w:author="Saurav Kumar" w:date="2023-10-12T12:01:00Z">
            <w:rPr/>
          </w:rPrChange>
        </w:rPr>
      </w:pPr>
      <w:r w:rsidRPr="0043160A">
        <w:rPr>
          <w:b w:val="0"/>
          <w:color w:val="000000"/>
          <w:rPrChange w:id="949" w:author="Saurav Kumar" w:date="2023-10-12T12:01:00Z">
            <w:rPr/>
          </w:rPrChange>
        </w:rPr>
        <w:t>Adopting AOP-wiki XML as a Graph database</w:t>
      </w:r>
    </w:p>
    <w:p w14:paraId="01715A04" w14:textId="4F42C598" w:rsidR="004371CD" w:rsidRPr="0043160A" w:rsidRDefault="005474A2" w:rsidP="00CA665F">
      <w:pPr>
        <w:jc w:val="both"/>
        <w:rPr>
          <w:color w:val="000000"/>
          <w:rPrChange w:id="950" w:author="Saurav Kumar" w:date="2023-10-12T12:01:00Z">
            <w:rPr/>
          </w:rPrChange>
        </w:rPr>
      </w:pPr>
      <w:r w:rsidRPr="0043160A">
        <w:rPr>
          <w:color w:val="000000"/>
          <w:rPrChange w:id="951" w:author="Saurav Kumar" w:date="2023-10-12T12:01:00Z">
            <w:rPr/>
          </w:rPrChange>
        </w:rPr>
        <w:t xml:space="preserve">This work </w:t>
      </w:r>
      <w:r w:rsidR="00A74412" w:rsidRPr="0043160A">
        <w:rPr>
          <w:color w:val="000000"/>
          <w:rPrChange w:id="952" w:author="Saurav Kumar" w:date="2023-10-12T12:01:00Z">
            <w:rPr/>
          </w:rPrChange>
        </w:rPr>
        <w:t>adapts</w:t>
      </w:r>
      <w:r w:rsidRPr="0043160A">
        <w:rPr>
          <w:color w:val="000000"/>
          <w:rPrChange w:id="953" w:author="Saurav Kumar" w:date="2023-10-12T12:01:00Z">
            <w:rPr/>
          </w:rPrChange>
        </w:rPr>
        <w:t xml:space="preserve"> </w:t>
      </w:r>
      <w:r w:rsidR="0030671D" w:rsidRPr="0043160A">
        <w:rPr>
          <w:color w:val="000000"/>
          <w:rPrChange w:id="954" w:author="Saurav Kumar" w:date="2023-10-12T12:01:00Z">
            <w:rPr/>
          </w:rPrChange>
        </w:rPr>
        <w:t xml:space="preserve">AOP-Wiki XML information into </w:t>
      </w:r>
      <w:proofErr w:type="gramStart"/>
      <w:r w:rsidR="0030671D" w:rsidRPr="0043160A">
        <w:rPr>
          <w:color w:val="000000"/>
          <w:rPrChange w:id="955" w:author="Saurav Kumar" w:date="2023-10-12T12:01:00Z">
            <w:rPr/>
          </w:rPrChange>
        </w:rPr>
        <w:t>a</w:t>
      </w:r>
      <w:proofErr w:type="gramEnd"/>
      <w:ins w:id="956" w:author="Saurav Kumar" w:date="2023-10-04T12:36:00Z">
        <w:r w:rsidR="00E54948" w:rsidRPr="0043160A">
          <w:rPr>
            <w:color w:val="000000"/>
            <w:rPrChange w:id="957" w:author="Saurav Kumar" w:date="2023-10-12T12:01:00Z">
              <w:rPr/>
            </w:rPrChange>
          </w:rPr>
          <w:t xml:space="preserve"> L</w:t>
        </w:r>
      </w:ins>
      <w:ins w:id="958" w:author="Saurav Kumar" w:date="2023-10-04T12:37:00Z">
        <w:r w:rsidR="00E54948" w:rsidRPr="0043160A">
          <w:rPr>
            <w:color w:val="000000"/>
            <w:rPrChange w:id="959" w:author="Saurav Kumar" w:date="2023-10-12T12:01:00Z">
              <w:rPr/>
            </w:rPrChange>
          </w:rPr>
          <w:t>PG</w:t>
        </w:r>
      </w:ins>
      <w:r w:rsidR="0030671D" w:rsidRPr="0043160A">
        <w:rPr>
          <w:color w:val="000000"/>
          <w:rPrChange w:id="960" w:author="Saurav Kumar" w:date="2023-10-12T12:01:00Z">
            <w:rPr/>
          </w:rPrChange>
        </w:rPr>
        <w:t xml:space="preserve"> </w:t>
      </w:r>
      <w:del w:id="961" w:author="Saurav Kumar" w:date="2023-10-04T12:37:00Z">
        <w:r w:rsidRPr="0043160A" w:rsidDel="00E54948">
          <w:rPr>
            <w:color w:val="000000"/>
            <w:rPrChange w:id="962" w:author="Saurav Kumar" w:date="2023-10-12T12:01:00Z">
              <w:rPr/>
            </w:rPrChange>
          </w:rPr>
          <w:delText xml:space="preserve">graph </w:delText>
        </w:r>
      </w:del>
      <w:r w:rsidRPr="0043160A">
        <w:rPr>
          <w:color w:val="000000"/>
          <w:rPrChange w:id="963" w:author="Saurav Kumar" w:date="2023-10-12T12:01:00Z">
            <w:rPr/>
          </w:rPrChange>
        </w:rPr>
        <w:t>data structure</w:t>
      </w:r>
      <w:r w:rsidR="0030671D" w:rsidRPr="0043160A">
        <w:rPr>
          <w:color w:val="000000"/>
          <w:rPrChange w:id="964" w:author="Saurav Kumar" w:date="2023-10-12T12:01:00Z">
            <w:rPr/>
          </w:rPrChange>
        </w:rPr>
        <w:t xml:space="preserve">. </w:t>
      </w:r>
      <w:r w:rsidR="00166E0F" w:rsidRPr="0043160A">
        <w:rPr>
          <w:color w:val="000000"/>
          <w:rPrChange w:id="965" w:author="Saurav Kumar" w:date="2023-10-12T12:01:00Z">
            <w:rPr/>
          </w:rPrChange>
        </w:rPr>
        <w:t xml:space="preserve"> Transforming XML data to </w:t>
      </w:r>
      <w:r w:rsidR="00CD249A" w:rsidRPr="0043160A">
        <w:rPr>
          <w:color w:val="000000"/>
          <w:rPrChange w:id="966" w:author="Saurav Kumar" w:date="2023-10-12T12:01:00Z">
            <w:rPr/>
          </w:rPrChange>
        </w:rPr>
        <w:t>graphs</w:t>
      </w:r>
      <w:r w:rsidR="0030671D" w:rsidRPr="0043160A">
        <w:rPr>
          <w:color w:val="000000"/>
          <w:rPrChange w:id="967" w:author="Saurav Kumar" w:date="2023-10-12T12:01:00Z">
            <w:rPr/>
          </w:rPrChange>
        </w:rPr>
        <w:t xml:space="preserve"> </w:t>
      </w:r>
      <w:r w:rsidR="00CD249A" w:rsidRPr="0043160A">
        <w:rPr>
          <w:color w:val="000000"/>
          <w:rPrChange w:id="968" w:author="Saurav Kumar" w:date="2023-10-12T12:01:00Z">
            <w:rPr/>
          </w:rPrChange>
        </w:rPr>
        <w:t>enables</w:t>
      </w:r>
      <w:r w:rsidR="0030671D" w:rsidRPr="0043160A">
        <w:rPr>
          <w:color w:val="000000"/>
          <w:rPrChange w:id="969" w:author="Saurav Kumar" w:date="2023-10-12T12:01:00Z">
            <w:rPr/>
          </w:rPrChange>
        </w:rPr>
        <w:t xml:space="preserve"> the researchers to query AOPs in their more natural way. </w:t>
      </w:r>
      <w:r w:rsidR="00761C75" w:rsidRPr="0043160A">
        <w:rPr>
          <w:color w:val="000000"/>
          <w:rPrChange w:id="970" w:author="Saurav Kumar" w:date="2023-10-12T12:01:00Z">
            <w:rPr/>
          </w:rPrChange>
        </w:rPr>
        <w:t xml:space="preserve">Along with this </w:t>
      </w:r>
      <w:r w:rsidR="0030671D" w:rsidRPr="0043160A">
        <w:rPr>
          <w:color w:val="000000"/>
          <w:rPrChange w:id="971" w:author="Saurav Kumar" w:date="2023-10-12T12:01:00Z">
            <w:rPr/>
          </w:rPrChange>
        </w:rPr>
        <w:t xml:space="preserve">AOP wiki </w:t>
      </w:r>
      <w:r w:rsidR="00761C75" w:rsidRPr="0043160A">
        <w:rPr>
          <w:color w:val="000000"/>
          <w:rPrChange w:id="972" w:author="Saurav Kumar" w:date="2023-10-12T12:01:00Z">
            <w:rPr/>
          </w:rPrChange>
        </w:rPr>
        <w:t xml:space="preserve">information </w:t>
      </w:r>
      <w:r w:rsidR="00CB281C" w:rsidRPr="0043160A">
        <w:rPr>
          <w:color w:val="000000"/>
          <w:rPrChange w:id="973" w:author="Saurav Kumar" w:date="2023-10-12T12:01:00Z">
            <w:rPr/>
          </w:rPrChange>
        </w:rPr>
        <w:t>has been</w:t>
      </w:r>
      <w:r w:rsidR="0030671D" w:rsidRPr="0043160A">
        <w:rPr>
          <w:color w:val="000000"/>
          <w:rPrChange w:id="974" w:author="Saurav Kumar" w:date="2023-10-12T12:01:00Z">
            <w:rPr/>
          </w:rPrChange>
        </w:rPr>
        <w:t xml:space="preserve"> further enriched with information about genes/proteins, chemicals</w:t>
      </w:r>
      <w:r w:rsidR="0006538F" w:rsidRPr="0043160A">
        <w:rPr>
          <w:color w:val="000000"/>
          <w:rPrChange w:id="975" w:author="Saurav Kumar" w:date="2023-10-12T12:01:00Z">
            <w:rPr/>
          </w:rPrChange>
        </w:rPr>
        <w:t>,</w:t>
      </w:r>
      <w:r w:rsidR="0030671D" w:rsidRPr="0043160A">
        <w:rPr>
          <w:color w:val="000000"/>
          <w:rPrChange w:id="976" w:author="Saurav Kumar" w:date="2023-10-12T12:01:00Z">
            <w:rPr/>
          </w:rPrChange>
        </w:rPr>
        <w:t xml:space="preserve"> and diseases mentioned in each AOP</w:t>
      </w:r>
      <w:r w:rsidR="00E83E68" w:rsidRPr="0043160A">
        <w:rPr>
          <w:color w:val="000000"/>
          <w:rPrChange w:id="977" w:author="Saurav Kumar" w:date="2023-10-12T12:01:00Z">
            <w:rPr/>
          </w:rPrChange>
        </w:rPr>
        <w:t xml:space="preserve"> using Named Entity Recognition. A total of unique 1138 biological entities have been identified, and out of that 439 were gene/protein, 378 chemicals</w:t>
      </w:r>
      <w:r w:rsidR="0006538F" w:rsidRPr="0043160A">
        <w:rPr>
          <w:color w:val="000000"/>
          <w:rPrChange w:id="978" w:author="Saurav Kumar" w:date="2023-10-12T12:01:00Z">
            <w:rPr/>
          </w:rPrChange>
        </w:rPr>
        <w:t>,</w:t>
      </w:r>
      <w:r w:rsidR="00E83E68" w:rsidRPr="0043160A">
        <w:rPr>
          <w:color w:val="000000"/>
          <w:rPrChange w:id="979" w:author="Saurav Kumar" w:date="2023-10-12T12:01:00Z">
            <w:rPr/>
          </w:rPrChange>
        </w:rPr>
        <w:t xml:space="preserve"> and 321 diseases. Each of the entities was attached to their respective ontology such as CHE</w:t>
      </w:r>
      <w:r w:rsidR="00761C75" w:rsidRPr="0043160A">
        <w:rPr>
          <w:color w:val="000000"/>
          <w:rPrChange w:id="980" w:author="Saurav Kumar" w:date="2023-10-12T12:01:00Z">
            <w:rPr/>
          </w:rPrChange>
        </w:rPr>
        <w:t xml:space="preserve">BI is associated with chemicals, MIM is related to disease, </w:t>
      </w:r>
      <w:proofErr w:type="spellStart"/>
      <w:r w:rsidR="00761C75" w:rsidRPr="0043160A">
        <w:rPr>
          <w:color w:val="000000"/>
          <w:rPrChange w:id="981" w:author="Saurav Kumar" w:date="2023-10-12T12:01:00Z">
            <w:rPr/>
          </w:rPrChange>
        </w:rPr>
        <w:t>NCBIGene</w:t>
      </w:r>
      <w:proofErr w:type="spellEnd"/>
      <w:r w:rsidR="00761C75" w:rsidRPr="0043160A">
        <w:rPr>
          <w:color w:val="000000"/>
          <w:rPrChange w:id="982" w:author="Saurav Kumar" w:date="2023-10-12T12:01:00Z">
            <w:rPr/>
          </w:rPrChange>
        </w:rPr>
        <w:t xml:space="preserve"> for genes</w:t>
      </w:r>
      <w:r w:rsidR="0006538F" w:rsidRPr="0043160A">
        <w:rPr>
          <w:color w:val="000000"/>
          <w:rPrChange w:id="983" w:author="Saurav Kumar" w:date="2023-10-12T12:01:00Z">
            <w:rPr/>
          </w:rPrChange>
        </w:rPr>
        <w:t>,</w:t>
      </w:r>
      <w:r w:rsidR="00761C75" w:rsidRPr="0043160A">
        <w:rPr>
          <w:color w:val="000000"/>
          <w:rPrChange w:id="984" w:author="Saurav Kumar" w:date="2023-10-12T12:01:00Z">
            <w:rPr/>
          </w:rPrChange>
        </w:rPr>
        <w:t xml:space="preserve"> and MESH is a general purpose which covers multiple domains</w:t>
      </w:r>
      <w:r w:rsidR="004371CD" w:rsidRPr="0043160A">
        <w:rPr>
          <w:color w:val="000000"/>
          <w:rPrChange w:id="985" w:author="Saurav Kumar" w:date="2023-10-12T12:01:00Z">
            <w:rPr/>
          </w:rPrChange>
        </w:rPr>
        <w:t>.</w:t>
      </w:r>
      <w:r w:rsidR="005B5029" w:rsidRPr="0043160A">
        <w:rPr>
          <w:color w:val="000000"/>
          <w:rPrChange w:id="986" w:author="Saurav Kumar" w:date="2023-10-12T12:01:00Z">
            <w:rPr/>
          </w:rPrChange>
        </w:rPr>
        <w:t xml:space="preserve"> With </w:t>
      </w:r>
      <w:r w:rsidR="00166E0F" w:rsidRPr="0043160A">
        <w:rPr>
          <w:color w:val="000000"/>
          <w:rPrChange w:id="987" w:author="Saurav Kumar" w:date="2023-10-12T12:01:00Z">
            <w:rPr/>
          </w:rPrChange>
        </w:rPr>
        <w:t xml:space="preserve">ontology </w:t>
      </w:r>
      <w:r w:rsidR="005B5029" w:rsidRPr="0043160A">
        <w:rPr>
          <w:color w:val="000000"/>
          <w:rPrChange w:id="988" w:author="Saurav Kumar" w:date="2023-10-12T12:01:00Z">
            <w:rPr/>
          </w:rPrChange>
        </w:rPr>
        <w:t>association</w:t>
      </w:r>
      <w:r w:rsidR="00CD249A" w:rsidRPr="0043160A">
        <w:rPr>
          <w:color w:val="000000"/>
          <w:rPrChange w:id="989" w:author="Saurav Kumar" w:date="2023-10-12T12:01:00Z">
            <w:rPr/>
          </w:rPrChange>
        </w:rPr>
        <w:t>,</w:t>
      </w:r>
      <w:r w:rsidR="005B5029" w:rsidRPr="0043160A">
        <w:rPr>
          <w:color w:val="000000"/>
          <w:rPrChange w:id="990" w:author="Saurav Kumar" w:date="2023-10-12T12:01:00Z">
            <w:rPr/>
          </w:rPrChange>
        </w:rPr>
        <w:t xml:space="preserve"> the problem of duplication of the same entity with </w:t>
      </w:r>
      <w:r w:rsidR="00CD249A" w:rsidRPr="0043160A">
        <w:rPr>
          <w:color w:val="000000"/>
          <w:rPrChange w:id="991" w:author="Saurav Kumar" w:date="2023-10-12T12:01:00Z">
            <w:rPr/>
          </w:rPrChange>
        </w:rPr>
        <w:t xml:space="preserve">a </w:t>
      </w:r>
      <w:r w:rsidR="00166E0F" w:rsidRPr="0043160A">
        <w:rPr>
          <w:color w:val="000000"/>
          <w:rPrChange w:id="992" w:author="Saurav Kumar" w:date="2023-10-12T12:01:00Z">
            <w:rPr/>
          </w:rPrChange>
        </w:rPr>
        <w:t xml:space="preserve">synonym </w:t>
      </w:r>
      <w:r w:rsidR="005B5029" w:rsidRPr="0043160A">
        <w:rPr>
          <w:color w:val="000000"/>
          <w:rPrChange w:id="993" w:author="Saurav Kumar" w:date="2023-10-12T12:01:00Z">
            <w:rPr/>
          </w:rPrChange>
        </w:rPr>
        <w:t xml:space="preserve">has been resolved. </w:t>
      </w:r>
      <w:r w:rsidR="00761C75" w:rsidRPr="0043160A">
        <w:rPr>
          <w:color w:val="000000"/>
          <w:rPrChange w:id="994" w:author="Saurav Kumar" w:date="2023-10-12T12:01:00Z">
            <w:rPr/>
          </w:rPrChange>
        </w:rPr>
        <w:t>The enrichment allows users to search AOPs with the</w:t>
      </w:r>
      <w:r w:rsidR="00166E0F" w:rsidRPr="0043160A">
        <w:rPr>
          <w:color w:val="000000"/>
          <w:rPrChange w:id="995" w:author="Saurav Kumar" w:date="2023-10-12T12:01:00Z">
            <w:rPr/>
          </w:rPrChange>
        </w:rPr>
        <w:t xml:space="preserve"> very fundamental information of their work such as</w:t>
      </w:r>
      <w:r w:rsidR="00761C75" w:rsidRPr="0043160A">
        <w:rPr>
          <w:color w:val="000000"/>
          <w:rPrChange w:id="996" w:author="Saurav Kumar" w:date="2023-10-12T12:01:00Z">
            <w:rPr/>
          </w:rPrChange>
        </w:rPr>
        <w:t xml:space="preserve"> </w:t>
      </w:r>
      <w:r w:rsidR="005B5029" w:rsidRPr="0043160A">
        <w:rPr>
          <w:color w:val="000000"/>
          <w:rPrChange w:id="997" w:author="Saurav Kumar" w:date="2023-10-12T12:01:00Z">
            <w:rPr/>
          </w:rPrChange>
        </w:rPr>
        <w:t>genes</w:t>
      </w:r>
      <w:r w:rsidR="00761C75" w:rsidRPr="0043160A">
        <w:rPr>
          <w:color w:val="000000"/>
          <w:rPrChange w:id="998" w:author="Saurav Kumar" w:date="2023-10-12T12:01:00Z">
            <w:rPr/>
          </w:rPrChange>
        </w:rPr>
        <w:t xml:space="preserve"> or chemicals associated with </w:t>
      </w:r>
      <w:r w:rsidR="004371CD" w:rsidRPr="0043160A">
        <w:rPr>
          <w:color w:val="000000"/>
          <w:rPrChange w:id="999" w:author="Saurav Kumar" w:date="2023-10-12T12:01:00Z">
            <w:rPr/>
          </w:rPrChange>
        </w:rPr>
        <w:t>them</w:t>
      </w:r>
      <w:r w:rsidR="00761C75" w:rsidRPr="0043160A">
        <w:rPr>
          <w:color w:val="000000"/>
          <w:rPrChange w:id="1000" w:author="Saurav Kumar" w:date="2023-10-12T12:01:00Z">
            <w:rPr/>
          </w:rPrChange>
        </w:rPr>
        <w:t xml:space="preserve"> and gives more flexibility to information retrieval.</w:t>
      </w:r>
      <w:r w:rsidR="004371CD" w:rsidRPr="0043160A">
        <w:rPr>
          <w:color w:val="000000"/>
          <w:rPrChange w:id="1001" w:author="Saurav Kumar" w:date="2023-10-12T12:01:00Z">
            <w:rPr/>
          </w:rPrChange>
        </w:rPr>
        <w:t xml:space="preserve"> The enriched information is available as supplementary information.</w:t>
      </w:r>
      <w:r w:rsidR="00800BD5" w:rsidRPr="0043160A">
        <w:rPr>
          <w:color w:val="000000"/>
          <w:rPrChange w:id="1002" w:author="Saurav Kumar" w:date="2023-10-12T12:01:00Z">
            <w:rPr/>
          </w:rPrChange>
        </w:rPr>
        <w:t xml:space="preserve"> </w:t>
      </w:r>
      <w:r w:rsidR="005B5029" w:rsidRPr="0043160A">
        <w:rPr>
          <w:color w:val="000000"/>
          <w:rPrChange w:id="1003" w:author="Saurav Kumar" w:date="2023-10-12T12:01:00Z">
            <w:rPr/>
          </w:rPrChange>
        </w:rPr>
        <w:t>To make the AOP</w:t>
      </w:r>
      <w:r w:rsidR="00A44114" w:rsidRPr="0043160A">
        <w:rPr>
          <w:color w:val="000000"/>
          <w:rPrChange w:id="1004" w:author="Saurav Kumar" w:date="2023-10-12T12:01:00Z">
            <w:rPr/>
          </w:rPrChange>
        </w:rPr>
        <w:t xml:space="preserve"> graph data free of redundant information and </w:t>
      </w:r>
      <w:proofErr w:type="gramStart"/>
      <w:r w:rsidR="00A44114" w:rsidRPr="0043160A">
        <w:rPr>
          <w:color w:val="000000"/>
          <w:rPrChange w:id="1005" w:author="Saurav Kumar" w:date="2023-10-12T12:01:00Z">
            <w:rPr/>
          </w:rPrChange>
        </w:rPr>
        <w:t>more FAIR</w:t>
      </w:r>
      <w:proofErr w:type="gramEnd"/>
      <w:r w:rsidR="00A44114" w:rsidRPr="0043160A">
        <w:rPr>
          <w:color w:val="000000"/>
          <w:rPrChange w:id="1006" w:author="Saurav Kumar" w:date="2023-10-12T12:01:00Z">
            <w:rPr/>
          </w:rPrChange>
        </w:rPr>
        <w:t xml:space="preserve">, information such as life stages and </w:t>
      </w:r>
      <w:del w:id="1007" w:author="Saurav Kumar" w:date="2023-10-04T12:36:00Z">
        <w:r w:rsidR="00A44114" w:rsidRPr="0043160A" w:rsidDel="00E54948">
          <w:rPr>
            <w:color w:val="000000"/>
            <w:rPrChange w:id="1008" w:author="Saurav Kumar" w:date="2023-10-12T12:01:00Z">
              <w:rPr>
                <w:color w:val="FF0000"/>
              </w:rPr>
            </w:rPrChange>
          </w:rPr>
          <w:delText>taxonomy</w:delText>
        </w:r>
        <w:r w:rsidR="00A44114" w:rsidRPr="0043160A" w:rsidDel="00E54948">
          <w:rPr>
            <w:color w:val="000000"/>
            <w:rPrChange w:id="1009" w:author="Saurav Kumar" w:date="2023-10-12T12:01:00Z">
              <w:rPr/>
            </w:rPrChange>
          </w:rPr>
          <w:delText xml:space="preserve"> </w:delText>
        </w:r>
      </w:del>
      <w:ins w:id="1010" w:author="Saurav Kumar" w:date="2023-10-04T12:36:00Z">
        <w:r w:rsidR="00E54948" w:rsidRPr="0043160A">
          <w:rPr>
            <w:color w:val="000000"/>
            <w:rPrChange w:id="1011" w:author="Saurav Kumar" w:date="2023-10-12T12:01:00Z">
              <w:rPr>
                <w:color w:val="FF0000"/>
              </w:rPr>
            </w:rPrChange>
          </w:rPr>
          <w:t>sex</w:t>
        </w:r>
        <w:r w:rsidR="00E54948" w:rsidRPr="0043160A">
          <w:rPr>
            <w:color w:val="000000"/>
            <w:rPrChange w:id="1012" w:author="Saurav Kumar" w:date="2023-10-12T12:01:00Z">
              <w:rPr/>
            </w:rPrChange>
          </w:rPr>
          <w:t xml:space="preserve"> </w:t>
        </w:r>
      </w:ins>
      <w:r w:rsidR="00A44114" w:rsidRPr="0043160A">
        <w:rPr>
          <w:color w:val="000000"/>
          <w:rPrChange w:id="1013" w:author="Saurav Kumar" w:date="2023-10-12T12:01:00Z">
            <w:rPr/>
          </w:rPrChange>
        </w:rPr>
        <w:t xml:space="preserve">has been filtered and attached to its consistent identifier. </w:t>
      </w:r>
      <w:r w:rsidR="00892EF9" w:rsidRPr="0043160A">
        <w:rPr>
          <w:color w:val="000000"/>
          <w:rPrChange w:id="1014" w:author="Saurav Kumar" w:date="2023-10-12T12:01:00Z">
            <w:rPr/>
          </w:rPrChange>
        </w:rPr>
        <w:t xml:space="preserve">Out of the 23 identified life stages, redundant ones like "Adults" and "Adult," as well as "Foetal" and "Fetal," </w:t>
      </w:r>
      <w:r w:rsidR="00800BD5" w:rsidRPr="0043160A">
        <w:rPr>
          <w:color w:val="000000"/>
          <w:rPrChange w:id="1015" w:author="Saurav Kumar" w:date="2023-10-12T12:01:00Z">
            <w:rPr/>
          </w:rPrChange>
        </w:rPr>
        <w:t>have</w:t>
      </w:r>
      <w:r w:rsidR="00892EF9" w:rsidRPr="0043160A">
        <w:rPr>
          <w:color w:val="000000"/>
          <w:rPrChange w:id="1016" w:author="Saurav Kumar" w:date="2023-10-12T12:01:00Z">
            <w:rPr/>
          </w:rPrChange>
        </w:rPr>
        <w:t xml:space="preserve"> been filtered and attached to their permanent identifier. Similarly, lots of other terms </w:t>
      </w:r>
      <w:r w:rsidR="00800BD5" w:rsidRPr="0043160A">
        <w:rPr>
          <w:color w:val="000000"/>
          <w:rPrChange w:id="1017" w:author="Saurav Kumar" w:date="2023-10-12T12:01:00Z">
            <w:rPr/>
          </w:rPrChange>
        </w:rPr>
        <w:t>like “Adult, reproductively mature”, “1 to &lt; 3 months” and many more were carefully assigned with specific ontology and definition.</w:t>
      </w:r>
      <w:r w:rsidR="003C50AA" w:rsidRPr="0043160A">
        <w:rPr>
          <w:color w:val="000000"/>
          <w:rPrChange w:id="1018" w:author="Saurav Kumar" w:date="2023-10-12T12:01:00Z">
            <w:rPr/>
          </w:rPrChange>
        </w:rPr>
        <w:t xml:space="preserve"> Terms with unspecified ontology were</w:t>
      </w:r>
      <w:r w:rsidR="009E1C64" w:rsidRPr="0043160A">
        <w:rPr>
          <w:color w:val="000000"/>
          <w:rPrChange w:id="1019" w:author="Saurav Kumar" w:date="2023-10-12T12:01:00Z">
            <w:rPr/>
          </w:rPrChange>
        </w:rPr>
        <w:t xml:space="preserve"> not changed.</w:t>
      </w:r>
      <w:r w:rsidR="003C50AA" w:rsidRPr="0043160A">
        <w:rPr>
          <w:color w:val="000000"/>
          <w:rPrChange w:id="1020" w:author="Saurav Kumar" w:date="2023-10-12T12:01:00Z">
            <w:rPr/>
          </w:rPrChange>
        </w:rPr>
        <w:t xml:space="preserve"> </w:t>
      </w:r>
      <w:r w:rsidR="008375D2" w:rsidRPr="0043160A">
        <w:rPr>
          <w:color w:val="000000"/>
          <w:rPrChange w:id="1021" w:author="Saurav Kumar" w:date="2023-10-12T12:01:00Z">
            <w:rPr/>
          </w:rPrChange>
        </w:rPr>
        <w:t xml:space="preserve"> </w:t>
      </w:r>
      <w:proofErr w:type="spellStart"/>
      <w:r w:rsidR="00800BD5" w:rsidRPr="0043160A">
        <w:rPr>
          <w:color w:val="000000"/>
          <w:rPrChange w:id="1022" w:author="Saurav Kumar" w:date="2023-10-12T12:01:00Z">
            <w:rPr/>
          </w:rPrChange>
        </w:rPr>
        <w:t>FAIRified</w:t>
      </w:r>
      <w:proofErr w:type="spellEnd"/>
      <w:r w:rsidR="00800BD5" w:rsidRPr="0043160A">
        <w:rPr>
          <w:color w:val="000000"/>
          <w:rPrChange w:id="1023" w:author="Saurav Kumar" w:date="2023-10-12T12:01:00Z">
            <w:rPr/>
          </w:rPrChange>
        </w:rPr>
        <w:t xml:space="preserve"> life stages are available as supplementary.</w:t>
      </w:r>
    </w:p>
    <w:p w14:paraId="46318CFE" w14:textId="5C6A42B1" w:rsidR="007049F8" w:rsidRPr="0043160A" w:rsidRDefault="00C7199E" w:rsidP="00CA665F">
      <w:pPr>
        <w:jc w:val="both"/>
        <w:rPr>
          <w:color w:val="000000"/>
          <w:rPrChange w:id="1024" w:author="Saurav Kumar" w:date="2023-10-12T12:01:00Z">
            <w:rPr/>
          </w:rPrChange>
        </w:rPr>
      </w:pPr>
      <w:r w:rsidRPr="0043160A">
        <w:rPr>
          <w:color w:val="000000"/>
          <w:rPrChange w:id="1025" w:author="Saurav Kumar" w:date="2023-10-12T12:01:00Z">
            <w:rPr/>
          </w:rPrChange>
        </w:rPr>
        <w:t>The schema</w:t>
      </w:r>
      <w:r w:rsidR="00601C1C" w:rsidRPr="0043160A">
        <w:rPr>
          <w:color w:val="000000"/>
          <w:rPrChange w:id="1026" w:author="Saurav Kumar" w:date="2023-10-12T12:01:00Z">
            <w:rPr/>
          </w:rPrChange>
        </w:rPr>
        <w:t xml:space="preserve"> of </w:t>
      </w:r>
      <w:r w:rsidRPr="0043160A">
        <w:rPr>
          <w:color w:val="000000"/>
          <w:rPrChange w:id="1027" w:author="Saurav Kumar" w:date="2023-10-12T12:01:00Z">
            <w:rPr/>
          </w:rPrChange>
        </w:rPr>
        <w:t xml:space="preserve">the </w:t>
      </w:r>
      <w:r w:rsidR="00601C1C" w:rsidRPr="0043160A">
        <w:rPr>
          <w:color w:val="000000"/>
          <w:rPrChange w:id="1028" w:author="Saurav Kumar" w:date="2023-10-12T12:01:00Z">
            <w:rPr/>
          </w:rPrChange>
        </w:rPr>
        <w:t xml:space="preserve">graph database </w:t>
      </w:r>
      <w:r w:rsidR="00CF3318" w:rsidRPr="0043160A">
        <w:rPr>
          <w:color w:val="000000"/>
          <w:rPrChange w:id="1029" w:author="Saurav Kumar" w:date="2023-10-12T12:01:00Z">
            <w:rPr/>
          </w:rPrChange>
        </w:rPr>
        <w:t>was designed to align with criteria aimed at enhancing information accessibility and inter</w:t>
      </w:r>
      <w:r w:rsidR="00DA2C59" w:rsidRPr="0043160A">
        <w:rPr>
          <w:color w:val="000000"/>
          <w:rPrChange w:id="1030" w:author="Saurav Kumar" w:date="2023-10-12T12:01:00Z">
            <w:rPr/>
          </w:rPrChange>
        </w:rPr>
        <w:t>operability, thus leading to broader applicability of the tool. Information such as life stages, sex,</w:t>
      </w:r>
      <w:r w:rsidR="00560273" w:rsidRPr="0043160A">
        <w:rPr>
          <w:color w:val="000000"/>
          <w:rPrChange w:id="1031" w:author="Saurav Kumar" w:date="2023-10-12T12:01:00Z">
            <w:rPr/>
          </w:rPrChange>
        </w:rPr>
        <w:t xml:space="preserve"> </w:t>
      </w:r>
      <w:r w:rsidR="00DA2C59" w:rsidRPr="0043160A">
        <w:rPr>
          <w:color w:val="000000"/>
          <w:rPrChange w:id="1032" w:author="Saurav Kumar" w:date="2023-10-12T12:01:00Z">
            <w:rPr/>
          </w:rPrChange>
        </w:rPr>
        <w:t>taxonomy</w:t>
      </w:r>
      <w:r w:rsidR="00560273" w:rsidRPr="0043160A">
        <w:rPr>
          <w:color w:val="000000"/>
          <w:rPrChange w:id="1033" w:author="Saurav Kumar" w:date="2023-10-12T12:01:00Z">
            <w:rPr/>
          </w:rPrChange>
        </w:rPr>
        <w:t>, gene/protein chemical</w:t>
      </w:r>
      <w:r w:rsidR="0006538F" w:rsidRPr="0043160A">
        <w:rPr>
          <w:color w:val="000000"/>
          <w:rPrChange w:id="1034" w:author="Saurav Kumar" w:date="2023-10-12T12:01:00Z">
            <w:rPr/>
          </w:rPrChange>
        </w:rPr>
        <w:t>,</w:t>
      </w:r>
      <w:r w:rsidR="00560273" w:rsidRPr="0043160A">
        <w:rPr>
          <w:color w:val="000000"/>
          <w:rPrChange w:id="1035" w:author="Saurav Kumar" w:date="2023-10-12T12:01:00Z">
            <w:rPr/>
          </w:rPrChange>
        </w:rPr>
        <w:t xml:space="preserve"> etc.</w:t>
      </w:r>
      <w:r w:rsidR="00DA2C59" w:rsidRPr="0043160A">
        <w:rPr>
          <w:color w:val="000000"/>
          <w:rPrChange w:id="1036" w:author="Saurav Kumar" w:date="2023-10-12T12:01:00Z">
            <w:rPr/>
          </w:rPrChange>
        </w:rPr>
        <w:t xml:space="preserve"> of AOPs and KE </w:t>
      </w:r>
      <w:r w:rsidR="000E32EC" w:rsidRPr="0043160A">
        <w:rPr>
          <w:color w:val="000000"/>
          <w:rPrChange w:id="1037" w:author="Saurav Kumar" w:date="2023-10-12T12:01:00Z">
            <w:rPr/>
          </w:rPrChange>
        </w:rPr>
        <w:t xml:space="preserve">often reside </w:t>
      </w:r>
      <w:r w:rsidR="00DA2C59" w:rsidRPr="0043160A">
        <w:rPr>
          <w:color w:val="000000"/>
          <w:rPrChange w:id="1038" w:author="Saurav Kumar" w:date="2023-10-12T12:01:00Z">
            <w:rPr/>
          </w:rPrChange>
        </w:rPr>
        <w:t>deep in their text</w:t>
      </w:r>
      <w:r w:rsidR="000E32EC" w:rsidRPr="0043160A">
        <w:rPr>
          <w:color w:val="000000"/>
          <w:rPrChange w:id="1039" w:author="Saurav Kumar" w:date="2023-10-12T12:01:00Z">
            <w:rPr/>
          </w:rPrChange>
        </w:rPr>
        <w:t>ual descriptions</w:t>
      </w:r>
      <w:r w:rsidR="00DA2C59" w:rsidRPr="0043160A">
        <w:rPr>
          <w:color w:val="000000"/>
          <w:rPrChange w:id="1040" w:author="Saurav Kumar" w:date="2023-10-12T12:01:00Z">
            <w:rPr/>
          </w:rPrChange>
        </w:rPr>
        <w:t xml:space="preserve">, so </w:t>
      </w:r>
      <w:r w:rsidR="000E32EC" w:rsidRPr="0043160A">
        <w:rPr>
          <w:color w:val="000000"/>
          <w:rPrChange w:id="1041" w:author="Saurav Kumar" w:date="2023-10-12T12:01:00Z">
            <w:rPr/>
          </w:rPrChange>
        </w:rPr>
        <w:t xml:space="preserve">rendering and </w:t>
      </w:r>
      <w:r w:rsidR="00DA2C59" w:rsidRPr="0043160A">
        <w:rPr>
          <w:color w:val="000000"/>
          <w:rPrChange w:id="1042" w:author="Saurav Kumar" w:date="2023-10-12T12:01:00Z">
            <w:rPr/>
          </w:rPrChange>
        </w:rPr>
        <w:t xml:space="preserve">filtering information on these criteria is </w:t>
      </w:r>
      <w:r w:rsidR="000E32EC" w:rsidRPr="0043160A">
        <w:rPr>
          <w:color w:val="000000"/>
          <w:rPrChange w:id="1043" w:author="Saurav Kumar" w:date="2023-10-12T12:01:00Z">
            <w:rPr/>
          </w:rPrChange>
        </w:rPr>
        <w:t>challenging</w:t>
      </w:r>
      <w:r w:rsidR="00560273" w:rsidRPr="0043160A">
        <w:rPr>
          <w:color w:val="000000"/>
          <w:rPrChange w:id="1044" w:author="Saurav Kumar" w:date="2023-10-12T12:01:00Z">
            <w:rPr/>
          </w:rPrChange>
        </w:rPr>
        <w:t xml:space="preserve">. </w:t>
      </w:r>
      <w:r w:rsidR="0006538F" w:rsidRPr="0043160A">
        <w:rPr>
          <w:color w:val="000000"/>
          <w:rPrChange w:id="1045" w:author="Saurav Kumar" w:date="2023-10-12T12:01:00Z">
            <w:rPr/>
          </w:rPrChange>
        </w:rPr>
        <w:t>Representing</w:t>
      </w:r>
      <w:r w:rsidR="00560273" w:rsidRPr="0043160A">
        <w:rPr>
          <w:color w:val="000000"/>
          <w:rPrChange w:id="1046" w:author="Saurav Kumar" w:date="2023-10-12T12:01:00Z">
            <w:rPr/>
          </w:rPrChange>
        </w:rPr>
        <w:t xml:space="preserve"> this information as separate nodes leads to </w:t>
      </w:r>
      <w:r w:rsidR="000E32EC" w:rsidRPr="0043160A">
        <w:rPr>
          <w:color w:val="000000"/>
          <w:rPrChange w:id="1047" w:author="Saurav Kumar" w:date="2023-10-12T12:01:00Z">
            <w:rPr/>
          </w:rPrChange>
        </w:rPr>
        <w:t>fine-level</w:t>
      </w:r>
      <w:r w:rsidR="00560273" w:rsidRPr="0043160A">
        <w:rPr>
          <w:color w:val="000000"/>
          <w:rPrChange w:id="1048" w:author="Saurav Kumar" w:date="2023-10-12T12:01:00Z">
            <w:rPr/>
          </w:rPrChange>
        </w:rPr>
        <w:t xml:space="preserve"> granularity, </w:t>
      </w:r>
      <w:r w:rsidR="000E32EC" w:rsidRPr="0043160A">
        <w:rPr>
          <w:color w:val="000000"/>
          <w:rPrChange w:id="1049" w:author="Saurav Kumar" w:date="2023-10-12T12:01:00Z">
            <w:rPr/>
          </w:rPrChange>
        </w:rPr>
        <w:t>reduced</w:t>
      </w:r>
      <w:r w:rsidR="00560273" w:rsidRPr="0043160A">
        <w:rPr>
          <w:color w:val="000000"/>
          <w:rPrChange w:id="1050" w:author="Saurav Kumar" w:date="2023-10-12T12:01:00Z">
            <w:rPr/>
          </w:rPrChange>
        </w:rPr>
        <w:t xml:space="preserve"> </w:t>
      </w:r>
      <w:r w:rsidR="000E32EC" w:rsidRPr="0043160A">
        <w:rPr>
          <w:color w:val="000000"/>
          <w:rPrChange w:id="1051" w:author="Saurav Kumar" w:date="2023-10-12T12:01:00Z">
            <w:rPr/>
          </w:rPrChange>
        </w:rPr>
        <w:t>term redundancy</w:t>
      </w:r>
      <w:r w:rsidR="0006538F" w:rsidRPr="0043160A">
        <w:rPr>
          <w:color w:val="000000"/>
          <w:rPrChange w:id="1052" w:author="Saurav Kumar" w:date="2023-10-12T12:01:00Z">
            <w:rPr/>
          </w:rPrChange>
        </w:rPr>
        <w:t>,</w:t>
      </w:r>
      <w:r w:rsidR="000E32EC" w:rsidRPr="0043160A">
        <w:rPr>
          <w:color w:val="000000"/>
          <w:rPrChange w:id="1053" w:author="Saurav Kumar" w:date="2023-10-12T12:01:00Z">
            <w:rPr/>
          </w:rPrChange>
        </w:rPr>
        <w:t xml:space="preserve"> </w:t>
      </w:r>
      <w:r w:rsidR="00560273" w:rsidRPr="0043160A">
        <w:rPr>
          <w:color w:val="000000"/>
          <w:rPrChange w:id="1054" w:author="Saurav Kumar" w:date="2023-10-12T12:01:00Z">
            <w:rPr/>
          </w:rPrChange>
        </w:rPr>
        <w:t xml:space="preserve">and wider </w:t>
      </w:r>
      <w:r w:rsidR="00560273" w:rsidRPr="0043160A">
        <w:rPr>
          <w:color w:val="000000"/>
          <w:rPrChange w:id="1055" w:author="Saurav Kumar" w:date="2023-10-12T12:01:00Z">
            <w:rPr/>
          </w:rPrChange>
        </w:rPr>
        <w:lastRenderedPageBreak/>
        <w:t xml:space="preserve">accessibility of information. </w:t>
      </w:r>
      <w:r w:rsidR="000E32EC" w:rsidRPr="0043160A">
        <w:rPr>
          <w:color w:val="000000"/>
          <w:rPrChange w:id="1056" w:author="Saurav Kumar" w:date="2023-10-12T12:01:00Z">
            <w:rPr/>
          </w:rPrChange>
        </w:rPr>
        <w:t>Additionally, representing</w:t>
      </w:r>
      <w:r w:rsidR="00560273" w:rsidRPr="0043160A">
        <w:rPr>
          <w:color w:val="000000"/>
          <w:rPrChange w:id="1057" w:author="Saurav Kumar" w:date="2023-10-12T12:01:00Z">
            <w:rPr/>
          </w:rPrChange>
        </w:rPr>
        <w:t xml:space="preserve"> </w:t>
      </w:r>
      <w:del w:id="1058" w:author="Deepika -" w:date="2023-10-05T11:18:00Z">
        <w:r w:rsidR="00560273" w:rsidRPr="0043160A" w:rsidDel="009D39DE">
          <w:rPr>
            <w:color w:val="000000"/>
            <w:rPrChange w:id="1059" w:author="Saurav Kumar" w:date="2023-10-12T12:01:00Z">
              <w:rPr/>
            </w:rPrChange>
          </w:rPr>
          <w:delText xml:space="preserve">key event </w:delText>
        </w:r>
        <w:r w:rsidR="000E32EC" w:rsidRPr="0043160A" w:rsidDel="009D39DE">
          <w:rPr>
            <w:color w:val="000000"/>
            <w:rPrChange w:id="1060" w:author="Saurav Kumar" w:date="2023-10-12T12:01:00Z">
              <w:rPr/>
            </w:rPrChange>
          </w:rPr>
          <w:delText>relationships</w:delText>
        </w:r>
      </w:del>
      <w:ins w:id="1061" w:author="Deepika -" w:date="2023-10-05T11:18:00Z">
        <w:r w:rsidR="009D39DE" w:rsidRPr="0043160A">
          <w:rPr>
            <w:color w:val="000000"/>
            <w:rPrChange w:id="1062" w:author="Saurav Kumar" w:date="2023-10-12T12:01:00Z">
              <w:rPr/>
            </w:rPrChange>
          </w:rPr>
          <w:t>KERs</w:t>
        </w:r>
      </w:ins>
      <w:r w:rsidR="00560273" w:rsidRPr="0043160A">
        <w:rPr>
          <w:color w:val="000000"/>
          <w:rPrChange w:id="1063" w:author="Saurav Kumar" w:date="2023-10-12T12:01:00Z">
            <w:rPr/>
          </w:rPrChange>
        </w:rPr>
        <w:t xml:space="preserve"> as edge</w:t>
      </w:r>
      <w:r w:rsidR="001E0E12" w:rsidRPr="0043160A">
        <w:rPr>
          <w:color w:val="000000"/>
          <w:rPrChange w:id="1064" w:author="Saurav Kumar" w:date="2023-10-12T12:01:00Z">
            <w:rPr/>
          </w:rPrChange>
        </w:rPr>
        <w:t xml:space="preserve"> property</w:t>
      </w:r>
      <w:r w:rsidR="00560273" w:rsidRPr="0043160A">
        <w:rPr>
          <w:color w:val="000000"/>
          <w:rPrChange w:id="1065" w:author="Saurav Kumar" w:date="2023-10-12T12:01:00Z">
            <w:rPr/>
          </w:rPrChange>
        </w:rPr>
        <w:t xml:space="preserve"> limits the accessibility and interconnectivity </w:t>
      </w:r>
      <w:r w:rsidR="000E32EC" w:rsidRPr="0043160A">
        <w:rPr>
          <w:color w:val="000000"/>
          <w:rPrChange w:id="1066" w:author="Saurav Kumar" w:date="2023-10-12T12:01:00Z">
            <w:rPr/>
          </w:rPrChange>
        </w:rPr>
        <w:t>with other vital details such as sex, life stages</w:t>
      </w:r>
      <w:r w:rsidR="0006538F" w:rsidRPr="0043160A">
        <w:rPr>
          <w:color w:val="000000"/>
          <w:rPrChange w:id="1067" w:author="Saurav Kumar" w:date="2023-10-12T12:01:00Z">
            <w:rPr/>
          </w:rPrChange>
        </w:rPr>
        <w:t>,</w:t>
      </w:r>
      <w:r w:rsidR="000E32EC" w:rsidRPr="0043160A">
        <w:rPr>
          <w:color w:val="000000"/>
          <w:rPrChange w:id="1068" w:author="Saurav Kumar" w:date="2023-10-12T12:01:00Z">
            <w:rPr/>
          </w:rPrChange>
        </w:rPr>
        <w:t xml:space="preserve"> etc. To address this concern, multiple schemas were designed and</w:t>
      </w:r>
      <w:r w:rsidR="00001765" w:rsidRPr="0043160A">
        <w:rPr>
          <w:color w:val="000000"/>
          <w:rPrChange w:id="1069" w:author="Saurav Kumar" w:date="2023-10-12T12:01:00Z">
            <w:rPr/>
          </w:rPrChange>
        </w:rPr>
        <w:t xml:space="preserve"> the one which </w:t>
      </w:r>
      <w:del w:id="1070" w:author="Saurav Kumar" w:date="2023-10-04T12:38:00Z">
        <w:r w:rsidR="00001765" w:rsidRPr="0043160A" w:rsidDel="00F27C00">
          <w:rPr>
            <w:color w:val="000000"/>
            <w:rPrChange w:id="1071" w:author="Saurav Kumar" w:date="2023-10-12T12:01:00Z">
              <w:rPr/>
            </w:rPrChange>
          </w:rPr>
          <w:delText xml:space="preserve">meet </w:delText>
        </w:r>
      </w:del>
      <w:ins w:id="1072" w:author="Saurav Kumar" w:date="2023-10-04T12:38:00Z">
        <w:r w:rsidR="00F27C00" w:rsidRPr="0043160A">
          <w:rPr>
            <w:color w:val="000000"/>
            <w:rPrChange w:id="1073" w:author="Saurav Kumar" w:date="2023-10-12T12:01:00Z">
              <w:rPr/>
            </w:rPrChange>
          </w:rPr>
          <w:t xml:space="preserve"> </w:t>
        </w:r>
      </w:ins>
      <w:r w:rsidR="00001765" w:rsidRPr="0043160A">
        <w:rPr>
          <w:color w:val="000000"/>
          <w:rPrChange w:id="1074" w:author="Saurav Kumar" w:date="2023-10-12T12:01:00Z">
            <w:rPr/>
          </w:rPrChange>
        </w:rPr>
        <w:t>the criteria was selected</w:t>
      </w:r>
      <w:r w:rsidR="008420AF" w:rsidRPr="0043160A">
        <w:rPr>
          <w:color w:val="000000"/>
          <w:rPrChange w:id="1075" w:author="Saurav Kumar" w:date="2023-10-12T12:01:00Z">
            <w:rPr/>
          </w:rPrChange>
        </w:rPr>
        <w:t xml:space="preserve"> as shown in Figure 2.</w:t>
      </w:r>
      <w:r w:rsidR="000E32EC" w:rsidRPr="0043160A">
        <w:rPr>
          <w:color w:val="000000"/>
          <w:rPrChange w:id="1076" w:author="Saurav Kumar" w:date="2023-10-12T12:01:00Z">
            <w:rPr/>
          </w:rPrChange>
        </w:rPr>
        <w:t xml:space="preserve">, </w:t>
      </w:r>
      <w:r w:rsidR="00CB281C" w:rsidRPr="0043160A">
        <w:rPr>
          <w:color w:val="000000"/>
          <w:rPrChange w:id="1077" w:author="Saurav Kumar" w:date="2023-10-12T12:01:00Z">
            <w:rPr/>
          </w:rPrChange>
        </w:rPr>
        <w:t>the</w:t>
      </w:r>
      <w:r w:rsidR="000E32EC" w:rsidRPr="0043160A">
        <w:rPr>
          <w:color w:val="000000"/>
          <w:rPrChange w:id="1078" w:author="Saurav Kumar" w:date="2023-10-12T12:01:00Z">
            <w:rPr/>
          </w:rPrChange>
        </w:rPr>
        <w:t xml:space="preserve"> network visuals </w:t>
      </w:r>
      <w:r w:rsidR="00001765" w:rsidRPr="0043160A">
        <w:rPr>
          <w:color w:val="000000"/>
          <w:rPrChange w:id="1079" w:author="Saurav Kumar" w:date="2023-10-12T12:01:00Z">
            <w:rPr/>
          </w:rPrChange>
        </w:rPr>
        <w:t xml:space="preserve">of all </w:t>
      </w:r>
      <w:r w:rsidR="008420AF" w:rsidRPr="0043160A">
        <w:rPr>
          <w:color w:val="000000"/>
          <w:rPrChange w:id="1080" w:author="Saurav Kumar" w:date="2023-10-12T12:01:00Z">
            <w:rPr/>
          </w:rPrChange>
        </w:rPr>
        <w:t>other test</w:t>
      </w:r>
      <w:ins w:id="1081" w:author="Saurav Kumar" w:date="2023-10-04T12:38:00Z">
        <w:r w:rsidR="004031C3" w:rsidRPr="0043160A">
          <w:rPr>
            <w:color w:val="000000"/>
            <w:rPrChange w:id="1082" w:author="Saurav Kumar" w:date="2023-10-12T12:01:00Z">
              <w:rPr/>
            </w:rPrChange>
          </w:rPr>
          <w:t>ed</w:t>
        </w:r>
      </w:ins>
      <w:r w:rsidR="008420AF" w:rsidRPr="0043160A">
        <w:rPr>
          <w:color w:val="000000"/>
          <w:rPrChange w:id="1083" w:author="Saurav Kumar" w:date="2023-10-12T12:01:00Z">
            <w:rPr/>
          </w:rPrChange>
        </w:rPr>
        <w:t xml:space="preserve"> </w:t>
      </w:r>
      <w:r w:rsidR="00001765" w:rsidRPr="0043160A">
        <w:rPr>
          <w:color w:val="000000"/>
          <w:rPrChange w:id="1084" w:author="Saurav Kumar" w:date="2023-10-12T12:01:00Z">
            <w:rPr/>
          </w:rPrChange>
        </w:rPr>
        <w:t xml:space="preserve">schemas </w:t>
      </w:r>
      <w:r w:rsidR="000E32EC" w:rsidRPr="0043160A">
        <w:rPr>
          <w:color w:val="000000"/>
          <w:rPrChange w:id="1085" w:author="Saurav Kumar" w:date="2023-10-12T12:01:00Z">
            <w:rPr/>
          </w:rPrChange>
        </w:rPr>
        <w:t xml:space="preserve">are present in </w:t>
      </w:r>
      <w:r w:rsidR="00001765" w:rsidRPr="0043160A">
        <w:rPr>
          <w:color w:val="000000"/>
          <w:rPrChange w:id="1086" w:author="Saurav Kumar" w:date="2023-10-12T12:01:00Z">
            <w:rPr/>
          </w:rPrChange>
        </w:rPr>
        <w:t>th</w:t>
      </w:r>
      <w:r w:rsidR="002373DB" w:rsidRPr="0043160A">
        <w:rPr>
          <w:color w:val="000000"/>
          <w:rPrChange w:id="1087" w:author="Saurav Kumar" w:date="2023-10-12T12:01:00Z">
            <w:rPr/>
          </w:rPrChange>
        </w:rPr>
        <w:t>e S-Figure 2,3.</w:t>
      </w:r>
    </w:p>
    <w:p w14:paraId="58B25931" w14:textId="659AA1AC" w:rsidR="009D21BB" w:rsidRPr="00BB7951" w:rsidRDefault="00607820">
      <w:pPr>
        <w:jc w:val="both"/>
        <w:rPr>
          <w:ins w:id="1088" w:author="Saurav Kumar" w:date="2023-10-04T12:42:00Z"/>
          <w:lang w:val="en-GB"/>
          <w:rPrChange w:id="1089" w:author="Saurav Kumar" w:date="2023-10-12T12:40:00Z">
            <w:rPr>
              <w:ins w:id="1090" w:author="Saurav Kumar" w:date="2023-10-04T12:42:00Z"/>
            </w:rPr>
          </w:rPrChange>
        </w:rPr>
        <w:pPrChange w:id="1091" w:author="Saurav Kumar" w:date="2023-10-04T13:08:00Z">
          <w:pPr/>
        </w:pPrChange>
      </w:pPr>
      <w:ins w:id="1092" w:author="Saurav Kumar" w:date="2023-10-04T12:44:00Z">
        <w:r w:rsidRPr="0043160A">
          <w:rPr>
            <w:color w:val="000000"/>
            <w:rPrChange w:id="1093" w:author="Saurav Kumar" w:date="2023-10-12T12:01:00Z">
              <w:rPr/>
            </w:rPrChange>
          </w:rPr>
          <w:t>Adapting</w:t>
        </w:r>
      </w:ins>
      <w:r w:rsidR="004A3275" w:rsidRPr="0043160A">
        <w:rPr>
          <w:rStyle w:val="CommentReference"/>
          <w:color w:val="000000"/>
          <w:rPrChange w:id="1094" w:author="Saurav Kumar" w:date="2023-10-12T12:01:00Z">
            <w:rPr>
              <w:rStyle w:val="CommentReference"/>
            </w:rPr>
          </w:rPrChange>
        </w:rPr>
        <w:annotationRef/>
      </w:r>
      <w:ins w:id="1095" w:author="Saurav Kumar" w:date="2023-10-04T12:44:00Z">
        <w:r w:rsidRPr="0043160A">
          <w:rPr>
            <w:color w:val="000000"/>
            <w:rPrChange w:id="1096" w:author="Saurav Kumar" w:date="2023-10-12T12:01:00Z">
              <w:rPr/>
            </w:rPrChange>
          </w:rPr>
          <w:t xml:space="preserve"> </w:t>
        </w:r>
      </w:ins>
      <w:ins w:id="1097" w:author="Saurav Kumar" w:date="2023-10-04T12:45:00Z">
        <w:r w:rsidR="00B543CF" w:rsidRPr="0043160A">
          <w:rPr>
            <w:color w:val="000000"/>
            <w:rPrChange w:id="1098" w:author="Saurav Kumar" w:date="2023-10-12T12:01:00Z">
              <w:rPr/>
            </w:rPrChange>
          </w:rPr>
          <w:t>graph database schema is</w:t>
        </w:r>
      </w:ins>
      <w:ins w:id="1099" w:author="Saurav Kumar" w:date="2023-10-04T13:07:00Z">
        <w:r w:rsidR="00D1737D" w:rsidRPr="0043160A">
          <w:rPr>
            <w:color w:val="000000"/>
            <w:rPrChange w:id="1100" w:author="Saurav Kumar" w:date="2023-10-12T12:01:00Z">
              <w:rPr/>
            </w:rPrChange>
          </w:rPr>
          <w:t xml:space="preserve"> particularly</w:t>
        </w:r>
      </w:ins>
      <w:ins w:id="1101" w:author="Saurav Kumar" w:date="2023-10-04T12:45:00Z">
        <w:r w:rsidR="00B543CF" w:rsidRPr="0043160A">
          <w:rPr>
            <w:color w:val="000000"/>
            <w:rPrChange w:id="1102" w:author="Saurav Kumar" w:date="2023-10-12T12:01:00Z">
              <w:rPr/>
            </w:rPrChange>
          </w:rPr>
          <w:t xml:space="preserve"> well suited for biomedical domain</w:t>
        </w:r>
      </w:ins>
      <w:ins w:id="1103" w:author="Saurav Kumar" w:date="2023-10-04T13:07:00Z">
        <w:r w:rsidR="00D1737D" w:rsidRPr="0043160A">
          <w:rPr>
            <w:color w:val="000000"/>
            <w:rPrChange w:id="1104" w:author="Saurav Kumar" w:date="2023-10-12T12:01:00Z">
              <w:rPr/>
            </w:rPrChange>
          </w:rPr>
          <w:t xml:space="preserve"> due to its</w:t>
        </w:r>
        <w:r w:rsidR="006672C3" w:rsidRPr="0043160A">
          <w:rPr>
            <w:color w:val="000000"/>
            <w:rPrChange w:id="1105" w:author="Saurav Kumar" w:date="2023-10-12T12:01:00Z">
              <w:rPr/>
            </w:rPrChange>
          </w:rPr>
          <w:t xml:space="preserve"> inherent </w:t>
        </w:r>
      </w:ins>
      <w:ins w:id="1106" w:author="Saurav Kumar" w:date="2023-10-04T12:45:00Z">
        <w:r w:rsidR="00B543CF" w:rsidRPr="0043160A">
          <w:rPr>
            <w:color w:val="000000"/>
            <w:rPrChange w:id="1107" w:author="Saurav Kumar" w:date="2023-10-12T12:01:00Z">
              <w:rPr/>
            </w:rPrChange>
          </w:rPr>
          <w:t>complex</w:t>
        </w:r>
      </w:ins>
      <w:ins w:id="1108" w:author="Saurav Kumar" w:date="2023-10-04T13:08:00Z">
        <w:r w:rsidR="006672C3" w:rsidRPr="0043160A">
          <w:rPr>
            <w:color w:val="000000"/>
            <w:rPrChange w:id="1109" w:author="Saurav Kumar" w:date="2023-10-12T12:01:00Z">
              <w:rPr/>
            </w:rPrChange>
          </w:rPr>
          <w:t xml:space="preserve">ity and numerous interconnected </w:t>
        </w:r>
      </w:ins>
      <w:ins w:id="1110" w:author="Saurav Kumar" w:date="2023-10-04T12:45:00Z">
        <w:r w:rsidR="00E52F9E" w:rsidRPr="0043160A">
          <w:rPr>
            <w:color w:val="000000"/>
            <w:rPrChange w:id="1111" w:author="Saurav Kumar" w:date="2023-10-12T12:01:00Z">
              <w:rPr/>
            </w:rPrChange>
          </w:rPr>
          <w:t>sub-</w:t>
        </w:r>
      </w:ins>
      <w:ins w:id="1112" w:author="Saurav Kumar" w:date="2023-10-04T12:46:00Z">
        <w:r w:rsidR="001E051D" w:rsidRPr="0043160A">
          <w:rPr>
            <w:color w:val="000000"/>
            <w:rPrChange w:id="1113" w:author="Saurav Kumar" w:date="2023-10-12T12:01:00Z">
              <w:rPr/>
            </w:rPrChange>
          </w:rPr>
          <w:t>domains</w:t>
        </w:r>
      </w:ins>
      <w:ins w:id="1114" w:author="Saurav Kumar" w:date="2023-10-04T13:08:00Z">
        <w:r w:rsidR="006672C3" w:rsidRPr="0043160A">
          <w:rPr>
            <w:color w:val="000000"/>
            <w:rPrChange w:id="1115" w:author="Saurav Kumar" w:date="2023-10-12T12:01:00Z">
              <w:rPr/>
            </w:rPrChange>
          </w:rPr>
          <w:t xml:space="preserve"> within it</w:t>
        </w:r>
      </w:ins>
      <w:ins w:id="1116" w:author="Saurav Kumar" w:date="2023-10-04T12:47:00Z">
        <w:r w:rsidR="00FC2E12" w:rsidRPr="0043160A">
          <w:rPr>
            <w:color w:val="000000"/>
            <w:rPrChange w:id="1117" w:author="Saurav Kumar" w:date="2023-10-12T12:01:00Z">
              <w:rPr/>
            </w:rPrChange>
          </w:rPr>
          <w:t xml:space="preserve">. Storing </w:t>
        </w:r>
        <w:r w:rsidR="00EB08C4" w:rsidRPr="0043160A">
          <w:rPr>
            <w:color w:val="000000"/>
            <w:rPrChange w:id="1118" w:author="Saurav Kumar" w:date="2023-10-12T12:01:00Z">
              <w:rPr/>
            </w:rPrChange>
          </w:rPr>
          <w:t>biomedical information</w:t>
        </w:r>
      </w:ins>
      <w:ins w:id="1119" w:author="Saurav Kumar" w:date="2023-10-04T17:12:00Z">
        <w:r w:rsidR="002025B2" w:rsidRPr="0043160A">
          <w:rPr>
            <w:color w:val="000000"/>
            <w:rPrChange w:id="1120" w:author="Saurav Kumar" w:date="2023-10-12T12:01:00Z">
              <w:rPr/>
            </w:rPrChange>
          </w:rPr>
          <w:t xml:space="preserve"> in </w:t>
        </w:r>
      </w:ins>
      <w:ins w:id="1121" w:author="Saurav Kumar" w:date="2023-10-04T12:47:00Z">
        <w:r w:rsidR="00EB08C4" w:rsidRPr="0043160A">
          <w:rPr>
            <w:color w:val="000000"/>
            <w:rPrChange w:id="1122" w:author="Saurav Kumar" w:date="2023-10-12T12:01:00Z">
              <w:rPr/>
            </w:rPrChange>
          </w:rPr>
          <w:t>relational paradigm</w:t>
        </w:r>
      </w:ins>
      <w:ins w:id="1123" w:author="Saurav Kumar" w:date="2023-10-04T12:48:00Z">
        <w:r w:rsidR="003E66DA" w:rsidRPr="0043160A">
          <w:rPr>
            <w:color w:val="000000"/>
            <w:rPrChange w:id="1124" w:author="Saurav Kumar" w:date="2023-10-12T12:01:00Z">
              <w:rPr/>
            </w:rPrChange>
          </w:rPr>
          <w:t xml:space="preserve"> (SQL</w:t>
        </w:r>
      </w:ins>
      <w:ins w:id="1125" w:author="Saurav Kumar" w:date="2023-10-04T12:49:00Z">
        <w:r w:rsidR="0064394C" w:rsidRPr="0043160A">
          <w:rPr>
            <w:color w:val="000000"/>
            <w:rPrChange w:id="1126" w:author="Saurav Kumar" w:date="2023-10-12T12:01:00Z">
              <w:rPr/>
            </w:rPrChange>
          </w:rPr>
          <w:t>/N</w:t>
        </w:r>
      </w:ins>
      <w:ins w:id="1127" w:author="Saurav Kumar" w:date="2023-10-04T13:04:00Z">
        <w:r w:rsidR="001311A6" w:rsidRPr="0043160A">
          <w:rPr>
            <w:color w:val="000000"/>
            <w:rPrChange w:id="1128" w:author="Saurav Kumar" w:date="2023-10-12T12:01:00Z">
              <w:rPr/>
            </w:rPrChange>
          </w:rPr>
          <w:t>ON</w:t>
        </w:r>
      </w:ins>
      <w:ins w:id="1129" w:author="Saurav Kumar" w:date="2023-10-04T12:49:00Z">
        <w:r w:rsidR="0064394C" w:rsidRPr="0043160A">
          <w:rPr>
            <w:color w:val="000000"/>
            <w:rPrChange w:id="1130" w:author="Saurav Kumar" w:date="2023-10-12T12:01:00Z">
              <w:rPr/>
            </w:rPrChange>
          </w:rPr>
          <w:t>-SQL</w:t>
        </w:r>
      </w:ins>
      <w:ins w:id="1131" w:author="Saurav Kumar" w:date="2023-10-04T12:48:00Z">
        <w:r w:rsidR="003E66DA" w:rsidRPr="0043160A">
          <w:rPr>
            <w:color w:val="000000"/>
            <w:rPrChange w:id="1132" w:author="Saurav Kumar" w:date="2023-10-12T12:01:00Z">
              <w:rPr/>
            </w:rPrChange>
          </w:rPr>
          <w:t>)</w:t>
        </w:r>
        <w:r w:rsidR="00686AE6" w:rsidRPr="0043160A">
          <w:rPr>
            <w:color w:val="000000"/>
            <w:rPrChange w:id="1133" w:author="Saurav Kumar" w:date="2023-10-12T12:01:00Z">
              <w:rPr/>
            </w:rPrChange>
          </w:rPr>
          <w:t xml:space="preserve"> can be understood </w:t>
        </w:r>
      </w:ins>
      <w:ins w:id="1134" w:author="Saurav Kumar" w:date="2023-10-04T12:49:00Z">
        <w:r w:rsidR="0064394C" w:rsidRPr="0043160A">
          <w:rPr>
            <w:color w:val="000000"/>
            <w:rPrChange w:id="1135" w:author="Saurav Kumar" w:date="2023-10-12T12:01:00Z">
              <w:rPr/>
            </w:rPrChange>
          </w:rPr>
          <w:t xml:space="preserve">based on </w:t>
        </w:r>
        <w:r w:rsidR="004E0702" w:rsidRPr="0043160A">
          <w:rPr>
            <w:color w:val="000000"/>
            <w:rPrChange w:id="1136" w:author="Saurav Kumar" w:date="2023-10-12T12:01:00Z">
              <w:rPr/>
            </w:rPrChange>
          </w:rPr>
          <w:t>it</w:t>
        </w:r>
      </w:ins>
      <w:ins w:id="1137" w:author="Saurav Kumar" w:date="2023-10-04T12:58:00Z">
        <w:r w:rsidR="00A23B29" w:rsidRPr="0043160A">
          <w:rPr>
            <w:color w:val="000000"/>
            <w:rPrChange w:id="1138" w:author="Saurav Kumar" w:date="2023-10-12T12:01:00Z">
              <w:rPr/>
            </w:rPrChange>
          </w:rPr>
          <w:t>s</w:t>
        </w:r>
      </w:ins>
      <w:ins w:id="1139" w:author="Saurav Kumar" w:date="2023-10-04T12:49:00Z">
        <w:r w:rsidR="004E0702" w:rsidRPr="0043160A">
          <w:rPr>
            <w:color w:val="000000"/>
            <w:rPrChange w:id="1140" w:author="Saurav Kumar" w:date="2023-10-12T12:01:00Z">
              <w:rPr/>
            </w:rPrChange>
          </w:rPr>
          <w:t xml:space="preserve"> </w:t>
        </w:r>
      </w:ins>
      <w:ins w:id="1141" w:author="Saurav Kumar" w:date="2023-10-04T12:50:00Z">
        <w:r w:rsidR="004E0702" w:rsidRPr="0043160A">
          <w:rPr>
            <w:color w:val="000000"/>
            <w:rPrChange w:id="1142" w:author="Saurav Kumar" w:date="2023-10-12T12:01:00Z">
              <w:rPr/>
            </w:rPrChange>
          </w:rPr>
          <w:t>technological</w:t>
        </w:r>
      </w:ins>
      <w:ins w:id="1143" w:author="Saurav Kumar" w:date="2023-10-04T12:58:00Z">
        <w:r w:rsidR="00A23B29" w:rsidRPr="0043160A">
          <w:rPr>
            <w:color w:val="000000"/>
            <w:rPrChange w:id="1144" w:author="Saurav Kumar" w:date="2023-10-12T12:01:00Z">
              <w:rPr/>
            </w:rPrChange>
          </w:rPr>
          <w:t xml:space="preserve"> maturity in the </w:t>
        </w:r>
      </w:ins>
      <w:ins w:id="1145" w:author="Saurav Kumar" w:date="2023-10-04T18:39:00Z">
        <w:r w:rsidR="00C8151B" w:rsidRPr="0043160A">
          <w:rPr>
            <w:color w:val="000000"/>
            <w:rPrChange w:id="1146" w:author="Saurav Kumar" w:date="2023-10-12T12:01:00Z">
              <w:rPr/>
            </w:rPrChange>
          </w:rPr>
          <w:t xml:space="preserve">database </w:t>
        </w:r>
      </w:ins>
      <w:ins w:id="1147" w:author="Saurav Kumar" w:date="2023-10-04T12:58:00Z">
        <w:r w:rsidR="00A23B29" w:rsidRPr="0043160A">
          <w:rPr>
            <w:color w:val="000000"/>
            <w:rPrChange w:id="1148" w:author="Saurav Kumar" w:date="2023-10-12T12:01:00Z">
              <w:rPr/>
            </w:rPrChange>
          </w:rPr>
          <w:t>field</w:t>
        </w:r>
      </w:ins>
      <w:ins w:id="1149" w:author="Saurav Kumar" w:date="2023-10-04T12:50:00Z">
        <w:r w:rsidR="004E0702" w:rsidRPr="0043160A">
          <w:rPr>
            <w:color w:val="000000"/>
            <w:rPrChange w:id="1150" w:author="Saurav Kumar" w:date="2023-10-12T12:01:00Z">
              <w:rPr/>
            </w:rPrChange>
          </w:rPr>
          <w:t>.</w:t>
        </w:r>
        <w:r w:rsidR="00066BEB" w:rsidRPr="0043160A">
          <w:rPr>
            <w:color w:val="000000"/>
            <w:rPrChange w:id="1151" w:author="Saurav Kumar" w:date="2023-10-12T12:01:00Z">
              <w:rPr/>
            </w:rPrChange>
          </w:rPr>
          <w:t xml:space="preserve"> However, data such as AOPs</w:t>
        </w:r>
      </w:ins>
      <w:ins w:id="1152" w:author="Saurav Kumar" w:date="2023-10-04T12:51:00Z">
        <w:r w:rsidR="00BB3BA0" w:rsidRPr="0043160A">
          <w:rPr>
            <w:color w:val="000000"/>
            <w:rPrChange w:id="1153" w:author="Saurav Kumar" w:date="2023-10-12T12:01:00Z">
              <w:rPr/>
            </w:rPrChange>
          </w:rPr>
          <w:t xml:space="preserve"> contain many-to-many</w:t>
        </w:r>
        <w:r w:rsidR="004A0343" w:rsidRPr="0043160A">
          <w:rPr>
            <w:color w:val="000000"/>
            <w:rPrChange w:id="1154" w:author="Saurav Kumar" w:date="2023-10-12T12:01:00Z">
              <w:rPr/>
            </w:rPrChange>
          </w:rPr>
          <w:t>, densely connected relations</w:t>
        </w:r>
        <w:r w:rsidR="00B61DC8" w:rsidRPr="0043160A">
          <w:rPr>
            <w:color w:val="000000"/>
            <w:rPrChange w:id="1155" w:author="Saurav Kumar" w:date="2023-10-12T12:01:00Z">
              <w:rPr/>
            </w:rPrChange>
          </w:rPr>
          <w:t xml:space="preserve"> and queryi</w:t>
        </w:r>
      </w:ins>
      <w:ins w:id="1156" w:author="Saurav Kumar" w:date="2023-10-04T12:52:00Z">
        <w:r w:rsidR="00B61DC8" w:rsidRPr="0043160A">
          <w:rPr>
            <w:color w:val="000000"/>
            <w:rPrChange w:id="1157" w:author="Saurav Kumar" w:date="2023-10-12T12:01:00Z">
              <w:rPr/>
            </w:rPrChange>
          </w:rPr>
          <w:t xml:space="preserve">ng </w:t>
        </w:r>
      </w:ins>
      <w:ins w:id="1158" w:author="Saurav Kumar" w:date="2023-10-04T12:58:00Z">
        <w:r w:rsidR="0076242D" w:rsidRPr="0043160A">
          <w:rPr>
            <w:color w:val="000000"/>
            <w:rPrChange w:id="1159" w:author="Saurav Kumar" w:date="2023-10-12T12:01:00Z">
              <w:rPr/>
            </w:rPrChange>
          </w:rPr>
          <w:t>these databases</w:t>
        </w:r>
      </w:ins>
      <w:ins w:id="1160" w:author="Saurav Kumar" w:date="2023-10-04T12:52:00Z">
        <w:r w:rsidR="00B61DC8" w:rsidRPr="0043160A">
          <w:rPr>
            <w:color w:val="000000"/>
            <w:rPrChange w:id="1161" w:author="Saurav Kumar" w:date="2023-10-12T12:01:00Z">
              <w:rPr/>
            </w:rPrChange>
          </w:rPr>
          <w:t xml:space="preserve"> requires </w:t>
        </w:r>
      </w:ins>
      <w:ins w:id="1162" w:author="Saurav Kumar" w:date="2023-10-04T13:22:00Z">
        <w:r w:rsidR="00F25D2B" w:rsidRPr="0043160A">
          <w:rPr>
            <w:color w:val="000000"/>
            <w:rPrChange w:id="1163" w:author="Saurav Kumar" w:date="2023-10-12T12:01:00Z">
              <w:rPr/>
            </w:rPrChange>
          </w:rPr>
          <w:t xml:space="preserve">resource intensive </w:t>
        </w:r>
      </w:ins>
      <w:ins w:id="1164" w:author="Saurav Kumar" w:date="2023-10-04T12:52:00Z">
        <w:r w:rsidR="00B61DC8" w:rsidRPr="0043160A">
          <w:rPr>
            <w:color w:val="000000"/>
            <w:rPrChange w:id="1165" w:author="Saurav Kumar" w:date="2023-10-12T12:01:00Z">
              <w:rPr/>
            </w:rPrChange>
          </w:rPr>
          <w:t>JOIN operation</w:t>
        </w:r>
      </w:ins>
      <w:ins w:id="1166" w:author="Saurav Kumar" w:date="2023-10-04T13:15:00Z">
        <w:r w:rsidR="00245914" w:rsidRPr="0043160A">
          <w:rPr>
            <w:color w:val="000000"/>
            <w:rPrChange w:id="1167" w:author="Saurav Kumar" w:date="2023-10-12T12:01:00Z">
              <w:rPr/>
            </w:rPrChange>
          </w:rPr>
          <w:t xml:space="preserve"> in relational databases</w:t>
        </w:r>
      </w:ins>
      <w:ins w:id="1168" w:author="Saurav Kumar" w:date="2023-10-04T12:52:00Z">
        <w:r w:rsidR="00B61DC8" w:rsidRPr="0043160A">
          <w:rPr>
            <w:color w:val="000000"/>
            <w:rPrChange w:id="1169" w:author="Saurav Kumar" w:date="2023-10-12T12:01:00Z">
              <w:rPr/>
            </w:rPrChange>
          </w:rPr>
          <w:t xml:space="preserve"> which impact the</w:t>
        </w:r>
      </w:ins>
      <w:ins w:id="1170" w:author="Saurav Kumar" w:date="2023-10-04T12:58:00Z">
        <w:r w:rsidR="0076242D" w:rsidRPr="0043160A">
          <w:rPr>
            <w:color w:val="000000"/>
            <w:rPrChange w:id="1171" w:author="Saurav Kumar" w:date="2023-10-12T12:01:00Z">
              <w:rPr/>
            </w:rPrChange>
          </w:rPr>
          <w:t xml:space="preserve"> </w:t>
        </w:r>
      </w:ins>
      <w:ins w:id="1172" w:author="Saurav Kumar" w:date="2023-10-04T12:52:00Z">
        <w:r w:rsidR="00B61DC8" w:rsidRPr="0043160A">
          <w:rPr>
            <w:color w:val="000000"/>
            <w:rPrChange w:id="1173" w:author="Saurav Kumar" w:date="2023-10-12T12:01:00Z">
              <w:rPr/>
            </w:rPrChange>
          </w:rPr>
          <w:t xml:space="preserve">performance as the </w:t>
        </w:r>
      </w:ins>
      <w:ins w:id="1174" w:author="Saurav Kumar" w:date="2023-10-04T12:59:00Z">
        <w:r w:rsidR="003C3121" w:rsidRPr="0043160A">
          <w:rPr>
            <w:color w:val="000000"/>
            <w:rPrChange w:id="1175" w:author="Saurav Kumar" w:date="2023-10-12T12:01:00Z">
              <w:rPr/>
            </w:rPrChange>
          </w:rPr>
          <w:t>data quantity grows</w:t>
        </w:r>
      </w:ins>
      <w:ins w:id="1176" w:author="Saurav Kumar" w:date="2023-10-04T12:52:00Z">
        <w:r w:rsidR="00B61DC8" w:rsidRPr="0043160A">
          <w:rPr>
            <w:color w:val="000000"/>
            <w:rPrChange w:id="1177" w:author="Saurav Kumar" w:date="2023-10-12T12:01:00Z">
              <w:rPr/>
            </w:rPrChange>
          </w:rPr>
          <w:t>.</w:t>
        </w:r>
      </w:ins>
      <w:ins w:id="1178" w:author="Saurav Kumar" w:date="2023-10-04T12:59:00Z">
        <w:r w:rsidR="00323A61" w:rsidRPr="0043160A">
          <w:rPr>
            <w:color w:val="000000"/>
            <w:rPrChange w:id="1179" w:author="Saurav Kumar" w:date="2023-10-12T12:01:00Z">
              <w:rPr/>
            </w:rPrChange>
          </w:rPr>
          <w:t xml:space="preserve"> Although the tab</w:t>
        </w:r>
      </w:ins>
      <w:ins w:id="1180" w:author="Saurav Kumar" w:date="2023-10-04T13:00:00Z">
        <w:r w:rsidR="00323A61" w:rsidRPr="0043160A">
          <w:rPr>
            <w:color w:val="000000"/>
            <w:rPrChange w:id="1181" w:author="Saurav Kumar" w:date="2023-10-12T12:01:00Z">
              <w:rPr/>
            </w:rPrChange>
          </w:rPr>
          <w:t xml:space="preserve">ular data </w:t>
        </w:r>
        <w:r w:rsidR="00AE30A5" w:rsidRPr="0043160A">
          <w:rPr>
            <w:color w:val="000000"/>
            <w:rPrChange w:id="1182" w:author="Saurav Kumar" w:date="2023-10-12T12:01:00Z">
              <w:rPr/>
            </w:rPrChange>
          </w:rPr>
          <w:t xml:space="preserve">can be modeled in </w:t>
        </w:r>
      </w:ins>
      <w:ins w:id="1183" w:author="Saurav Kumar" w:date="2023-10-04T13:11:00Z">
        <w:r w:rsidR="00217DC8" w:rsidRPr="0043160A">
          <w:rPr>
            <w:color w:val="000000"/>
            <w:rPrChange w:id="1184" w:author="Saurav Kumar" w:date="2023-10-12T12:01:00Z">
              <w:rPr/>
            </w:rPrChange>
          </w:rPr>
          <w:t>graphs but</w:t>
        </w:r>
      </w:ins>
      <w:ins w:id="1185" w:author="Saurav Kumar" w:date="2023-10-04T13:00:00Z">
        <w:r w:rsidR="00344981" w:rsidRPr="0043160A">
          <w:rPr>
            <w:color w:val="000000"/>
            <w:rPrChange w:id="1186" w:author="Saurav Kumar" w:date="2023-10-12T12:01:00Z">
              <w:rPr/>
            </w:rPrChange>
          </w:rPr>
          <w:t xml:space="preserve"> optimizing complex queries and graph algor</w:t>
        </w:r>
      </w:ins>
      <w:ins w:id="1187" w:author="Saurav Kumar" w:date="2023-10-04T13:01:00Z">
        <w:r w:rsidR="00344981" w:rsidRPr="0043160A">
          <w:rPr>
            <w:color w:val="000000"/>
            <w:rPrChange w:id="1188" w:author="Saurav Kumar" w:date="2023-10-12T12:01:00Z">
              <w:rPr/>
            </w:rPrChange>
          </w:rPr>
          <w:t>ithms like path t</w:t>
        </w:r>
        <w:r w:rsidR="00340108" w:rsidRPr="0043160A">
          <w:rPr>
            <w:color w:val="000000"/>
            <w:rPrChange w:id="1189" w:author="Saurav Kumar" w:date="2023-10-12T12:01:00Z">
              <w:rPr/>
            </w:rPrChange>
          </w:rPr>
          <w:t>raversals are challenging</w:t>
        </w:r>
      </w:ins>
      <w:ins w:id="1190" w:author="Saurav Kumar" w:date="2023-10-04T13:03:00Z">
        <w:r w:rsidR="002C650D" w:rsidRPr="0043160A">
          <w:rPr>
            <w:color w:val="000000"/>
            <w:rPrChange w:id="1191" w:author="Saurav Kumar" w:date="2023-10-12T12:01:00Z">
              <w:rPr/>
            </w:rPrChange>
          </w:rPr>
          <w:t xml:space="preserve"> without </w:t>
        </w:r>
        <w:r w:rsidR="001311A6" w:rsidRPr="0043160A">
          <w:rPr>
            <w:color w:val="000000"/>
            <w:rPrChange w:id="1192" w:author="Saurav Kumar" w:date="2023-10-12T12:01:00Z">
              <w:rPr/>
            </w:rPrChange>
          </w:rPr>
          <w:t>complementary</w:t>
        </w:r>
        <w:r w:rsidR="002C650D" w:rsidRPr="0043160A">
          <w:rPr>
            <w:color w:val="000000"/>
            <w:rPrChange w:id="1193" w:author="Saurav Kumar" w:date="2023-10-12T12:01:00Z">
              <w:rPr/>
            </w:rPrChange>
          </w:rPr>
          <w:t xml:space="preserve"> </w:t>
        </w:r>
      </w:ins>
      <w:ins w:id="1194" w:author="Saurav Kumar" w:date="2023-10-04T13:05:00Z">
        <w:r w:rsidR="00C735AB" w:rsidRPr="0043160A">
          <w:rPr>
            <w:color w:val="000000"/>
            <w:rPrChange w:id="1195" w:author="Saurav Kumar" w:date="2023-10-12T12:01:00Z">
              <w:rPr/>
            </w:rPrChange>
          </w:rPr>
          <w:t>adjacency list.</w:t>
        </w:r>
      </w:ins>
      <w:ins w:id="1196" w:author="Saurav Kumar" w:date="2023-10-04T13:16:00Z">
        <w:r w:rsidR="00002852" w:rsidRPr="0043160A">
          <w:rPr>
            <w:color w:val="000000"/>
            <w:rPrChange w:id="1197" w:author="Saurav Kumar" w:date="2023-10-12T12:01:00Z">
              <w:rPr/>
            </w:rPrChange>
          </w:rPr>
          <w:t xml:space="preserve"> Whereas </w:t>
        </w:r>
        <w:r w:rsidR="00306BDB" w:rsidRPr="0043160A">
          <w:rPr>
            <w:color w:val="000000"/>
            <w:rPrChange w:id="1198" w:author="Saurav Kumar" w:date="2023-10-12T12:01:00Z">
              <w:rPr/>
            </w:rPrChange>
          </w:rPr>
          <w:t>graph database system</w:t>
        </w:r>
      </w:ins>
      <w:ins w:id="1199" w:author="Saurav Kumar" w:date="2023-10-04T13:17:00Z">
        <w:r w:rsidR="00F035AA" w:rsidRPr="0043160A">
          <w:rPr>
            <w:color w:val="000000"/>
            <w:rPrChange w:id="1200" w:author="Saurav Kumar" w:date="2023-10-12T12:01:00Z">
              <w:rPr/>
            </w:rPrChange>
          </w:rPr>
          <w:t xml:space="preserve"> such as Neo4j</w:t>
        </w:r>
      </w:ins>
      <w:ins w:id="1201" w:author="Saurav Kumar" w:date="2023-10-04T13:16:00Z">
        <w:r w:rsidR="00306BDB" w:rsidRPr="0043160A">
          <w:rPr>
            <w:color w:val="000000"/>
            <w:rPrChange w:id="1202" w:author="Saurav Kumar" w:date="2023-10-12T12:01:00Z">
              <w:rPr/>
            </w:rPrChange>
          </w:rPr>
          <w:t xml:space="preserve"> </w:t>
        </w:r>
      </w:ins>
      <w:ins w:id="1203" w:author="Saurav Kumar" w:date="2023-10-04T13:22:00Z">
        <w:r w:rsidR="00040BE0" w:rsidRPr="0043160A">
          <w:rPr>
            <w:color w:val="000000"/>
            <w:rPrChange w:id="1204" w:author="Saurav Kumar" w:date="2023-10-12T12:01:00Z">
              <w:rPr/>
            </w:rPrChange>
          </w:rPr>
          <w:t>o</w:t>
        </w:r>
      </w:ins>
      <w:ins w:id="1205" w:author="Saurav Kumar" w:date="2023-10-04T13:23:00Z">
        <w:r w:rsidR="00040BE0" w:rsidRPr="0043160A">
          <w:rPr>
            <w:color w:val="000000"/>
            <w:rPrChange w:id="1206" w:author="Saurav Kumar" w:date="2023-10-12T12:01:00Z">
              <w:rPr/>
            </w:rPrChange>
          </w:rPr>
          <w:t>ffers</w:t>
        </w:r>
      </w:ins>
      <w:ins w:id="1207" w:author="Saurav Kumar" w:date="2023-10-04T13:16:00Z">
        <w:r w:rsidR="00306BDB" w:rsidRPr="0043160A">
          <w:rPr>
            <w:color w:val="000000"/>
            <w:rPrChange w:id="1208" w:author="Saurav Kumar" w:date="2023-10-12T12:01:00Z">
              <w:rPr/>
            </w:rPrChange>
          </w:rPr>
          <w:t xml:space="preserve"> </w:t>
        </w:r>
      </w:ins>
      <w:ins w:id="1209" w:author="Saurav Kumar" w:date="2023-10-04T13:23:00Z">
        <w:r w:rsidR="00854205" w:rsidRPr="0043160A">
          <w:rPr>
            <w:color w:val="000000"/>
            <w:rPrChange w:id="1210" w:author="Saurav Kumar" w:date="2023-10-12T12:01:00Z">
              <w:rPr/>
            </w:rPrChange>
          </w:rPr>
          <w:t xml:space="preserve">direct interaction with </w:t>
        </w:r>
      </w:ins>
      <w:ins w:id="1211" w:author="Saurav Kumar" w:date="2023-10-04T13:18:00Z">
        <w:r w:rsidR="00C954ED" w:rsidRPr="0043160A">
          <w:rPr>
            <w:color w:val="000000"/>
            <w:rPrChange w:id="1212" w:author="Saurav Kumar" w:date="2023-10-12T12:01:00Z">
              <w:rPr/>
            </w:rPrChange>
          </w:rPr>
          <w:t>native</w:t>
        </w:r>
      </w:ins>
      <w:ins w:id="1213" w:author="Saurav Kumar" w:date="2023-10-04T13:17:00Z">
        <w:r w:rsidR="00A857CC" w:rsidRPr="0043160A">
          <w:rPr>
            <w:color w:val="000000"/>
            <w:rPrChange w:id="1214" w:author="Saurav Kumar" w:date="2023-10-12T12:01:00Z">
              <w:rPr/>
            </w:rPrChange>
          </w:rPr>
          <w:t xml:space="preserve"> </w:t>
        </w:r>
        <w:r w:rsidR="00F035AA" w:rsidRPr="0043160A">
          <w:rPr>
            <w:color w:val="000000"/>
            <w:rPrChange w:id="1215" w:author="Saurav Kumar" w:date="2023-10-12T12:01:00Z">
              <w:rPr/>
            </w:rPrChange>
          </w:rPr>
          <w:t>graph model,</w:t>
        </w:r>
      </w:ins>
      <w:ins w:id="1216" w:author="Saurav Kumar" w:date="2023-10-04T13:25:00Z">
        <w:r w:rsidR="008D6AA7" w:rsidRPr="0043160A">
          <w:rPr>
            <w:color w:val="000000"/>
            <w:rPrChange w:id="1217" w:author="Saurav Kumar" w:date="2023-10-12T12:01:00Z">
              <w:rPr/>
            </w:rPrChange>
          </w:rPr>
          <w:t xml:space="preserve"> eliminating manual</w:t>
        </w:r>
      </w:ins>
      <w:ins w:id="1218" w:author="Saurav Kumar" w:date="2023-10-04T13:18:00Z">
        <w:r w:rsidR="00C954ED" w:rsidRPr="0043160A">
          <w:rPr>
            <w:color w:val="000000"/>
            <w:rPrChange w:id="1219" w:author="Saurav Kumar" w:date="2023-10-12T12:01:00Z">
              <w:rPr/>
            </w:rPrChange>
          </w:rPr>
          <w:t xml:space="preserve"> relationship </w:t>
        </w:r>
      </w:ins>
      <w:ins w:id="1220" w:author="Saurav Kumar" w:date="2023-10-04T13:26:00Z">
        <w:r w:rsidR="001A5E55" w:rsidRPr="0043160A">
          <w:rPr>
            <w:color w:val="000000"/>
            <w:rPrChange w:id="1221" w:author="Saurav Kumar" w:date="2023-10-12T12:01:00Z">
              <w:rPr/>
            </w:rPrChange>
          </w:rPr>
          <w:t xml:space="preserve">engineering. They </w:t>
        </w:r>
      </w:ins>
      <w:ins w:id="1222" w:author="Saurav Kumar" w:date="2023-10-04T13:18:00Z">
        <w:r w:rsidR="00FE4D41" w:rsidRPr="0043160A">
          <w:rPr>
            <w:color w:val="000000"/>
            <w:rPrChange w:id="1223" w:author="Saurav Kumar" w:date="2023-10-12T12:01:00Z">
              <w:rPr/>
            </w:rPrChange>
          </w:rPr>
          <w:t xml:space="preserve">provide straightforward </w:t>
        </w:r>
      </w:ins>
      <w:ins w:id="1224" w:author="Saurav Kumar" w:date="2023-10-04T13:26:00Z">
        <w:r w:rsidR="00476C04" w:rsidRPr="0043160A">
          <w:rPr>
            <w:color w:val="000000"/>
            <w:rPrChange w:id="1225" w:author="Saurav Kumar" w:date="2023-10-12T12:01:00Z">
              <w:rPr/>
            </w:rPrChange>
          </w:rPr>
          <w:t>methods</w:t>
        </w:r>
      </w:ins>
      <w:ins w:id="1226" w:author="Saurav Kumar" w:date="2023-10-04T13:18:00Z">
        <w:r w:rsidR="00FE4D41" w:rsidRPr="0043160A">
          <w:rPr>
            <w:color w:val="000000"/>
            <w:rPrChange w:id="1227" w:author="Saurav Kumar" w:date="2023-10-12T12:01:00Z">
              <w:rPr/>
            </w:rPrChange>
          </w:rPr>
          <w:t xml:space="preserve"> to access, curate and </w:t>
        </w:r>
      </w:ins>
      <w:ins w:id="1228" w:author="Saurav Kumar" w:date="2023-10-04T13:19:00Z">
        <w:r w:rsidR="00110F46" w:rsidRPr="0043160A">
          <w:rPr>
            <w:color w:val="000000"/>
            <w:rPrChange w:id="1229" w:author="Saurav Kumar" w:date="2023-10-12T12:01:00Z">
              <w:rPr/>
            </w:rPrChange>
          </w:rPr>
          <w:t>operate on data</w:t>
        </w:r>
      </w:ins>
      <w:ins w:id="1230" w:author="Saurav Kumar" w:date="2023-10-04T13:26:00Z">
        <w:r w:rsidR="00476C04" w:rsidRPr="0043160A">
          <w:rPr>
            <w:color w:val="000000"/>
            <w:rPrChange w:id="1231" w:author="Saurav Kumar" w:date="2023-10-12T12:01:00Z">
              <w:rPr/>
            </w:rPrChange>
          </w:rPr>
          <w:t xml:space="preserve"> while also offering</w:t>
        </w:r>
      </w:ins>
      <w:ins w:id="1232" w:author="Saurav Kumar" w:date="2023-10-04T13:19:00Z">
        <w:r w:rsidR="00110F46" w:rsidRPr="0043160A">
          <w:rPr>
            <w:color w:val="000000"/>
            <w:rPrChange w:id="1233" w:author="Saurav Kumar" w:date="2023-10-12T12:01:00Z">
              <w:rPr/>
            </w:rPrChange>
          </w:rPr>
          <w:t xml:space="preserve"> flexibility</w:t>
        </w:r>
        <w:r w:rsidR="00420B2B" w:rsidRPr="0043160A">
          <w:rPr>
            <w:color w:val="000000"/>
            <w:rPrChange w:id="1234" w:author="Saurav Kumar" w:date="2023-10-12T12:01:00Z">
              <w:rPr/>
            </w:rPrChange>
          </w:rPr>
          <w:t xml:space="preserve"> to adapt and evolve</w:t>
        </w:r>
      </w:ins>
      <w:ins w:id="1235" w:author="Saurav Kumar" w:date="2023-10-04T13:20:00Z">
        <w:r w:rsidR="00981122" w:rsidRPr="0043160A">
          <w:rPr>
            <w:color w:val="000000"/>
            <w:rPrChange w:id="1236" w:author="Saurav Kumar" w:date="2023-10-12T12:01:00Z">
              <w:rPr/>
            </w:rPrChange>
          </w:rPr>
          <w:t xml:space="preserve"> with the introduction of new data </w:t>
        </w:r>
      </w:ins>
      <w:ins w:id="1237" w:author="Saurav Kumar" w:date="2023-10-04T13:27:00Z">
        <w:r w:rsidR="00476C04" w:rsidRPr="0043160A">
          <w:rPr>
            <w:color w:val="000000"/>
            <w:rPrChange w:id="1238" w:author="Saurav Kumar" w:date="2023-10-12T12:01:00Z">
              <w:rPr/>
            </w:rPrChange>
          </w:rPr>
          <w:t>or</w:t>
        </w:r>
      </w:ins>
      <w:ins w:id="1239" w:author="Saurav Kumar" w:date="2023-10-04T13:20:00Z">
        <w:r w:rsidR="00981122" w:rsidRPr="0043160A">
          <w:rPr>
            <w:color w:val="000000"/>
            <w:rPrChange w:id="1240" w:author="Saurav Kumar" w:date="2023-10-12T12:01:00Z">
              <w:rPr/>
            </w:rPrChange>
          </w:rPr>
          <w:t xml:space="preserve"> schema.</w:t>
        </w:r>
      </w:ins>
      <w:ins w:id="1241" w:author="Saurav Kumar" w:date="2023-10-04T18:49:00Z">
        <w:r w:rsidR="007741EB" w:rsidRPr="0043160A">
          <w:rPr>
            <w:color w:val="000000"/>
            <w:rPrChange w:id="1242" w:author="Saurav Kumar" w:date="2023-10-12T12:01:00Z">
              <w:rPr/>
            </w:rPrChange>
          </w:rPr>
          <w:t xml:space="preserve"> </w:t>
        </w:r>
        <w:r w:rsidR="00D45CFD" w:rsidRPr="0043160A">
          <w:rPr>
            <w:color w:val="000000"/>
            <w:rPrChange w:id="1243" w:author="Saurav Kumar" w:date="2023-10-12T12:01:00Z">
              <w:rPr/>
            </w:rPrChange>
          </w:rPr>
          <w:t>Many prominent biological databases have undergone a transition to embrace</w:t>
        </w:r>
      </w:ins>
      <w:ins w:id="1244" w:author="Saurav Kumar" w:date="2023-10-04T18:54:00Z">
        <w:r w:rsidR="00C25103" w:rsidRPr="0043160A">
          <w:rPr>
            <w:color w:val="000000"/>
            <w:rPrChange w:id="1245" w:author="Saurav Kumar" w:date="2023-10-12T12:01:00Z">
              <w:rPr/>
            </w:rPrChange>
          </w:rPr>
          <w:t xml:space="preserve"> the features</w:t>
        </w:r>
      </w:ins>
      <w:ins w:id="1246" w:author="Saurav Kumar" w:date="2023-10-04T18:55:00Z">
        <w:r w:rsidR="00C25103" w:rsidRPr="0043160A">
          <w:rPr>
            <w:color w:val="000000"/>
            <w:rPrChange w:id="1247" w:author="Saurav Kumar" w:date="2023-10-12T12:01:00Z">
              <w:rPr/>
            </w:rPrChange>
          </w:rPr>
          <w:t xml:space="preserve"> of</w:t>
        </w:r>
      </w:ins>
      <w:ins w:id="1248" w:author="Saurav Kumar" w:date="2023-10-04T18:49:00Z">
        <w:r w:rsidR="00D45CFD" w:rsidRPr="0043160A">
          <w:rPr>
            <w:color w:val="000000"/>
            <w:rPrChange w:id="1249" w:author="Saurav Kumar" w:date="2023-10-12T12:01:00Z">
              <w:rPr/>
            </w:rPrChange>
          </w:rPr>
          <w:t xml:space="preserve"> graph databases, which has proven advantageous for their data management, query capabilities, and the ability to integrate information from various external sources. </w:t>
        </w:r>
        <w:r w:rsidR="00D45CFD" w:rsidRPr="0043160A">
          <w:rPr>
            <w:color w:val="000000"/>
            <w:lang w:val="es-ES"/>
            <w:rPrChange w:id="1250" w:author="Saurav Kumar" w:date="2023-10-12T12:01:00Z">
              <w:rPr/>
            </w:rPrChange>
          </w:rPr>
          <w:t xml:space="preserve">Notable </w:t>
        </w:r>
        <w:proofErr w:type="spellStart"/>
        <w:r w:rsidR="00D45CFD" w:rsidRPr="0043160A">
          <w:rPr>
            <w:color w:val="000000"/>
            <w:lang w:val="es-ES"/>
            <w:rPrChange w:id="1251" w:author="Saurav Kumar" w:date="2023-10-12T12:01:00Z">
              <w:rPr/>
            </w:rPrChange>
          </w:rPr>
          <w:t>databases</w:t>
        </w:r>
        <w:proofErr w:type="spellEnd"/>
        <w:r w:rsidR="00D45CFD" w:rsidRPr="0043160A">
          <w:rPr>
            <w:color w:val="000000"/>
            <w:lang w:val="es-ES"/>
            <w:rPrChange w:id="1252" w:author="Saurav Kumar" w:date="2023-10-12T12:01:00Z">
              <w:rPr/>
            </w:rPrChange>
          </w:rPr>
          <w:t xml:space="preserve"> </w:t>
        </w:r>
        <w:proofErr w:type="spellStart"/>
        <w:r w:rsidR="007741EB" w:rsidRPr="0043160A">
          <w:rPr>
            <w:color w:val="000000"/>
            <w:lang w:val="es-ES"/>
            <w:rPrChange w:id="1253" w:author="Saurav Kumar" w:date="2023-10-12T12:01:00Z">
              <w:rPr/>
            </w:rPrChange>
          </w:rPr>
          <w:t>such</w:t>
        </w:r>
        <w:proofErr w:type="spellEnd"/>
        <w:r w:rsidR="007741EB" w:rsidRPr="0043160A">
          <w:rPr>
            <w:color w:val="000000"/>
            <w:lang w:val="es-ES"/>
            <w:rPrChange w:id="1254" w:author="Saurav Kumar" w:date="2023-10-12T12:01:00Z">
              <w:rPr/>
            </w:rPrChange>
          </w:rPr>
          <w:t xml:space="preserve"> as</w:t>
        </w:r>
        <w:r w:rsidR="00D45CFD" w:rsidRPr="0043160A">
          <w:rPr>
            <w:color w:val="000000"/>
            <w:lang w:val="es-ES"/>
            <w:rPrChange w:id="1255" w:author="Saurav Kumar" w:date="2023-10-12T12:01:00Z">
              <w:rPr/>
            </w:rPrChange>
          </w:rPr>
          <w:t xml:space="preserve"> </w:t>
        </w:r>
        <w:proofErr w:type="spellStart"/>
        <w:r w:rsidR="00D45CFD" w:rsidRPr="0043160A">
          <w:rPr>
            <w:color w:val="000000"/>
            <w:lang w:val="es-ES"/>
            <w:rPrChange w:id="1256" w:author="Saurav Kumar" w:date="2023-10-12T12:01:00Z">
              <w:rPr/>
            </w:rPrChange>
          </w:rPr>
          <w:t>Reactome</w:t>
        </w:r>
      </w:ins>
      <w:proofErr w:type="spellEnd"/>
      <w:customXmlInsRangeStart w:id="1257" w:author="Saurav Kumar" w:date="2023-10-04T18:56:00Z"/>
      <w:sdt>
        <w:sdtPr>
          <w:rPr>
            <w:color w:val="000000"/>
          </w:rPr>
          <w:tag w:val="MENDELEY_CITATION_v3_eyJjaXRhdGlvbklEIjoiTUVOREVMRVlfQ0lUQVRJT05fYjE0YmUzYjgtMTA1Ny00YmExLTkxYmMtYjVmMjNkNzNjNjA4IiwicHJvcGVydGllcyI6eyJub3RlSW5kZXgiOjB9LCJpc0VkaXRlZCI6ZmFsc2UsIm1hbnVhbE92ZXJyaWRlIjp7ImlzTWFudWFsbHlPdmVycmlkZGVuIjp0cnVlLCJjaXRlcHJvY1RleHQiOiIoR2lsbGVzcGllIGV0IGFsLiwgMjAyMikiLCJtYW51YWxPdmVycmlkZVRleHQiOiI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"/>
          <w:id w:val="1402567236"/>
          <w:placeholder>
            <w:docPart w:val="DefaultPlaceholder_-1854013440"/>
          </w:placeholder>
        </w:sdtPr>
        <w:sdtContent>
          <w:customXmlInsRangeEnd w:id="1257"/>
          <w:ins w:id="1258" w:author="Saurav Kumar" w:date="2023-10-12T15:16:00Z">
            <w:r w:rsidR="006F62A7" w:rsidRPr="006F62A7">
              <w:rPr>
                <w:color w:val="000000"/>
                <w:lang w:val="es-ES"/>
              </w:rPr>
              <w:t>(Gillespie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w:t>
            </w:r>
          </w:ins>
          <w:customXmlInsRangeStart w:id="1259" w:author="Saurav Kumar" w:date="2023-10-04T18:56:00Z"/>
        </w:sdtContent>
      </w:sdt>
      <w:customXmlInsRangeEnd w:id="1259"/>
      <w:sdt>
        <w:sdtPr>
          <w:rPr>
            <w:color w:val="000000"/>
          </w:rPr>
          <w:tag w:val="MENDELEY_CITATION_v3_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"/>
          <w:id w:val="-923639966"/>
          <w:placeholder>
            <w:docPart w:val="DefaultPlaceholder_-1854013440"/>
          </w:placeholder>
        </w:sdtPr>
        <w:sdtContent>
          <w:ins w:id="1260" w:author="Saurav Kumar" w:date="2023-10-12T15:16:00Z">
            <w:r w:rsidR="006F62A7" w:rsidRPr="006F62A7">
              <w:rPr>
                <w:color w:val="000000"/>
                <w:lang w:val="es-ES"/>
              </w:rPr>
              <w:t>(</w:t>
            </w:r>
            <w:proofErr w:type="spellStart"/>
            <w:r w:rsidR="006F62A7" w:rsidRPr="006F62A7">
              <w:rPr>
                <w:color w:val="000000"/>
                <w:lang w:val="es-ES"/>
              </w:rPr>
              <w:t>Ankley</w:t>
            </w:r>
            <w:proofErr w:type="spellEnd"/>
            <w:r w:rsidR="006F62A7" w:rsidRPr="006F62A7">
              <w:rPr>
                <w:color w:val="000000"/>
                <w:lang w:val="es-ES"/>
              </w:rPr>
              <w:t xml:space="preserve"> et al., 2010)(</w:t>
            </w:r>
            <w:proofErr w:type="spellStart"/>
            <w:r w:rsidR="006F62A7" w:rsidRPr="006F62A7">
              <w:rPr>
                <w:color w:val="000000"/>
                <w:lang w:val="es-ES"/>
              </w:rPr>
              <w:t>Ankley</w:t>
            </w:r>
            <w:proofErr w:type="spellEnd"/>
            <w:r w:rsidR="006F62A7" w:rsidRPr="006F62A7">
              <w:rPr>
                <w:color w:val="000000"/>
                <w:lang w:val="es-ES"/>
              </w:rPr>
              <w:t xml:space="preserve"> et al., 2010)(</w:t>
            </w:r>
            <w:proofErr w:type="spellStart"/>
            <w:r w:rsidR="006F62A7" w:rsidRPr="006F62A7">
              <w:rPr>
                <w:color w:val="000000"/>
                <w:lang w:val="es-ES"/>
              </w:rPr>
              <w:t>Ankley</w:t>
            </w:r>
            <w:proofErr w:type="spellEnd"/>
            <w:r w:rsidR="006F62A7" w:rsidRPr="006F62A7">
              <w:rPr>
                <w:color w:val="000000"/>
                <w:lang w:val="es-ES"/>
              </w:rPr>
              <w:t xml:space="preserve"> et al., 2010)(</w:t>
            </w:r>
            <w:proofErr w:type="spellStart"/>
            <w:r w:rsidR="006F62A7" w:rsidRPr="006F62A7">
              <w:rPr>
                <w:color w:val="000000"/>
                <w:lang w:val="es-ES"/>
              </w:rPr>
              <w:t>Ankley</w:t>
            </w:r>
            <w:proofErr w:type="spellEnd"/>
            <w:r w:rsidR="006F62A7" w:rsidRPr="006F62A7">
              <w:rPr>
                <w:color w:val="000000"/>
                <w:lang w:val="es-ES"/>
              </w:rPr>
              <w:t xml:space="preserve"> et al., 2010)(</w:t>
            </w:r>
            <w:proofErr w:type="spellStart"/>
            <w:r w:rsidR="006F62A7" w:rsidRPr="006F62A7">
              <w:rPr>
                <w:color w:val="000000"/>
                <w:lang w:val="es-ES"/>
              </w:rPr>
              <w:t>Ankley</w:t>
            </w:r>
            <w:proofErr w:type="spellEnd"/>
            <w:r w:rsidR="006F62A7" w:rsidRPr="006F62A7">
              <w:rPr>
                <w:color w:val="000000"/>
                <w:lang w:val="es-ES"/>
              </w:rPr>
              <w:t xml:space="preserve"> et al., 2010)(</w:t>
            </w:r>
            <w:proofErr w:type="spellStart"/>
            <w:r w:rsidR="006F62A7" w:rsidRPr="006F62A7">
              <w:rPr>
                <w:color w:val="000000"/>
                <w:lang w:val="es-ES"/>
              </w:rPr>
              <w:t>Ankley</w:t>
            </w:r>
            <w:proofErr w:type="spellEnd"/>
            <w:r w:rsidR="006F62A7" w:rsidRPr="006F62A7">
              <w:rPr>
                <w:color w:val="000000"/>
                <w:lang w:val="es-ES"/>
              </w:rPr>
              <w:t xml:space="preserve"> et al., 2010)(</w:t>
            </w:r>
            <w:proofErr w:type="spellStart"/>
            <w:r w:rsidR="006F62A7" w:rsidRPr="006F62A7">
              <w:rPr>
                <w:color w:val="000000"/>
                <w:lang w:val="es-ES"/>
              </w:rPr>
              <w:t>Ankley</w:t>
            </w:r>
            <w:proofErr w:type="spellEnd"/>
            <w:r w:rsidR="006F62A7" w:rsidRPr="006F62A7">
              <w:rPr>
                <w:color w:val="000000"/>
                <w:lang w:val="es-ES"/>
              </w:rPr>
              <w:t xml:space="preserve"> et al., 2010)(</w:t>
            </w:r>
            <w:proofErr w:type="spellStart"/>
            <w:r w:rsidR="006F62A7" w:rsidRPr="006F62A7">
              <w:rPr>
                <w:color w:val="000000"/>
                <w:lang w:val="es-ES"/>
              </w:rPr>
              <w:t>Ankley</w:t>
            </w:r>
            <w:proofErr w:type="spellEnd"/>
            <w:r w:rsidR="006F62A7" w:rsidRPr="006F62A7">
              <w:rPr>
                <w:color w:val="000000"/>
                <w:lang w:val="es-ES"/>
              </w:rPr>
              <w:t xml:space="preserve"> et al., 2010)(</w:t>
            </w:r>
            <w:proofErr w:type="spellStart"/>
            <w:r w:rsidR="006F62A7" w:rsidRPr="006F62A7">
              <w:rPr>
                <w:color w:val="000000"/>
                <w:lang w:val="es-ES"/>
              </w:rPr>
              <w:t>Ankley</w:t>
            </w:r>
            <w:proofErr w:type="spellEnd"/>
            <w:r w:rsidR="006F62A7" w:rsidRPr="006F62A7">
              <w:rPr>
                <w:color w:val="000000"/>
                <w:lang w:val="es-ES"/>
              </w:rPr>
              <w:t xml:space="preserve"> et al., 2010)(</w:t>
            </w:r>
            <w:proofErr w:type="spellStart"/>
            <w:r w:rsidR="006F62A7" w:rsidRPr="006F62A7">
              <w:rPr>
                <w:color w:val="000000"/>
                <w:lang w:val="es-ES"/>
              </w:rPr>
              <w:t>Ankley</w:t>
            </w:r>
            <w:proofErr w:type="spellEnd"/>
            <w:r w:rsidR="006F62A7" w:rsidRPr="006F62A7">
              <w:rPr>
                <w:color w:val="000000"/>
                <w:lang w:val="es-ES"/>
              </w:rPr>
              <w:t xml:space="preserve"> et al.(</w:t>
            </w:r>
            <w:proofErr w:type="spellStart"/>
            <w:r w:rsidR="006F62A7" w:rsidRPr="006F62A7">
              <w:rPr>
                <w:color w:val="000000"/>
                <w:lang w:val="es-ES"/>
              </w:rPr>
              <w:t>Ankley</w:t>
            </w:r>
            <w:proofErr w:type="spellEnd"/>
            <w:r w:rsidR="006F62A7" w:rsidRPr="006F62A7">
              <w:rPr>
                <w:color w:val="000000"/>
                <w:lang w:val="es-ES"/>
              </w:rPr>
              <w:t xml:space="preserve"> et al., 2010)(</w:t>
            </w:r>
            <w:proofErr w:type="spellStart"/>
            <w:r w:rsidR="006F62A7" w:rsidRPr="006F62A7">
              <w:rPr>
                <w:color w:val="000000"/>
                <w:lang w:val="es-ES"/>
              </w:rPr>
              <w:t>Ankley</w:t>
            </w:r>
            <w:proofErr w:type="spellEnd"/>
            <w:r w:rsidR="006F62A7" w:rsidRPr="006F62A7">
              <w:rPr>
                <w:color w:val="000000"/>
                <w:lang w:val="es-ES"/>
              </w:rPr>
              <w:t xml:space="preserve"> et al., 2010)(</w:t>
            </w:r>
            <w:proofErr w:type="spellStart"/>
            <w:r w:rsidR="006F62A7" w:rsidRPr="006F62A7">
              <w:rPr>
                <w:color w:val="000000"/>
                <w:lang w:val="es-ES"/>
              </w:rPr>
              <w:t>Ankley</w:t>
            </w:r>
            <w:proofErr w:type="spellEnd"/>
            <w:r w:rsidR="006F62A7" w:rsidRPr="006F62A7">
              <w:rPr>
                <w:color w:val="000000"/>
                <w:lang w:val="es-ES"/>
              </w:rPr>
              <w:t xml:space="preserve"> et al., 2010)(</w:t>
            </w:r>
            <w:proofErr w:type="spellStart"/>
            <w:r w:rsidR="006F62A7" w:rsidRPr="006F62A7">
              <w:rPr>
                <w:color w:val="000000"/>
                <w:lang w:val="es-ES"/>
              </w:rPr>
              <w:t>Ankley</w:t>
            </w:r>
            <w:proofErr w:type="spellEnd"/>
            <w:r w:rsidR="006F62A7" w:rsidRPr="006F62A7">
              <w:rPr>
                <w:color w:val="000000"/>
                <w:lang w:val="es-ES"/>
              </w:rPr>
              <w:t xml:space="preserve"> et al., 2010)(</w:t>
            </w:r>
            <w:proofErr w:type="spellStart"/>
            <w:r w:rsidR="006F62A7" w:rsidRPr="006F62A7">
              <w:rPr>
                <w:color w:val="000000"/>
                <w:lang w:val="es-ES"/>
              </w:rPr>
              <w:t>Ankley</w:t>
            </w:r>
            <w:proofErr w:type="spellEnd"/>
            <w:r w:rsidR="006F62A7" w:rsidRPr="006F62A7">
              <w:rPr>
                <w:color w:val="000000"/>
                <w:lang w:val="es-ES"/>
              </w:rPr>
              <w:t xml:space="preserve"> et al., 2010)(</w:t>
            </w:r>
            <w:proofErr w:type="spellStart"/>
            <w:r w:rsidR="006F62A7" w:rsidRPr="006F62A7">
              <w:rPr>
                <w:color w:val="000000"/>
                <w:lang w:val="es-ES"/>
              </w:rPr>
              <w:t>Ankley</w:t>
            </w:r>
            <w:proofErr w:type="spellEnd"/>
            <w:r w:rsidR="006F62A7" w:rsidRPr="006F62A7">
              <w:rPr>
                <w:color w:val="000000"/>
                <w:lang w:val="es-ES"/>
              </w:rPr>
              <w:t xml:space="preserve"> et al., 2010)(</w:t>
            </w:r>
            <w:proofErr w:type="spellStart"/>
            <w:r w:rsidR="006F62A7" w:rsidRPr="006F62A7">
              <w:rPr>
                <w:color w:val="000000"/>
                <w:lang w:val="es-ES"/>
              </w:rPr>
              <w:t>Ankley</w:t>
            </w:r>
            <w:proofErr w:type="spellEnd"/>
            <w:r w:rsidR="006F62A7" w:rsidRPr="006F62A7">
              <w:rPr>
                <w:color w:val="000000"/>
                <w:lang w:val="es-ES"/>
              </w:rPr>
              <w:t xml:space="preserve"> et al., 2010)(</w:t>
            </w:r>
            <w:proofErr w:type="spellStart"/>
            <w:r w:rsidR="006F62A7" w:rsidRPr="006F62A7">
              <w:rPr>
                <w:color w:val="000000"/>
                <w:lang w:val="es-ES"/>
              </w:rPr>
              <w:t>Ankley</w:t>
            </w:r>
            <w:proofErr w:type="spellEnd"/>
            <w:r w:rsidR="006F62A7" w:rsidRPr="006F62A7">
              <w:rPr>
                <w:color w:val="000000"/>
                <w:lang w:val="es-ES"/>
              </w:rPr>
              <w:t xml:space="preserve"> et al., 2010)(</w:t>
            </w:r>
            <w:proofErr w:type="spellStart"/>
            <w:r w:rsidR="006F62A7" w:rsidRPr="006F62A7">
              <w:rPr>
                <w:color w:val="000000"/>
                <w:lang w:val="es-ES"/>
              </w:rPr>
              <w:t>Ankley</w:t>
            </w:r>
            <w:proofErr w:type="spellEnd"/>
            <w:r w:rsidR="006F62A7" w:rsidRPr="006F62A7">
              <w:rPr>
                <w:color w:val="000000"/>
                <w:lang w:val="es-ES"/>
              </w:rPr>
              <w:t xml:space="preserve"> et al., 2010)(</w:t>
            </w:r>
            <w:proofErr w:type="spellStart"/>
            <w:r w:rsidR="006F62A7" w:rsidRPr="006F62A7">
              <w:rPr>
                <w:color w:val="000000"/>
                <w:lang w:val="es-ES"/>
              </w:rPr>
              <w:t>Ankley</w:t>
            </w:r>
            <w:proofErr w:type="spellEnd"/>
            <w:r w:rsidR="006F62A7" w:rsidRPr="006F62A7">
              <w:rPr>
                <w:color w:val="000000"/>
                <w:lang w:val="es-ES"/>
              </w:rPr>
              <w:t xml:space="preserve"> et al.</w:t>
            </w:r>
          </w:ins>
        </w:sdtContent>
      </w:sdt>
      <w:ins w:id="1261" w:author="Saurav Kumar" w:date="2023-10-12T12:02:00Z">
        <w:del w:id="1262" w:author="Saurav Kumar" w:date="2023-10-12T12:13:00Z">
          <w:r w:rsidR="0043160A" w:rsidRPr="00BB7951" w:rsidDel="00823F42">
            <w:rPr>
              <w:color w:val="000000"/>
              <w:lang w:val="es-ES"/>
            </w:rPr>
            <w:delText>(Mungall et al., 2017)(Mungall et al., 2017)(Mungall et al., 2017)(Mungall et al., 2017)(Mungall et al., 2017)(Mungall et al., 2017)(Mungall et al., 2017)(Mungall et al., 2017)(Mungall et al., 2017)(Mungall et al., 2017)(Mungall et al., 2017)(Mungall et al., 2017)(Mungall et al., 2017)(Mungall et al., 2017)(Mungall et al., 2017)(Mungall et al., 2017)(Mungall et al., 2017)(Mungall et al., 2017)(Mungall et al., 2017)(Mungall et al., 2017)(Mungall et al., 2017)(Mungall et al., 2017)(Mungall et al., 2017)(Mungall et al., 2017)(Mungall et al., 2017)</w:delText>
          </w:r>
        </w:del>
      </w:ins>
      <w:ins w:id="1263" w:author="Saurav Kumar" w:date="2023-10-04T19:12:00Z">
        <w:del w:id="1264" w:author="Saurav Kumar" w:date="2023-10-12T12:13:00Z">
          <w:r w:rsidR="00CD6EF2" w:rsidRPr="00BB7951" w:rsidDel="00823F42">
            <w:rPr>
              <w:color w:val="000000"/>
              <w:lang w:val="es-ES"/>
              <w:rPrChange w:id="1265" w:author="Saurav Kumar" w:date="2023-10-12T12:40:00Z">
                <w:rPr/>
              </w:rPrChange>
            </w:rPr>
            <w:delText>(</w:delText>
          </w:r>
          <w:r w:rsidR="00CD6EF2" w:rsidRPr="00BB7951" w:rsidDel="00823F42">
            <w:rPr>
              <w:color w:val="000000"/>
              <w:lang w:val="es-ES"/>
              <w:rPrChange w:id="1266" w:author="Saurav Kumar" w:date="2023-10-12T12:40:00Z">
                <w:rPr>
                  <w:color w:val="000000"/>
                </w:rPr>
              </w:rPrChange>
            </w:rPr>
            <w:delText>Mungall et al., 2017)</w:delText>
          </w:r>
        </w:del>
      </w:ins>
      <w:ins w:id="1267" w:author="Saurav Kumar" w:date="2023-10-04T18:49:00Z">
        <w:r w:rsidR="00D45CFD" w:rsidRPr="00BB7951">
          <w:rPr>
            <w:lang w:val="es-ES"/>
            <w:rPrChange w:id="1268" w:author="Saurav Kumar" w:date="2023-10-12T12:40:00Z">
              <w:rPr/>
            </w:rPrChange>
          </w:rPr>
          <w:t xml:space="preserve"> </w:t>
        </w:r>
        <w:r w:rsidR="00D45CFD" w:rsidRPr="00BB7951">
          <w:rPr>
            <w:lang w:val="en-GB"/>
            <w:rPrChange w:id="1269" w:author="Saurav Kumar" w:date="2023-10-12T12:40:00Z">
              <w:rPr/>
            </w:rPrChange>
          </w:rPr>
          <w:t>have adopted this approach.</w:t>
        </w:r>
      </w:ins>
    </w:p>
    <w:p w14:paraId="50072345" w14:textId="77777777" w:rsidR="00D354BF" w:rsidRDefault="005112A7" w:rsidP="00D354BF">
      <w:pPr>
        <w:pStyle w:val="Heading3"/>
      </w:pPr>
      <w:r w:rsidRPr="006F0067">
        <w:lastRenderedPageBreak/>
        <w:t>Addressing</w:t>
      </w:r>
      <w:r w:rsidR="009C0E03" w:rsidRPr="006F0067">
        <w:t xml:space="preserve"> query </w:t>
      </w:r>
      <w:r w:rsidR="00F01FA6" w:rsidRPr="006F0067">
        <w:t>crafting</w:t>
      </w:r>
      <w:r w:rsidRPr="006F0067">
        <w:t xml:space="preserve"> with</w:t>
      </w:r>
      <w:r w:rsidR="009C0E03" w:rsidRPr="006F0067">
        <w:t xml:space="preserve"> LLM integration</w:t>
      </w:r>
    </w:p>
    <w:p w14:paraId="1B390070" w14:textId="5D9E6D0D" w:rsidR="00D354BF" w:rsidDel="00AD02EB" w:rsidRDefault="00D354BF" w:rsidP="00D354BF">
      <w:pPr>
        <w:pStyle w:val="Heading3"/>
        <w:rPr>
          <w:del w:id="1270" w:author="Saurav Kumar" w:date="2023-10-04T18:52:00Z"/>
        </w:rPr>
      </w:pPr>
    </w:p>
    <w:p w14:paraId="4D2843F1" w14:textId="77910504" w:rsidR="00D354BF" w:rsidRPr="00D354BF" w:rsidRDefault="00232353" w:rsidP="00D354BF">
      <w:pPr>
        <w:pStyle w:val="Caption"/>
      </w:pPr>
      <w:r w:rsidRPr="006F0067">
        <w:rPr>
          <w:noProof/>
        </w:rPr>
        <w:drawing>
          <wp:inline distT="0" distB="0" distL="0" distR="0" wp14:anchorId="6A46087F" wp14:editId="606C3825">
            <wp:extent cx="5943600" cy="1752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inline>
        </w:drawing>
      </w:r>
      <w:r w:rsidRPr="006F0067">
        <w:t>Figure 4. Query complexity comparison between cypher and SPARQL. Both queries retrieve the same information about the chemicals which leads to adverse outcomes of fibrosis.</w:t>
      </w:r>
    </w:p>
    <w:p w14:paraId="24A0E233" w14:textId="7572E3D5" w:rsidR="001A129E" w:rsidRPr="006F0067" w:rsidRDefault="004D2A3D" w:rsidP="00506379">
      <w:pPr>
        <w:jc w:val="both"/>
      </w:pPr>
      <w:r w:rsidRPr="006F0067">
        <w:t xml:space="preserve">Each database comes up with its own syntax or query language </w:t>
      </w:r>
      <w:r w:rsidR="00446F17" w:rsidRPr="006F0067">
        <w:t xml:space="preserve">to facilitate efficient </w:t>
      </w:r>
      <w:r w:rsidR="00520E25" w:rsidRPr="006F0067">
        <w:t xml:space="preserve">information retrieval. </w:t>
      </w:r>
      <w:r w:rsidR="004E2DF3" w:rsidRPr="006F0067">
        <w:rPr>
          <w:bCs/>
        </w:rPr>
        <w:t>SPARQL Protocol and RDF Query Language</w:t>
      </w:r>
      <w:r w:rsidR="004E2DF3" w:rsidRPr="006F0067">
        <w:rPr>
          <w:b/>
          <w:bCs/>
        </w:rPr>
        <w:t xml:space="preserve"> </w:t>
      </w:r>
      <w:r w:rsidR="00446F17" w:rsidRPr="006F0067">
        <w:t>SQL (</w:t>
      </w:r>
      <w:r w:rsidR="004E2DF3" w:rsidRPr="006F0067">
        <w:t>SPARQL</w:t>
      </w:r>
      <w:r w:rsidR="00446F17" w:rsidRPr="006F0067">
        <w:t xml:space="preserve">) </w:t>
      </w:r>
      <w:r w:rsidR="008E62E5" w:rsidRPr="006F0067">
        <w:t>are</w:t>
      </w:r>
      <w:r w:rsidR="004E2DF3" w:rsidRPr="006F0067">
        <w:t xml:space="preserve"> used for managing</w:t>
      </w:r>
      <w:ins w:id="1271" w:author="Deepika -" w:date="2023-10-05T11:24:00Z">
        <w:r w:rsidR="00C679AA">
          <w:t>???</w:t>
        </w:r>
      </w:ins>
      <w:r w:rsidR="004E2DF3" w:rsidRPr="006F0067">
        <w:t xml:space="preserve"> and retrieval from databases mapped in RDF format.</w:t>
      </w:r>
      <w:r w:rsidR="00446F17" w:rsidRPr="006F0067">
        <w:t xml:space="preserve"> </w:t>
      </w:r>
      <w:r w:rsidR="004E2DF3" w:rsidRPr="006F0067">
        <w:t>S</w:t>
      </w:r>
      <w:r w:rsidR="00446F17" w:rsidRPr="006F0067">
        <w:t>imilarly</w:t>
      </w:r>
      <w:r w:rsidR="004E2DF3" w:rsidRPr="006F0067">
        <w:t>,</w:t>
      </w:r>
      <w:r w:rsidR="00446F17" w:rsidRPr="006F0067">
        <w:t xml:space="preserve"> </w:t>
      </w:r>
      <w:r w:rsidR="004E2DF3" w:rsidRPr="006F0067">
        <w:t xml:space="preserve">the </w:t>
      </w:r>
      <w:r w:rsidR="00446F17" w:rsidRPr="006F0067">
        <w:t xml:space="preserve">cypher query </w:t>
      </w:r>
      <w:r w:rsidR="00EB3DCB" w:rsidRPr="006F0067">
        <w:t xml:space="preserve">is used </w:t>
      </w:r>
      <w:r w:rsidR="00446F17" w:rsidRPr="006F0067">
        <w:t>with Neo4j graph databases</w:t>
      </w:r>
      <w:r w:rsidR="004E2DF3" w:rsidRPr="006F0067">
        <w:t>.</w:t>
      </w:r>
      <w:r w:rsidR="003E2D88" w:rsidRPr="006F0067">
        <w:t xml:space="preserve"> </w:t>
      </w:r>
      <w:r w:rsidR="00EB3DCB" w:rsidRPr="006F0067">
        <w:t>In terms</w:t>
      </w:r>
      <w:r w:rsidR="00A41E55" w:rsidRPr="006F0067">
        <w:t xml:space="preserve"> of complexity</w:t>
      </w:r>
      <w:r w:rsidR="00F66477" w:rsidRPr="006F0067">
        <w:t>,</w:t>
      </w:r>
      <w:r w:rsidR="00A41E55" w:rsidRPr="006F0067">
        <w:t xml:space="preserve"> </w:t>
      </w:r>
      <w:r w:rsidR="00B23D3E" w:rsidRPr="006F0067">
        <w:t xml:space="preserve">the </w:t>
      </w:r>
      <w:r w:rsidR="00EB3DCB" w:rsidRPr="006F0067">
        <w:t>neo4j query is</w:t>
      </w:r>
      <w:r w:rsidR="00F66477" w:rsidRPr="006F0067">
        <w:t xml:space="preserve"> far </w:t>
      </w:r>
      <w:r w:rsidR="00EB3DCB" w:rsidRPr="006F0067">
        <w:t>less complex and more intuitive</w:t>
      </w:r>
      <w:r w:rsidR="00F66477" w:rsidRPr="006F0067">
        <w:t xml:space="preserve"> than </w:t>
      </w:r>
      <w:r w:rsidR="00B23D3E" w:rsidRPr="006F0067">
        <w:t xml:space="preserve">the </w:t>
      </w:r>
      <w:r w:rsidR="00F66477" w:rsidRPr="006F0067">
        <w:t xml:space="preserve">SPARQL query. As an </w:t>
      </w:r>
      <w:r w:rsidR="00DF4672" w:rsidRPr="006F0067">
        <w:t>example,</w:t>
      </w:r>
      <w:r w:rsidR="00F66477" w:rsidRPr="006F0067">
        <w:t xml:space="preserve"> to retrieve the chemicals which </w:t>
      </w:r>
      <w:r w:rsidR="0006538F" w:rsidRPr="006F0067">
        <w:t>are</w:t>
      </w:r>
      <w:r w:rsidR="00F66477" w:rsidRPr="006F0067">
        <w:t xml:space="preserve"> related to “</w:t>
      </w:r>
      <w:r w:rsidR="00B23D3E" w:rsidRPr="006F0067">
        <w:t xml:space="preserve">fibrosis” as an adverse outcome, </w:t>
      </w:r>
      <w:r w:rsidR="006D4BE3" w:rsidRPr="006F0067">
        <w:t xml:space="preserve">the </w:t>
      </w:r>
      <w:r w:rsidR="00B23D3E" w:rsidRPr="006F0067">
        <w:t xml:space="preserve">syntax mentioned in Fig </w:t>
      </w:r>
      <w:r w:rsidR="006D4BE3" w:rsidRPr="006F0067">
        <w:t>4</w:t>
      </w:r>
      <w:r w:rsidR="00B23D3E" w:rsidRPr="006F0067">
        <w:t>. is used, to retrieve the same information</w:t>
      </w:r>
      <w:r w:rsidR="006D4BE3" w:rsidRPr="006F0067">
        <w:t xml:space="preserve"> with both the cypher and SPARQL query.</w:t>
      </w:r>
      <w:r w:rsidR="00F9403F" w:rsidRPr="006F0067">
        <w:t xml:space="preserve"> The c</w:t>
      </w:r>
      <w:r w:rsidR="003E2D88" w:rsidRPr="006F0067">
        <w:t xml:space="preserve">ypher query pattern resembles </w:t>
      </w:r>
      <w:r w:rsidR="001F566C" w:rsidRPr="006F0067">
        <w:t>to</w:t>
      </w:r>
      <w:r w:rsidR="003E2D88" w:rsidRPr="006F0067">
        <w:t xml:space="preserve"> graph, where the parenthesis “()” represents the node, while “</w:t>
      </w:r>
      <w:del w:id="1272" w:author="Saurav Kumar" w:date="2023-10-04T13:13:00Z">
        <w:r w:rsidR="003E2D88" w:rsidRPr="006F0067" w:rsidDel="002B5D7D">
          <w:delText>-[</w:delText>
        </w:r>
      </w:del>
      <w:proofErr w:type="gramStart"/>
      <w:ins w:id="1273" w:author="Saurav Kumar" w:date="2023-10-04T13:13:00Z">
        <w:r w:rsidR="002B5D7D" w:rsidRPr="006F0067">
          <w:t>-[</w:t>
        </w:r>
      </w:ins>
      <w:proofErr w:type="gramEnd"/>
      <w:r w:rsidR="003E2D88" w:rsidRPr="006F0067">
        <w:t>]-&gt;” represents the edge.</w:t>
      </w:r>
      <w:r w:rsidR="007C7A45" w:rsidRPr="006F0067">
        <w:t xml:space="preserve"> Filtering the nodes and relationships </w:t>
      </w:r>
      <w:r w:rsidR="0006538F" w:rsidRPr="006F0067">
        <w:t>based on</w:t>
      </w:r>
      <w:r w:rsidR="007C7A45" w:rsidRPr="006F0067">
        <w:t xml:space="preserve"> certain criteria can be done using the WHERE clause or directly imputing property as key and value in the nodes and relationship.  </w:t>
      </w:r>
      <w:r w:rsidR="001F566C" w:rsidRPr="006F0067">
        <w:t>Static c</w:t>
      </w:r>
      <w:r w:rsidR="003E2D88" w:rsidRPr="006F0067">
        <w:t xml:space="preserve">lauses used in cypher and SPARQL both are </w:t>
      </w:r>
      <w:r w:rsidR="007C7A45" w:rsidRPr="006F0067">
        <w:t xml:space="preserve">comprehensible </w:t>
      </w:r>
      <w:r w:rsidR="003E2D88" w:rsidRPr="006F0067">
        <w:t xml:space="preserve">and represent </w:t>
      </w:r>
      <w:r w:rsidR="007C7A45" w:rsidRPr="006F0067">
        <w:t xml:space="preserve">the intended </w:t>
      </w:r>
      <w:commentRangeStart w:id="1274"/>
      <w:r w:rsidR="007C7A45" w:rsidRPr="006F0067">
        <w:t>process</w:t>
      </w:r>
      <w:commentRangeEnd w:id="1274"/>
      <w:r w:rsidR="00D24674">
        <w:rPr>
          <w:rStyle w:val="CommentReference"/>
        </w:rPr>
        <w:commentReference w:id="1274"/>
      </w:r>
      <w:r w:rsidR="007C7A45" w:rsidRPr="006F0067">
        <w:t>.</w:t>
      </w:r>
    </w:p>
    <w:tbl>
      <w:tblPr>
        <w:tblStyle w:val="TableGrid"/>
        <w:tblW w:w="9265" w:type="dxa"/>
        <w:tblLook w:val="04A0" w:firstRow="1" w:lastRow="0" w:firstColumn="1" w:lastColumn="0" w:noHBand="0" w:noVBand="1"/>
      </w:tblPr>
      <w:tblGrid>
        <w:gridCol w:w="2875"/>
        <w:gridCol w:w="6390"/>
      </w:tblGrid>
      <w:tr w:rsidR="00CB281C" w:rsidRPr="006F0067" w14:paraId="2E503F6D" w14:textId="77777777" w:rsidTr="4A17E377">
        <w:tc>
          <w:tcPr>
            <w:tcW w:w="2875" w:type="dxa"/>
          </w:tcPr>
          <w:p w14:paraId="2FF1E89D" w14:textId="77777777" w:rsidR="00CB281C" w:rsidRPr="006F0067" w:rsidRDefault="00CB281C" w:rsidP="0061105C">
            <w:pPr>
              <w:jc w:val="center"/>
              <w:rPr>
                <w:b/>
              </w:rPr>
            </w:pPr>
            <w:r w:rsidRPr="006F0067">
              <w:rPr>
                <w:b/>
              </w:rPr>
              <w:t>Natural Language Query</w:t>
            </w:r>
          </w:p>
        </w:tc>
        <w:tc>
          <w:tcPr>
            <w:tcW w:w="6390" w:type="dxa"/>
          </w:tcPr>
          <w:p w14:paraId="6E758A87" w14:textId="77777777" w:rsidR="00CB281C" w:rsidRPr="006F0067" w:rsidRDefault="00CB281C" w:rsidP="0061105C">
            <w:pPr>
              <w:jc w:val="center"/>
              <w:rPr>
                <w:b/>
              </w:rPr>
            </w:pPr>
            <w:r w:rsidRPr="006F0067">
              <w:rPr>
                <w:b/>
              </w:rPr>
              <w:t>Visual representation of network generated from query</w:t>
            </w:r>
          </w:p>
        </w:tc>
      </w:tr>
      <w:tr w:rsidR="00CB281C" w:rsidRPr="006F0067" w14:paraId="2326FF06" w14:textId="77777777" w:rsidTr="4A17E377">
        <w:trPr>
          <w:trHeight w:val="737"/>
        </w:trPr>
        <w:tc>
          <w:tcPr>
            <w:tcW w:w="2875" w:type="dxa"/>
          </w:tcPr>
          <w:p w14:paraId="579DFF1B" w14:textId="77777777" w:rsidR="00CB281C" w:rsidRPr="006F0067" w:rsidRDefault="00CB281C" w:rsidP="0061105C">
            <w:pPr>
              <w:rPr>
                <w:sz w:val="20"/>
                <w:szCs w:val="20"/>
              </w:rPr>
            </w:pPr>
            <w:r w:rsidRPr="006F0067">
              <w:rPr>
                <w:b/>
                <w:sz w:val="20"/>
                <w:szCs w:val="20"/>
              </w:rPr>
              <w:t xml:space="preserve">Simple: </w:t>
            </w:r>
            <w:r w:rsidRPr="006F0067">
              <w:t>Stressors related to AOP on learning and memory impairment.</w:t>
            </w:r>
          </w:p>
        </w:tc>
        <w:tc>
          <w:tcPr>
            <w:tcW w:w="6390" w:type="dxa"/>
          </w:tcPr>
          <w:p w14:paraId="635085B9" w14:textId="77777777" w:rsidR="00CB281C" w:rsidRPr="006F0067" w:rsidRDefault="00CB281C" w:rsidP="0061105C">
            <w:pPr>
              <w:jc w:val="center"/>
              <w:rPr>
                <w:sz w:val="20"/>
                <w:szCs w:val="20"/>
              </w:rPr>
            </w:pPr>
            <w:r w:rsidRPr="006F0067">
              <w:rPr>
                <w:noProof/>
                <w:sz w:val="20"/>
                <w:szCs w:val="20"/>
              </w:rPr>
              <w:drawing>
                <wp:inline distT="0" distB="0" distL="0" distR="0" wp14:anchorId="3C918273" wp14:editId="65655722">
                  <wp:extent cx="3270885" cy="2051437"/>
                  <wp:effectExtent l="0" t="0" r="5715" b="6350"/>
                  <wp:docPr id="8" name="Picture 8" descr="A diagram of a chemical re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chemical reaction&#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l="1449" t="4453" r="1517" b="4593"/>
                          <a:stretch/>
                        </pic:blipFill>
                        <pic:spPr bwMode="auto">
                          <a:xfrm>
                            <a:off x="0" y="0"/>
                            <a:ext cx="3300038" cy="206972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B281C" w:rsidRPr="006F0067" w14:paraId="114DD8D5" w14:textId="77777777" w:rsidTr="4A17E377">
        <w:tc>
          <w:tcPr>
            <w:tcW w:w="2875" w:type="dxa"/>
          </w:tcPr>
          <w:p w14:paraId="2A12437A" w14:textId="77777777" w:rsidR="00CB281C" w:rsidRPr="006F0067" w:rsidRDefault="00CB281C" w:rsidP="0061105C">
            <w:r w:rsidRPr="006F0067">
              <w:rPr>
                <w:b/>
              </w:rPr>
              <w:lastRenderedPageBreak/>
              <w:t>Moderate:</w:t>
            </w:r>
            <w:r w:rsidRPr="006F0067">
              <w:t xml:space="preserve"> Provide me with a network of AOPs related to neurotoxicity and connected to key events mentioning calcium influx.</w:t>
            </w:r>
          </w:p>
        </w:tc>
        <w:tc>
          <w:tcPr>
            <w:tcW w:w="6390" w:type="dxa"/>
          </w:tcPr>
          <w:p w14:paraId="19B35EF0" w14:textId="77777777" w:rsidR="00CB281C" w:rsidRPr="006F0067" w:rsidRDefault="00CB281C" w:rsidP="0061105C">
            <w:pPr>
              <w:jc w:val="center"/>
              <w:rPr>
                <w:sz w:val="20"/>
                <w:szCs w:val="20"/>
              </w:rPr>
            </w:pPr>
            <w:r w:rsidRPr="006F0067">
              <w:rPr>
                <w:noProof/>
                <w:sz w:val="20"/>
                <w:szCs w:val="20"/>
              </w:rPr>
              <w:drawing>
                <wp:inline distT="0" distB="0" distL="0" distR="0" wp14:anchorId="64B6FA16" wp14:editId="0E4242C3">
                  <wp:extent cx="1923898" cy="1939166"/>
                  <wp:effectExtent l="0" t="0" r="635" b="4445"/>
                  <wp:docPr id="9" name="Picture 9"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graph&#10;&#10;Description automatically generated with medium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74" t="5825" r="8399" b="1670"/>
                          <a:stretch/>
                        </pic:blipFill>
                        <pic:spPr bwMode="auto">
                          <a:xfrm>
                            <a:off x="0" y="0"/>
                            <a:ext cx="1939026" cy="19544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B281C" w:rsidRPr="006F0067" w14:paraId="5353452C" w14:textId="77777777" w:rsidTr="4A17E377">
        <w:tc>
          <w:tcPr>
            <w:tcW w:w="2875" w:type="dxa"/>
          </w:tcPr>
          <w:p w14:paraId="72842D55" w14:textId="6EFA42EA" w:rsidR="00CB281C" w:rsidRPr="006F0067" w:rsidRDefault="00CB281C">
            <w:pPr>
              <w:pStyle w:val="CommentText"/>
              <w:pPrChange w:id="1275" w:author="Saurav Kumar" w:date="2023-10-05T12:12:00Z">
                <w:pPr/>
              </w:pPrChange>
            </w:pPr>
            <w:r w:rsidRPr="4A17E377">
              <w:rPr>
                <w:b/>
                <w:bCs/>
              </w:rPr>
              <w:t xml:space="preserve">Complex:  </w:t>
            </w:r>
            <w:r w:rsidR="000861FF">
              <w:t>common key events connecting the AOP related to neurotoxicity</w:t>
            </w:r>
          </w:p>
        </w:tc>
        <w:tc>
          <w:tcPr>
            <w:tcW w:w="6390" w:type="dxa"/>
          </w:tcPr>
          <w:p w14:paraId="53CBFA6F" w14:textId="77777777" w:rsidR="00CB281C" w:rsidRPr="006F0067" w:rsidRDefault="00CB281C" w:rsidP="0061105C">
            <w:pPr>
              <w:rPr>
                <w:sz w:val="18"/>
                <w:szCs w:val="18"/>
              </w:rPr>
            </w:pPr>
            <w:r w:rsidRPr="006F0067">
              <w:rPr>
                <w:noProof/>
                <w:sz w:val="18"/>
                <w:szCs w:val="18"/>
              </w:rPr>
              <w:drawing>
                <wp:inline distT="0" distB="0" distL="0" distR="0" wp14:anchorId="097ECD1E" wp14:editId="1F07F0A8">
                  <wp:extent cx="3868983" cy="3167482"/>
                  <wp:effectExtent l="0" t="0" r="0" b="0"/>
                  <wp:docPr id="11" name="Picture 11" descr="A diagram of a cell blo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cell block&#10;&#10;Description automatically generated with medium confidence"/>
                          <pic:cNvPicPr>
                            <a:picLocks noChangeAspect="1" noChangeArrowheads="1"/>
                          </pic:cNvPicPr>
                        </pic:nvPicPr>
                        <pic:blipFill rotWithShape="1">
                          <a:blip r:embed="rId22">
                            <a:extLst>
                              <a:ext uri="{28A0092B-C50C-407E-A947-70E740481C1C}">
                                <a14:useLocalDpi xmlns:a14="http://schemas.microsoft.com/office/drawing/2010/main" val="0"/>
                              </a:ext>
                            </a:extLst>
                          </a:blip>
                          <a:srcRect l="2311" t="1312" r="3643" b="3893"/>
                          <a:stretch/>
                        </pic:blipFill>
                        <pic:spPr bwMode="auto">
                          <a:xfrm>
                            <a:off x="0" y="0"/>
                            <a:ext cx="3868983" cy="316748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582000E" w14:textId="52741122" w:rsidR="00232353" w:rsidRPr="006F0067" w:rsidRDefault="00232353" w:rsidP="00EB0929">
      <w:pPr>
        <w:pStyle w:val="Caption"/>
        <w:jc w:val="both"/>
        <w:rPr>
          <w:i/>
        </w:rPr>
      </w:pPr>
      <w:r w:rsidRPr="006F0067">
        <w:t xml:space="preserve">Table </w:t>
      </w:r>
      <w:fldSimple w:instr=" SEQ Table \* ARABIC ">
        <w:r w:rsidR="000861FF">
          <w:rPr>
            <w:noProof/>
          </w:rPr>
          <w:t>1</w:t>
        </w:r>
      </w:fldSimple>
      <w:r w:rsidRPr="006F0067">
        <w:t>. Different variations of query simple, moderate</w:t>
      </w:r>
      <w:r w:rsidR="0006538F" w:rsidRPr="006F0067">
        <w:t>,</w:t>
      </w:r>
      <w:r w:rsidRPr="006F0067">
        <w:t xml:space="preserve"> and complex are shown in natural language and </w:t>
      </w:r>
      <w:r w:rsidR="00D354BF">
        <w:t>network</w:t>
      </w:r>
      <w:r w:rsidRPr="006F0067">
        <w:t xml:space="preserve"> format. </w:t>
      </w:r>
      <w:r w:rsidR="00D354BF">
        <w:t>Cypher query for</w:t>
      </w:r>
      <w:r w:rsidR="00D354BF" w:rsidRPr="006F0067">
        <w:t xml:space="preserve"> </w:t>
      </w:r>
      <w:r w:rsidR="00D354BF">
        <w:t xml:space="preserve">each natural language query is present in </w:t>
      </w:r>
      <w:r w:rsidRPr="006F0067">
        <w:t xml:space="preserve">the </w:t>
      </w:r>
      <w:r w:rsidRPr="00353FAE">
        <w:rPr>
          <w:rPrChange w:id="1276" w:author="Saurav Kumar" w:date="2023-10-04T13:12:00Z">
            <w:rPr>
              <w:color w:val="FF0000"/>
            </w:rPr>
          </w:rPrChange>
        </w:rPr>
        <w:t>supplementary</w:t>
      </w:r>
      <w:r w:rsidR="00FA1F70" w:rsidRPr="006F0067">
        <w:t xml:space="preserve">. </w:t>
      </w:r>
    </w:p>
    <w:p w14:paraId="6A545B03" w14:textId="5C7E4E43" w:rsidR="001F566C" w:rsidRPr="006F0067" w:rsidRDefault="00217940" w:rsidP="00506379">
      <w:pPr>
        <w:jc w:val="both"/>
      </w:pPr>
      <w:commentRangeStart w:id="1277"/>
      <w:r w:rsidRPr="006F0067">
        <w:t xml:space="preserve">Querying connected information from graph databases provides significant flexibility, the flexibility entails </w:t>
      </w:r>
      <w:r w:rsidR="00ED5936" w:rsidRPr="006F0067">
        <w:t xml:space="preserve">the </w:t>
      </w:r>
      <w:r w:rsidRPr="006F0067">
        <w:t>inherent nature of graph databases</w:t>
      </w:r>
      <w:commentRangeEnd w:id="1277"/>
      <w:r w:rsidR="00080062">
        <w:rPr>
          <w:rStyle w:val="CommentReference"/>
        </w:rPr>
        <w:commentReference w:id="1277"/>
      </w:r>
      <w:r w:rsidR="00ED5936" w:rsidRPr="006F0067">
        <w:t xml:space="preserve">. Graph databases consider the relation between data points as first-class information </w:t>
      </w:r>
      <w:r w:rsidR="00F723A8" w:rsidRPr="006F0067">
        <w:t>in</w:t>
      </w:r>
      <w:r w:rsidR="00ED5936" w:rsidRPr="006F0067">
        <w:t xml:space="preserve"> the data model, which is crucial for </w:t>
      </w:r>
      <w:r w:rsidR="008463C7" w:rsidRPr="006F0067">
        <w:t>biological information</w:t>
      </w:r>
      <w:r w:rsidR="001F566C" w:rsidRPr="006F0067">
        <w:t xml:space="preserve">. </w:t>
      </w:r>
      <w:commentRangeStart w:id="1278"/>
      <w:r w:rsidR="001F566C" w:rsidRPr="006F0067">
        <w:t>M</w:t>
      </w:r>
      <w:r w:rsidR="008463C7" w:rsidRPr="006F0067">
        <w:t>ostly</w:t>
      </w:r>
      <w:r w:rsidR="0006538F" w:rsidRPr="006F0067">
        <w:t>,</w:t>
      </w:r>
      <w:r w:rsidR="008463C7" w:rsidRPr="006F0067">
        <w:t xml:space="preserve"> the biological facts are non-linear</w:t>
      </w:r>
      <w:r w:rsidR="001F566C" w:rsidRPr="006F0067">
        <w:t xml:space="preserve">, </w:t>
      </w:r>
      <w:r w:rsidR="008463C7" w:rsidRPr="006F0067">
        <w:t xml:space="preserve">one fact </w:t>
      </w:r>
      <w:r w:rsidR="00F6610D" w:rsidRPr="006F0067">
        <w:t>influences</w:t>
      </w:r>
      <w:r w:rsidR="008463C7" w:rsidRPr="006F0067">
        <w:t xml:space="preserve"> other facts in multiple ways, </w:t>
      </w:r>
      <w:r w:rsidR="001F566C" w:rsidRPr="006F0067">
        <w:t xml:space="preserve">and </w:t>
      </w:r>
      <w:r w:rsidR="008463C7" w:rsidRPr="006F0067">
        <w:t xml:space="preserve">the same is applicable </w:t>
      </w:r>
      <w:r w:rsidR="001F566C" w:rsidRPr="006F0067">
        <w:t>to</w:t>
      </w:r>
      <w:r w:rsidR="008463C7" w:rsidRPr="006F0067">
        <w:t xml:space="preserve"> AOPs as well.</w:t>
      </w:r>
      <w:r w:rsidR="001F566C" w:rsidRPr="006F0067">
        <w:t xml:space="preserve"> </w:t>
      </w:r>
      <w:commentRangeEnd w:id="1278"/>
      <w:r w:rsidR="00B01E73">
        <w:rPr>
          <w:rStyle w:val="CommentReference"/>
        </w:rPr>
        <w:commentReference w:id="1278"/>
      </w:r>
      <w:r w:rsidR="00F6610D" w:rsidRPr="006F0067">
        <w:t>Graph transversal is one of the key properties of graph databases, it makes it efficient to navigate from one node to another and capture the intermediate relationship between them.</w:t>
      </w:r>
    </w:p>
    <w:p w14:paraId="72CF75CA" w14:textId="05938893" w:rsidR="00245864" w:rsidRPr="006F0067" w:rsidRDefault="00F6610D" w:rsidP="0011462D">
      <w:pPr>
        <w:jc w:val="both"/>
      </w:pPr>
      <w:r w:rsidRPr="006F0067">
        <w:t xml:space="preserve">Depending on the research question, </w:t>
      </w:r>
      <w:r w:rsidR="00B231E6" w:rsidRPr="006F0067">
        <w:t xml:space="preserve">the complexities of </w:t>
      </w:r>
      <w:r w:rsidR="00C730B8" w:rsidRPr="006F0067">
        <w:t>database queries can range from relatively simple to highly complex</w:t>
      </w:r>
      <w:r w:rsidR="000E677A" w:rsidRPr="006F0067">
        <w:t>.</w:t>
      </w:r>
      <w:r w:rsidR="00E302EB" w:rsidRPr="006F0067">
        <w:t xml:space="preserve"> Table 2</w:t>
      </w:r>
      <w:ins w:id="1279" w:author="Deepika -" w:date="2023-10-05T11:29:00Z">
        <w:r w:rsidR="001F22CA">
          <w:t>???</w:t>
        </w:r>
      </w:ins>
      <w:r w:rsidR="00847538" w:rsidRPr="006F0067">
        <w:t xml:space="preserve"> and Figure 4 illustrate</w:t>
      </w:r>
      <w:r w:rsidR="00E302EB" w:rsidRPr="006F0067">
        <w:t xml:space="preserve"> </w:t>
      </w:r>
      <w:r w:rsidR="000100B0" w:rsidRPr="006F0067">
        <w:t xml:space="preserve">the diversity of </w:t>
      </w:r>
      <w:r w:rsidR="00F536C4" w:rsidRPr="006F0067">
        <w:t>questions</w:t>
      </w:r>
      <w:r w:rsidR="00847538" w:rsidRPr="006F0067">
        <w:t xml:space="preserve"> and queries</w:t>
      </w:r>
      <w:r w:rsidR="000100B0" w:rsidRPr="006F0067">
        <w:t xml:space="preserve"> </w:t>
      </w:r>
      <w:r w:rsidR="00F536C4" w:rsidRPr="006F0067">
        <w:t>researchers</w:t>
      </w:r>
      <w:r w:rsidR="000100B0" w:rsidRPr="006F0067">
        <w:t xml:space="preserve"> may need to </w:t>
      </w:r>
      <w:r w:rsidR="003E4A16" w:rsidRPr="006F0067">
        <w:t xml:space="preserve">address while building or evaluating the </w:t>
      </w:r>
      <w:r w:rsidR="00F536C4" w:rsidRPr="006F0067">
        <w:t>AOP</w:t>
      </w:r>
      <w:r w:rsidR="00847538" w:rsidRPr="006F0067">
        <w:t xml:space="preserve">. </w:t>
      </w:r>
      <w:r w:rsidR="0037418C" w:rsidRPr="006F0067">
        <w:t xml:space="preserve">Crafting complex </w:t>
      </w:r>
      <w:r w:rsidR="008D6FBF" w:rsidRPr="006F0067">
        <w:t>queries is</w:t>
      </w:r>
      <w:r w:rsidR="0037418C" w:rsidRPr="006F0067">
        <w:t xml:space="preserve"> not an easy task for</w:t>
      </w:r>
      <w:r w:rsidR="007806F0" w:rsidRPr="006F0067">
        <w:t xml:space="preserve"> researchers from non-technical backgrounds.  The advent of Large Language models (LLM) emerges as a valuable resource and </w:t>
      </w:r>
      <w:r w:rsidR="00395A80" w:rsidRPr="006F0067">
        <w:t xml:space="preserve">offers a solution to </w:t>
      </w:r>
      <w:r w:rsidR="007806F0" w:rsidRPr="006F0067">
        <w:t>tackle the problem of crafting queries.</w:t>
      </w:r>
      <w:r w:rsidR="00395A80" w:rsidRPr="006F0067">
        <w:t xml:space="preserve"> </w:t>
      </w:r>
      <w:r w:rsidR="00891931" w:rsidRPr="006F0067">
        <w:t xml:space="preserve">With a </w:t>
      </w:r>
      <w:r w:rsidR="00395A80" w:rsidRPr="006F0067">
        <w:t xml:space="preserve">few examples of natural language and cyphers in the form of a prompt, the model adapts the pattern and syntax of cyphers </w:t>
      </w:r>
      <w:r w:rsidR="002F49E2" w:rsidRPr="006F0067">
        <w:t>being</w:t>
      </w:r>
      <w:r w:rsidR="00395A80" w:rsidRPr="006F0067">
        <w:t xml:space="preserve"> able to generate the cyphers for real-time queries asked by the user. LLM acts as a wrapper and bridges the gap of technical </w:t>
      </w:r>
      <w:r w:rsidR="002F49E2" w:rsidRPr="006F0067">
        <w:t>needs</w:t>
      </w:r>
      <w:r w:rsidR="00891931" w:rsidRPr="006F0067">
        <w:t>. W</w:t>
      </w:r>
      <w:r w:rsidR="00395A80" w:rsidRPr="006F0067">
        <w:t xml:space="preserve">ell-curated natural language query </w:t>
      </w:r>
      <w:r w:rsidR="002F49E2" w:rsidRPr="006F0067">
        <w:t>in accordance</w:t>
      </w:r>
      <w:r w:rsidR="00395A80" w:rsidRPr="006F0067">
        <w:t xml:space="preserve"> </w:t>
      </w:r>
      <w:r w:rsidR="002F49E2" w:rsidRPr="006F0067">
        <w:lastRenderedPageBreak/>
        <w:t xml:space="preserve">with </w:t>
      </w:r>
      <w:r w:rsidR="00395A80" w:rsidRPr="006F0067">
        <w:t xml:space="preserve">the schema of </w:t>
      </w:r>
      <w:r w:rsidR="00891931" w:rsidRPr="006F0067">
        <w:t xml:space="preserve">a </w:t>
      </w:r>
      <w:r w:rsidR="00395A80" w:rsidRPr="006F0067">
        <w:t>graph database</w:t>
      </w:r>
      <w:r w:rsidR="00891931" w:rsidRPr="006F0067">
        <w:t xml:space="preserve"> is enough to generate precise cypher.</w:t>
      </w:r>
      <w:r w:rsidR="000D14A2" w:rsidRPr="006F0067">
        <w:t xml:space="preserve"> </w:t>
      </w:r>
      <w:r w:rsidR="00891931" w:rsidRPr="006F0067">
        <w:t xml:space="preserve">Having no communication barrier between the information source and the </w:t>
      </w:r>
      <w:r w:rsidR="000D14A2" w:rsidRPr="006F0067">
        <w:t>users</w:t>
      </w:r>
      <w:r w:rsidR="00891931" w:rsidRPr="006F0067">
        <w:t xml:space="preserve"> will increase the accessibility and usability of the </w:t>
      </w:r>
      <w:r w:rsidR="000D14A2" w:rsidRPr="006F0067">
        <w:t xml:space="preserve">tool. </w:t>
      </w:r>
      <w:r w:rsidR="002736E7" w:rsidRPr="006F0067">
        <w:t xml:space="preserve">The growing usability of the tool results in </w:t>
      </w:r>
      <w:r w:rsidR="00245864" w:rsidRPr="006F0067">
        <w:t xml:space="preserve">the </w:t>
      </w:r>
      <w:r w:rsidR="002736E7" w:rsidRPr="006F0067">
        <w:t xml:space="preserve">addition of diverse </w:t>
      </w:r>
      <w:r w:rsidR="00245864" w:rsidRPr="006F0067">
        <w:t>queries</w:t>
      </w:r>
      <w:r w:rsidR="002736E7" w:rsidRPr="006F0067">
        <w:t xml:space="preserve"> </w:t>
      </w:r>
      <w:r w:rsidR="00245864" w:rsidRPr="006F0067">
        <w:t xml:space="preserve">in </w:t>
      </w:r>
      <w:r w:rsidR="00AE0678" w:rsidRPr="006F0067">
        <w:t xml:space="preserve">the </w:t>
      </w:r>
      <w:r w:rsidR="00245864" w:rsidRPr="006F0067">
        <w:t>AOP context from the user</w:t>
      </w:r>
      <w:r w:rsidR="00AE0678" w:rsidRPr="006F0067">
        <w:t>s</w:t>
      </w:r>
      <w:r w:rsidR="000E0C13" w:rsidRPr="006F0067">
        <w:t xml:space="preserve"> leading to an increase in precision and accuracy of cypher generation. The diverse queries asked by the developers will also reflect the needs and expectations they have from </w:t>
      </w:r>
      <w:r w:rsidR="003D3159" w:rsidRPr="006F0067">
        <w:t>the AOP wiki;</w:t>
      </w:r>
      <w:r w:rsidR="000E0C13" w:rsidRPr="006F0067">
        <w:t xml:space="preserve"> hence this will be also helpful </w:t>
      </w:r>
      <w:r w:rsidR="003D3159" w:rsidRPr="006F0067">
        <w:t>in modulating the AOP wiki as per the user’s requirement in future updates.</w:t>
      </w:r>
    </w:p>
    <w:p w14:paraId="07FF5C37" w14:textId="38108D81" w:rsidR="005302F6" w:rsidRPr="006F0067" w:rsidRDefault="00C05AFA" w:rsidP="0011462D">
      <w:pPr>
        <w:jc w:val="both"/>
      </w:pPr>
      <w:commentRangeStart w:id="1280"/>
      <w:r w:rsidRPr="006F0067">
        <w:t>In this</w:t>
      </w:r>
      <w:r w:rsidR="0011462D" w:rsidRPr="006F0067">
        <w:t xml:space="preserve"> study</w:t>
      </w:r>
      <w:r w:rsidRPr="006F0067">
        <w:t xml:space="preserve"> we used </w:t>
      </w:r>
      <w:proofErr w:type="spellStart"/>
      <w:r w:rsidRPr="006F0067">
        <w:t>OpenAI</w:t>
      </w:r>
      <w:proofErr w:type="spellEnd"/>
      <w:r w:rsidRPr="006F0067">
        <w:t xml:space="preserve"> GPT-4 with 8k context size closed source LLMs, for each request to the language model charges $0.03/1k tokens. On average our prompt </w:t>
      </w:r>
      <w:r w:rsidR="0011462D" w:rsidRPr="006F0067">
        <w:t>consists</w:t>
      </w:r>
      <w:r w:rsidRPr="006F0067">
        <w:t xml:space="preserve"> of </w:t>
      </w:r>
      <w:r w:rsidR="0011462D" w:rsidRPr="006F0067">
        <w:t>5k tokens</w:t>
      </w:r>
      <w:r w:rsidRPr="006F0067">
        <w:t xml:space="preserve">, which costs </w:t>
      </w:r>
      <w:r w:rsidR="0011462D" w:rsidRPr="006F0067">
        <w:t>us $0.15</w:t>
      </w:r>
      <w:r w:rsidRPr="006F0067">
        <w:t xml:space="preserve"> for each natural language to cypher generation. </w:t>
      </w:r>
      <w:r w:rsidR="0011462D" w:rsidRPr="006F0067">
        <w:t xml:space="preserve"> These expenses are anticipated to reduce over time</w:t>
      </w:r>
      <w:r w:rsidR="00287DB1" w:rsidRPr="006F0067">
        <w:t xml:space="preserve">, </w:t>
      </w:r>
      <w:r w:rsidR="0011462D" w:rsidRPr="006F0067">
        <w:t xml:space="preserve">as the </w:t>
      </w:r>
      <w:r w:rsidR="00287DB1" w:rsidRPr="006F0067">
        <w:t>database accumulates relevant examples, we expect to rely on prompt examples resembling user queries, thereby reducing</w:t>
      </w:r>
      <w:r w:rsidR="0011462D" w:rsidRPr="006F0067">
        <w:t xml:space="preserve"> the need of imputing multiple examples.</w:t>
      </w:r>
      <w:r w:rsidR="00B309B2" w:rsidRPr="006F0067">
        <w:t xml:space="preserve"> </w:t>
      </w:r>
      <w:r w:rsidR="00287DB1" w:rsidRPr="006F0067">
        <w:t>Furthermore, with the rapid advancement</w:t>
      </w:r>
      <w:r w:rsidRPr="006F0067">
        <w:t xml:space="preserve"> o</w:t>
      </w:r>
      <w:r w:rsidR="00287DB1" w:rsidRPr="006F0067">
        <w:t xml:space="preserve">f large language model development </w:t>
      </w:r>
      <w:r w:rsidRPr="006F0067">
        <w:t xml:space="preserve">in the </w:t>
      </w:r>
      <w:r w:rsidR="0011462D" w:rsidRPr="006F0067">
        <w:t>open-source</w:t>
      </w:r>
      <w:r w:rsidRPr="006F0067">
        <w:t xml:space="preserve"> community, the problem </w:t>
      </w:r>
      <w:r w:rsidR="00287DB1" w:rsidRPr="006F0067">
        <w:t>concerning cost</w:t>
      </w:r>
      <w:r w:rsidRPr="006F0067">
        <w:t xml:space="preserve"> will </w:t>
      </w:r>
      <w:r w:rsidR="00287DB1" w:rsidRPr="006F0067">
        <w:t>be addressed</w:t>
      </w:r>
      <w:r w:rsidRPr="006F0067">
        <w:t xml:space="preserve">. </w:t>
      </w:r>
      <w:r w:rsidR="00287DB1" w:rsidRPr="006F0067">
        <w:t xml:space="preserve">The recent </w:t>
      </w:r>
      <w:r w:rsidRPr="006F0067">
        <w:t xml:space="preserve">release of open </w:t>
      </w:r>
      <w:r w:rsidR="0011462D" w:rsidRPr="006F0067">
        <w:t>open-source</w:t>
      </w:r>
      <w:r w:rsidRPr="006F0067">
        <w:t xml:space="preserve"> LLMA model by Facebook</w:t>
      </w:r>
      <w:r w:rsidR="00287DB1" w:rsidRPr="006F0067">
        <w:t xml:space="preserve"> </w:t>
      </w:r>
      <w:r w:rsidR="0011462D" w:rsidRPr="006F0067">
        <w:t>shows</w:t>
      </w:r>
      <w:r w:rsidRPr="006F0067">
        <w:t xml:space="preserve"> the capacity </w:t>
      </w:r>
      <w:r w:rsidR="0011462D" w:rsidRPr="006F0067">
        <w:t xml:space="preserve">to </w:t>
      </w:r>
      <w:r w:rsidR="00287DB1" w:rsidRPr="006F0067">
        <w:t>generate</w:t>
      </w:r>
      <w:r w:rsidRPr="006F0067">
        <w:t xml:space="preserve"> code</w:t>
      </w:r>
      <w:r w:rsidR="00287DB1" w:rsidRPr="006F0067">
        <w:t xml:space="preserve"> and has garnered attention</w:t>
      </w:r>
      <w:r w:rsidRPr="006F0067">
        <w:t>.</w:t>
      </w:r>
      <w:r w:rsidR="00B309B2" w:rsidRPr="006F0067">
        <w:t xml:space="preserve"> In the future f</w:t>
      </w:r>
      <w:r w:rsidR="0011462D" w:rsidRPr="006F0067">
        <w:t>ine-tuning</w:t>
      </w:r>
      <w:r w:rsidRPr="006F0067">
        <w:t xml:space="preserve"> </w:t>
      </w:r>
      <w:r w:rsidR="0011462D" w:rsidRPr="006F0067">
        <w:t>models</w:t>
      </w:r>
      <w:r w:rsidRPr="006F0067">
        <w:t xml:space="preserve"> like LLMA on cypher queries </w:t>
      </w:r>
      <w:r w:rsidR="00B309B2" w:rsidRPr="006F0067">
        <w:t xml:space="preserve">will be a cost-effective </w:t>
      </w:r>
      <w:r w:rsidRPr="006F0067">
        <w:t xml:space="preserve">alternative </w:t>
      </w:r>
      <w:r w:rsidR="00B309B2" w:rsidRPr="006F0067">
        <w:t xml:space="preserve">to the </w:t>
      </w:r>
      <w:proofErr w:type="spellStart"/>
      <w:r w:rsidRPr="006F0067">
        <w:t>OpenAI</w:t>
      </w:r>
      <w:proofErr w:type="spellEnd"/>
      <w:r w:rsidRPr="006F0067">
        <w:t xml:space="preserve"> model.</w:t>
      </w:r>
      <w:commentRangeEnd w:id="1280"/>
      <w:r w:rsidR="00D75D3E">
        <w:rPr>
          <w:rStyle w:val="CommentReference"/>
        </w:rPr>
        <w:commentReference w:id="1280"/>
      </w:r>
    </w:p>
    <w:p w14:paraId="38EA956D" w14:textId="5A529E19" w:rsidR="003D3159" w:rsidRPr="006F0067" w:rsidRDefault="009C0E03" w:rsidP="00660768">
      <w:pPr>
        <w:pStyle w:val="Heading3"/>
      </w:pPr>
      <w:r w:rsidRPr="006F0067">
        <w:t>Interactive</w:t>
      </w:r>
      <w:r w:rsidR="00DF494C" w:rsidRPr="006F0067">
        <w:t xml:space="preserve"> and stepwise</w:t>
      </w:r>
      <w:r w:rsidRPr="006F0067">
        <w:t xml:space="preserve"> </w:t>
      </w:r>
      <w:r w:rsidR="00BF4626" w:rsidRPr="006F0067">
        <w:t>query</w:t>
      </w:r>
    </w:p>
    <w:p w14:paraId="1201EFC3" w14:textId="622FACD1" w:rsidR="0030112D" w:rsidRDefault="00660768" w:rsidP="00631BFC">
      <w:pPr>
        <w:jc w:val="both"/>
        <w:rPr>
          <w:color w:val="FF0000"/>
        </w:rPr>
      </w:pPr>
      <w:r w:rsidRPr="006F0067">
        <w:t>The interface for exploring AOP development is designed to facilitate interactive</w:t>
      </w:r>
      <w:r w:rsidR="00BF4626" w:rsidRPr="006F0067">
        <w:t xml:space="preserve"> and stepwise queries</w:t>
      </w:r>
      <w:r w:rsidRPr="006F0067">
        <w:t xml:space="preserve">, acknowledging the inherently exploratory nature of </w:t>
      </w:r>
      <w:r w:rsidR="002B1892" w:rsidRPr="006F0067">
        <w:t>AOP development.</w:t>
      </w:r>
      <w:r w:rsidR="00631BFC" w:rsidRPr="006F0067">
        <w:t xml:space="preserve"> </w:t>
      </w:r>
      <w:r w:rsidR="002B1892" w:rsidRPr="006F0067">
        <w:t xml:space="preserve">In this section, we will explain the things with the help of an example query i.e. “What are the key events that are connecting the AOPs which is applicable to fish and rat taxonomy and has adverse outcome related to </w:t>
      </w:r>
      <w:r w:rsidR="00AC741C" w:rsidRPr="006F0067">
        <w:t>fertility or reproductive issue”.</w:t>
      </w:r>
      <w:r w:rsidR="00631BFC" w:rsidRPr="006F0067">
        <w:t xml:space="preserve"> </w:t>
      </w:r>
      <w:r w:rsidR="0030112D" w:rsidRPr="006F0067">
        <w:t>From</w:t>
      </w:r>
      <w:r w:rsidR="00266ACD" w:rsidRPr="006F0067">
        <w:t xml:space="preserve"> the query, you can infer that the complex query can be broken down into multiple </w:t>
      </w:r>
      <w:r w:rsidR="0030112D" w:rsidRPr="006F0067">
        <w:t>queries</w:t>
      </w:r>
      <w:r w:rsidR="00266ACD" w:rsidRPr="006F0067">
        <w:t xml:space="preserve"> such as 1.) </w:t>
      </w:r>
      <w:r w:rsidRPr="006F0067">
        <w:t xml:space="preserve">AOPs which </w:t>
      </w:r>
      <w:r w:rsidR="0030112D" w:rsidRPr="006F0067">
        <w:t>are</w:t>
      </w:r>
      <w:r w:rsidRPr="006F0067">
        <w:t xml:space="preserve"> applicable to “fish” and “rat”</w:t>
      </w:r>
      <w:r w:rsidR="00266ACD" w:rsidRPr="006F0067">
        <w:t xml:space="preserve"> 2.) Filter the AOPs, which</w:t>
      </w:r>
      <w:r w:rsidR="0030112D" w:rsidRPr="006F0067">
        <w:t xml:space="preserve"> mention “fertility” or “reproductive” issues in the adverse outcome 3.) </w:t>
      </w:r>
      <w:commentRangeStart w:id="1281"/>
      <w:r w:rsidR="0030112D" w:rsidRPr="006F0067">
        <w:t>Find the shortest path between the filtered AOPs which are connected by key events only.</w:t>
      </w:r>
      <w:r w:rsidR="00631BFC" w:rsidRPr="006F0067">
        <w:t xml:space="preserve"> </w:t>
      </w:r>
      <w:commentRangeEnd w:id="1281"/>
      <w:r w:rsidR="000645C3">
        <w:rPr>
          <w:rStyle w:val="CommentReference"/>
        </w:rPr>
        <w:commentReference w:id="1281"/>
      </w:r>
      <w:r w:rsidR="00631BFC" w:rsidRPr="006F0067">
        <w:t>The above-mentioned queries are rationally divided into steps and queried separately, which allows users to analyze the results of the query individually and make further decisions as per requirement.</w:t>
      </w:r>
      <w:r w:rsidR="0030112D" w:rsidRPr="006F0067">
        <w:t xml:space="preserve"> </w:t>
      </w:r>
      <w:commentRangeStart w:id="1282"/>
      <w:r w:rsidR="00631BFC" w:rsidRPr="006F0067">
        <w:t xml:space="preserve">In Figure 5. </w:t>
      </w:r>
      <w:commentRangeEnd w:id="1282"/>
      <w:r w:rsidR="00B411DD">
        <w:rPr>
          <w:rStyle w:val="CommentReference"/>
        </w:rPr>
        <w:commentReference w:id="1282"/>
      </w:r>
      <w:r w:rsidR="00631BFC" w:rsidRPr="006F0067">
        <w:t>above mentioned natural language query is presented in cypher query and the visual representation of the query is present in</w:t>
      </w:r>
      <w:r w:rsidR="00631BFC" w:rsidRPr="006F0067">
        <w:rPr>
          <w:color w:val="FF0000"/>
        </w:rPr>
        <w:t xml:space="preserve"> supplementary.</w:t>
      </w:r>
    </w:p>
    <w:p w14:paraId="38D16E38" w14:textId="1C0644C9" w:rsidR="00DF1ED2" w:rsidRDefault="00AD02EB" w:rsidP="006B3D7B">
      <w:pPr>
        <w:pStyle w:val="Heading3"/>
        <w:rPr>
          <w:ins w:id="1283" w:author="Saurav Kumar" w:date="2023-10-04T22:28:00Z"/>
        </w:rPr>
      </w:pPr>
      <w:ins w:id="1284" w:author="Saurav Kumar" w:date="2023-10-04T18:52:00Z">
        <w:r>
          <w:t xml:space="preserve">Future </w:t>
        </w:r>
        <w:r w:rsidRPr="00F94CBC">
          <w:t>perspectives</w:t>
        </w:r>
      </w:ins>
    </w:p>
    <w:p w14:paraId="44EFB22E" w14:textId="77777777" w:rsidR="006B3D7B" w:rsidRPr="006B3D7B" w:rsidRDefault="006B3D7B">
      <w:pPr>
        <w:rPr>
          <w:ins w:id="1285" w:author="Saurav Kumar" w:date="2023-10-04T19:10:00Z"/>
        </w:rPr>
        <w:pPrChange w:id="1286" w:author="Saurav Kumar" w:date="2023-10-04T22:28:00Z">
          <w:pPr>
            <w:pStyle w:val="Heading3"/>
          </w:pPr>
        </w:pPrChange>
      </w:pPr>
    </w:p>
    <w:p w14:paraId="796FBD6A" w14:textId="77777777" w:rsidR="00DF1ED2" w:rsidRDefault="00DF1ED2" w:rsidP="00DF1ED2">
      <w:pPr>
        <w:jc w:val="both"/>
        <w:rPr>
          <w:ins w:id="1287" w:author="Saurav Kumar" w:date="2023-10-04T19:10:00Z"/>
        </w:rPr>
      </w:pPr>
      <w:ins w:id="1288" w:author="Saurav Kumar" w:date="2023-10-04T19:10:00Z">
        <w:r w:rsidRPr="006F0067">
          <w:t>## Now we will talk about the extension of this work, in future</w:t>
        </w:r>
      </w:ins>
    </w:p>
    <w:p w14:paraId="4EC28258" w14:textId="77777777" w:rsidR="00DF1ED2" w:rsidRDefault="00DF1ED2" w:rsidP="00DF1ED2">
      <w:pPr>
        <w:jc w:val="both"/>
        <w:rPr>
          <w:ins w:id="1289" w:author="Saurav Kumar" w:date="2023-10-04T19:10:00Z"/>
        </w:rPr>
      </w:pPr>
      <w:ins w:id="1290" w:author="Saurav Kumar" w:date="2023-10-04T19:10:00Z">
        <w:r>
          <w:tab/>
          <w:t># 1. Implementing context-based query</w:t>
        </w:r>
      </w:ins>
    </w:p>
    <w:p w14:paraId="170F527F" w14:textId="77777777" w:rsidR="00DF1ED2" w:rsidRPr="006F0067" w:rsidRDefault="00DF1ED2" w:rsidP="00DF1ED2">
      <w:pPr>
        <w:jc w:val="both"/>
        <w:rPr>
          <w:ins w:id="1291" w:author="Saurav Kumar" w:date="2023-10-04T19:10:00Z"/>
        </w:rPr>
      </w:pPr>
      <w:ins w:id="1292" w:author="Saurav Kumar" w:date="2023-10-04T19:10:00Z">
        <w:r>
          <w:tab/>
          <w:t># 2. Implementing section to perform Network analysis</w:t>
        </w:r>
      </w:ins>
    </w:p>
    <w:p w14:paraId="41DC9486" w14:textId="77777777" w:rsidR="00DF1ED2" w:rsidRPr="006F0067" w:rsidRDefault="00DF1ED2" w:rsidP="00DF1ED2">
      <w:pPr>
        <w:jc w:val="both"/>
        <w:rPr>
          <w:ins w:id="1293" w:author="Saurav Kumar" w:date="2023-10-04T19:10:00Z"/>
        </w:rPr>
      </w:pPr>
      <w:ins w:id="1294" w:author="Saurav Kumar" w:date="2023-10-04T19:10:00Z">
        <w:r w:rsidRPr="006F0067">
          <w:tab/>
          <w:t xml:space="preserve"># </w:t>
        </w:r>
        <w:r>
          <w:t>2</w:t>
        </w:r>
        <w:r w:rsidRPr="006F0067">
          <w:t>. Structuring whole AOP information in the form of ontology, Selection of terms in sex, life stage,</w:t>
        </w:r>
      </w:ins>
    </w:p>
    <w:p w14:paraId="395BD4C3" w14:textId="77777777" w:rsidR="00DF1ED2" w:rsidRPr="00DF1ED2" w:rsidRDefault="00DF1ED2">
      <w:pPr>
        <w:pPrChange w:id="1295" w:author="Saurav Kumar" w:date="2023-10-04T19:10:00Z">
          <w:pPr>
            <w:jc w:val="both"/>
          </w:pPr>
        </w:pPrChange>
      </w:pPr>
    </w:p>
    <w:p w14:paraId="3B49DDB9" w14:textId="5ACCFEB6" w:rsidR="005F7B06" w:rsidRPr="006F0067" w:rsidDel="000D0F27" w:rsidRDefault="005F7B06" w:rsidP="00631BFC">
      <w:pPr>
        <w:jc w:val="both"/>
        <w:rPr>
          <w:del w:id="1296" w:author="Saurav Kumar" w:date="2023-10-04T18:50:00Z"/>
        </w:rPr>
      </w:pPr>
      <w:del w:id="1297" w:author="Saurav Kumar" w:date="2023-10-04T18:50:00Z">
        <w:r w:rsidDel="000D0F27">
          <w:rPr>
            <w:color w:val="FF0000"/>
          </w:rPr>
          <w:delText>## Also discuss the limitation of this method</w:delText>
        </w:r>
      </w:del>
    </w:p>
    <w:p w14:paraId="42ED9D1A" w14:textId="3B69DCB0" w:rsidR="004A18A3" w:rsidRDefault="004A18A3">
      <w:pPr>
        <w:rPr>
          <w:b/>
          <w:iCs/>
          <w:sz w:val="18"/>
          <w:szCs w:val="18"/>
        </w:rPr>
      </w:pPr>
      <w:r>
        <w:br w:type="page"/>
      </w:r>
    </w:p>
    <w:p w14:paraId="07A05D25" w14:textId="048300C7" w:rsidR="00CB281C" w:rsidRPr="006F0067" w:rsidRDefault="008A1FD9" w:rsidP="00C05AFA">
      <w:pPr>
        <w:pStyle w:val="Caption"/>
      </w:pPr>
      <w:r>
        <w:rPr>
          <w:noProof/>
        </w:rPr>
        <w:lastRenderedPageBreak/>
        <mc:AlternateContent>
          <mc:Choice Requires="wpg">
            <w:drawing>
              <wp:anchor distT="0" distB="0" distL="114300" distR="114300" simplePos="0" relativeHeight="251726848" behindDoc="0" locked="0" layoutInCell="1" allowOverlap="1" wp14:anchorId="74C07571" wp14:editId="13EA50B9">
                <wp:simplePos x="0" y="0"/>
                <wp:positionH relativeFrom="column">
                  <wp:posOffset>0</wp:posOffset>
                </wp:positionH>
                <wp:positionV relativeFrom="paragraph">
                  <wp:posOffset>341644</wp:posOffset>
                </wp:positionV>
                <wp:extent cx="6297865" cy="6962225"/>
                <wp:effectExtent l="0" t="0" r="0" b="10160"/>
                <wp:wrapNone/>
                <wp:docPr id="1385453657" name="Group 1385453657"/>
                <wp:cNvGraphicFramePr/>
                <a:graphic xmlns:a="http://schemas.openxmlformats.org/drawingml/2006/main">
                  <a:graphicData uri="http://schemas.microsoft.com/office/word/2010/wordprocessingGroup">
                    <wpg:wgp>
                      <wpg:cNvGrpSpPr/>
                      <wpg:grpSpPr>
                        <a:xfrm>
                          <a:off x="0" y="0"/>
                          <a:ext cx="6297865" cy="6962225"/>
                          <a:chOff x="0" y="0"/>
                          <a:chExt cx="6297865" cy="6962225"/>
                        </a:xfrm>
                      </wpg:grpSpPr>
                      <wpg:grpSp>
                        <wpg:cNvPr id="603272810" name="Grupo 8"/>
                        <wpg:cNvGrpSpPr/>
                        <wpg:grpSpPr>
                          <a:xfrm>
                            <a:off x="0" y="0"/>
                            <a:ext cx="6297865" cy="6962225"/>
                            <a:chOff x="0" y="0"/>
                            <a:chExt cx="6297865" cy="6962225"/>
                          </a:xfrm>
                        </wpg:grpSpPr>
                        <wpg:grpSp>
                          <wpg:cNvPr id="596934513" name="Grupo 7"/>
                          <wpg:cNvGrpSpPr/>
                          <wpg:grpSpPr>
                            <a:xfrm>
                              <a:off x="0" y="0"/>
                              <a:ext cx="6297865" cy="6962225"/>
                              <a:chOff x="0" y="0"/>
                              <a:chExt cx="6297865" cy="6962225"/>
                            </a:xfrm>
                          </wpg:grpSpPr>
                          <wpg:grpSp>
                            <wpg:cNvPr id="5" name="Group 5"/>
                            <wpg:cNvGrpSpPr/>
                            <wpg:grpSpPr>
                              <a:xfrm>
                                <a:off x="0" y="0"/>
                                <a:ext cx="6297865" cy="6962225"/>
                                <a:chOff x="0" y="-63668"/>
                                <a:chExt cx="6299759" cy="6963200"/>
                              </a:xfrm>
                            </wpg:grpSpPr>
                            <wpg:grpSp>
                              <wpg:cNvPr id="38" name="Group 38"/>
                              <wpg:cNvGrpSpPr/>
                              <wpg:grpSpPr>
                                <a:xfrm>
                                  <a:off x="0" y="-63668"/>
                                  <a:ext cx="6299759" cy="6963200"/>
                                  <a:chOff x="0" y="-63679"/>
                                  <a:chExt cx="6299805" cy="6964292"/>
                                </a:xfrm>
                              </wpg:grpSpPr>
                              <wps:wsp>
                                <wps:cNvPr id="31" name="Rectangle: Rounded Corners 31"/>
                                <wps:cNvSpPr/>
                                <wps:spPr>
                                  <a:xfrm>
                                    <a:off x="0" y="25876"/>
                                    <a:ext cx="2734574" cy="3267784"/>
                                  </a:xfrm>
                                  <a:prstGeom prst="roundRect">
                                    <a:avLst/>
                                  </a:prstGeom>
                                  <a:noFill/>
                                  <a:ln w="1905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 name="Group 37"/>
                                <wpg:cNvGrpSpPr/>
                                <wpg:grpSpPr>
                                  <a:xfrm>
                                    <a:off x="51759" y="-63679"/>
                                    <a:ext cx="6248046" cy="6964292"/>
                                    <a:chOff x="-43132" y="-63679"/>
                                    <a:chExt cx="6248046" cy="6964292"/>
                                  </a:xfrm>
                                </wpg:grpSpPr>
                                <wpg:grpSp>
                                  <wpg:cNvPr id="36" name="Group 36"/>
                                  <wpg:cNvGrpSpPr/>
                                  <wpg:grpSpPr>
                                    <a:xfrm>
                                      <a:off x="-43132" y="-63679"/>
                                      <a:ext cx="6248046" cy="6964292"/>
                                      <a:chOff x="-43132" y="-63679"/>
                                      <a:chExt cx="6248046" cy="6964292"/>
                                    </a:xfrm>
                                  </wpg:grpSpPr>
                                  <pic:pic xmlns:pic="http://schemas.openxmlformats.org/drawingml/2006/picture">
                                    <pic:nvPicPr>
                                      <pic:cNvPr id="28" name="Graphic 28" descr="Back RTL"/>
                                      <pic:cNvPicPr>
                                        <a:picLocks noChangeAspect="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rot="7060874">
                                        <a:off x="5791911" y="3286715"/>
                                        <a:ext cx="406977" cy="419029"/>
                                      </a:xfrm>
                                      <a:prstGeom prst="rect">
                                        <a:avLst/>
                                      </a:prstGeom>
                                    </pic:spPr>
                                  </pic:pic>
                                  <wpg:grpSp>
                                    <wpg:cNvPr id="35" name="Group 35"/>
                                    <wpg:cNvGrpSpPr/>
                                    <wpg:grpSpPr>
                                      <a:xfrm>
                                        <a:off x="-43132" y="-63679"/>
                                        <a:ext cx="6116790" cy="6964292"/>
                                        <a:chOff x="-43132" y="-63679"/>
                                        <a:chExt cx="6116790" cy="6964292"/>
                                      </a:xfrm>
                                    </wpg:grpSpPr>
                                    <wpg:grpSp>
                                      <wpg:cNvPr id="34" name="Group 34"/>
                                      <wpg:cNvGrpSpPr/>
                                      <wpg:grpSpPr>
                                        <a:xfrm>
                                          <a:off x="-43132" y="-63679"/>
                                          <a:ext cx="6116790" cy="6964292"/>
                                          <a:chOff x="-43132" y="-63679"/>
                                          <a:chExt cx="6116790" cy="6964292"/>
                                        </a:xfrm>
                                      </wpg:grpSpPr>
                                      <pic:pic xmlns:pic="http://schemas.openxmlformats.org/drawingml/2006/picture">
                                        <pic:nvPicPr>
                                          <pic:cNvPr id="19" name="Picture 19"/>
                                          <pic:cNvPicPr>
                                            <a:picLocks noChangeAspect="1"/>
                                          </pic:cNvPicPr>
                                        </pic:nvPicPr>
                                        <pic:blipFill rotWithShape="1">
                                          <a:blip r:embed="rId25">
                                            <a:extLst>
                                              <a:ext uri="{BEBA8EAE-BF5A-486C-A8C5-ECC9F3942E4B}">
                                                <a14:imgProps xmlns:a14="http://schemas.microsoft.com/office/drawing/2010/main">
                                                  <a14:imgLayer r:embed="rId26">
                                                    <a14:imgEffect>
                                                      <a14:sharpenSoften amount="50000"/>
                                                    </a14:imgEffect>
                                                  </a14:imgLayer>
                                                </a14:imgProps>
                                              </a:ext>
                                            </a:extLst>
                                          </a:blip>
                                          <a:srcRect l="-6" r="1739" b="4"/>
                                          <a:stretch/>
                                        </pic:blipFill>
                                        <pic:spPr>
                                          <a:xfrm>
                                            <a:off x="3076458" y="-63679"/>
                                            <a:ext cx="2997200" cy="2716530"/>
                                          </a:xfrm>
                                          <a:prstGeom prst="rect">
                                            <a:avLst/>
                                          </a:prstGeom>
                                        </pic:spPr>
                                      </pic:pic>
                                      <wpg:grpSp>
                                        <wpg:cNvPr id="30" name="Group 30"/>
                                        <wpg:cNvGrpSpPr/>
                                        <wpg:grpSpPr>
                                          <a:xfrm>
                                            <a:off x="-43132" y="129387"/>
                                            <a:ext cx="2499740" cy="2419252"/>
                                            <a:chOff x="-43135" y="-9"/>
                                            <a:chExt cx="2499889" cy="2419538"/>
                                          </a:xfrm>
                                        </wpg:grpSpPr>
                                        <pic:pic xmlns:pic="http://schemas.openxmlformats.org/drawingml/2006/picture">
                                          <pic:nvPicPr>
                                            <pic:cNvPr id="18" name="Picture 18"/>
                                            <pic:cNvPicPr>
                                              <a:picLocks noChangeAspect="1"/>
                                            </pic:cNvPicPr>
                                          </pic:nvPicPr>
                                          <pic:blipFill rotWithShape="1">
                                            <a:blip r:embed="rId27">
                                              <a:extLst>
                                                <a:ext uri="{BEBA8EAE-BF5A-486C-A8C5-ECC9F3942E4B}">
                                                  <a14:imgProps xmlns:a14="http://schemas.microsoft.com/office/drawing/2010/main">
                                                    <a14:imgLayer r:embed="rId28">
                                                      <a14:imgEffect>
                                                        <a14:sharpenSoften amount="50000"/>
                                                      </a14:imgEffect>
                                                    </a14:imgLayer>
                                                  </a14:imgProps>
                                                </a:ext>
                                              </a:extLst>
                                            </a:blip>
                                            <a:srcRect l="10951" t="-1" r="15609" b="35930"/>
                                            <a:stretch/>
                                          </pic:blipFill>
                                          <pic:spPr>
                                            <a:xfrm>
                                              <a:off x="86269" y="-9"/>
                                              <a:ext cx="2370485" cy="1581041"/>
                                            </a:xfrm>
                                            <a:prstGeom prst="rect">
                                              <a:avLst/>
                                            </a:prstGeom>
                                          </pic:spPr>
                                        </pic:pic>
                                        <pic:pic xmlns:pic="http://schemas.openxmlformats.org/drawingml/2006/picture">
                                          <pic:nvPicPr>
                                            <pic:cNvPr id="24" name="Picture 24"/>
                                            <pic:cNvPicPr>
                                              <a:picLocks noChangeAspect="1"/>
                                            </pic:cNvPicPr>
                                          </pic:nvPicPr>
                                          <pic:blipFill rotWithShape="1">
                                            <a:blip r:embed="rId27">
                                              <a:extLst>
                                                <a:ext uri="{BEBA8EAE-BF5A-486C-A8C5-ECC9F3942E4B}">
                                                  <a14:imgProps xmlns:a14="http://schemas.microsoft.com/office/drawing/2010/main">
                                                    <a14:imgLayer r:embed="rId28">
                                                      <a14:imgEffect>
                                                        <a14:sharpenSoften amount="50000"/>
                                                      </a14:imgEffect>
                                                    </a14:imgLayer>
                                                  </a14:imgProps>
                                                </a:ext>
                                              </a:extLst>
                                            </a:blip>
                                            <a:srcRect l="7210" t="64082" r="66650" b="3876"/>
                                            <a:stretch/>
                                          </pic:blipFill>
                                          <pic:spPr bwMode="auto">
                                            <a:xfrm>
                                              <a:off x="-43135" y="1580919"/>
                                              <a:ext cx="843542" cy="790520"/>
                                            </a:xfrm>
                                            <a:prstGeom prst="roundRect">
                                              <a:avLst/>
                                            </a:prstGeom>
                                            <a:ln>
                                              <a:noFill/>
                                            </a:ln>
                                            <a:extLst>
                                              <a:ext uri="{53640926-AAD7-44D8-BBD7-CCE9431645EC}">
                                                <a14:shadowObscured xmlns:a14="http://schemas.microsoft.com/office/drawing/2010/main"/>
                                              </a:ext>
                                            </a:extLst>
                                          </pic:spPr>
                                        </pic:pic>
                                        <pic:pic xmlns:pic="http://schemas.openxmlformats.org/drawingml/2006/picture">
                                          <pic:nvPicPr>
                                            <pic:cNvPr id="23" name="Picture 23"/>
                                            <pic:cNvPicPr>
                                              <a:picLocks noChangeAspect="1"/>
                                            </pic:cNvPicPr>
                                          </pic:nvPicPr>
                                          <pic:blipFill rotWithShape="1">
                                            <a:blip r:embed="rId27">
                                              <a:extLst>
                                                <a:ext uri="{BEBA8EAE-BF5A-486C-A8C5-ECC9F3942E4B}">
                                                  <a14:imgProps xmlns:a14="http://schemas.microsoft.com/office/drawing/2010/main">
                                                    <a14:imgLayer r:embed="rId28">
                                                      <a14:imgEffect>
                                                        <a14:sharpenSoften amount="50000"/>
                                                      </a14:imgEffect>
                                                    </a14:imgLayer>
                                                  </a14:imgProps>
                                                </a:ext>
                                              </a:extLst>
                                            </a:blip>
                                            <a:srcRect l="60649" t="57910" r="2030" b="6936"/>
                                            <a:stretch/>
                                          </pic:blipFill>
                                          <pic:spPr bwMode="auto">
                                            <a:xfrm>
                                              <a:off x="1250830" y="1552754"/>
                                              <a:ext cx="1203325" cy="8667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 name="Picture 26"/>
                                            <pic:cNvPicPr>
                                              <a:picLocks noChangeAspect="1"/>
                                            </pic:cNvPicPr>
                                          </pic:nvPicPr>
                                          <pic:blipFill rotWithShape="1">
                                            <a:blip r:embed="rId27">
                                              <a:extLst>
                                                <a:ext uri="{BEBA8EAE-BF5A-486C-A8C5-ECC9F3942E4B}">
                                                  <a14:imgProps xmlns:a14="http://schemas.microsoft.com/office/drawing/2010/main">
                                                    <a14:imgLayer r:embed="rId28">
                                                      <a14:imgEffect>
                                                        <a14:sharpenSoften amount="50000"/>
                                                      </a14:imgEffect>
                                                    </a14:imgLayer>
                                                  </a14:imgProps>
                                                </a:ext>
                                              </a:extLst>
                                            </a:blip>
                                            <a:srcRect l="46771" t="87656" r="43485" b="8"/>
                                            <a:stretch/>
                                          </pic:blipFill>
                                          <pic:spPr bwMode="auto">
                                            <a:xfrm>
                                              <a:off x="931651" y="2035833"/>
                                              <a:ext cx="314325" cy="30416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7" name="Picture 6">
                                            <a:extLst>
                                              <a:ext uri="{FF2B5EF4-FFF2-40B4-BE49-F238E27FC236}">
                                                <a16:creationId xmlns:a16="http://schemas.microsoft.com/office/drawing/2014/main" id="{D5E46A75-35AB-49AA-82E2-D5A2544C6CD8}"/>
                                              </a:ext>
                                            </a:extLst>
                                          </pic:cNvPr>
                                          <pic:cNvPicPr>
                                            <a:picLocks noChangeAspect="1"/>
                                          </pic:cNvPicPr>
                                        </pic:nvPicPr>
                                        <pic:blipFill rotWithShape="1">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l="1743" t="4036" r="2384" b="2158"/>
                                          <a:stretch/>
                                        </pic:blipFill>
                                        <pic:spPr bwMode="auto">
                                          <a:xfrm>
                                            <a:off x="2057713" y="3554163"/>
                                            <a:ext cx="3657600" cy="334645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9" name="Graphic 29" descr="Back RTL"/>
                                        <pic:cNvPicPr>
                                          <a:picLocks noChangeAspect="1"/>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rot="870319">
                                          <a:off x="2674188" y="966159"/>
                                          <a:ext cx="391160" cy="391160"/>
                                        </a:xfrm>
                                        <a:prstGeom prst="rect">
                                          <a:avLst/>
                                        </a:prstGeom>
                                      </pic:spPr>
                                    </pic:pic>
                                  </wpg:grpSp>
                                </wpg:grpSp>
                                <wps:wsp>
                                  <wps:cNvPr id="32" name="Rectangle: Rounded Corners 32"/>
                                  <wps:cNvSpPr/>
                                  <wps:spPr>
                                    <a:xfrm>
                                      <a:off x="3047547" y="77453"/>
                                      <a:ext cx="3046770" cy="3187303"/>
                                    </a:xfrm>
                                    <a:prstGeom prst="roundRect">
                                      <a:avLst/>
                                    </a:prstGeom>
                                    <a:noFill/>
                                    <a:ln w="19050" cap="flat" cmpd="sng" algn="ctr">
                                      <a:solidFill>
                                        <a:srgbClr val="7030A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Rounded Corners 33"/>
                                  <wps:cNvSpPr/>
                                  <wps:spPr>
                                    <a:xfrm>
                                      <a:off x="165620" y="3554107"/>
                                      <a:ext cx="5685651" cy="3346445"/>
                                    </a:xfrm>
                                    <a:prstGeom prst="roundRect">
                                      <a:avLst/>
                                    </a:prstGeom>
                                    <a:noFill/>
                                    <a:ln w="19050" cap="flat" cmpd="sng" algn="ctr">
                                      <a:solidFill>
                                        <a:srgbClr val="00B05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1" name="Text Box 41"/>
                              <wps:cNvSpPr txBox="1"/>
                              <wps:spPr>
                                <a:xfrm>
                                  <a:off x="285387" y="4138696"/>
                                  <a:ext cx="1767840" cy="1417932"/>
                                </a:xfrm>
                                <a:prstGeom prst="rect">
                                  <a:avLst/>
                                </a:prstGeom>
                                <a:solidFill>
                                  <a:sysClr val="window" lastClr="FFFFFF"/>
                                </a:solidFill>
                                <a:ln w="19050">
                                  <a:noFill/>
                                  <a:prstDash val="sysDash"/>
                                </a:ln>
                              </wps:spPr>
                              <wps:txbx>
                                <w:txbxContent>
                                  <w:p w14:paraId="4171BA66" w14:textId="77777777" w:rsidR="004A18A3" w:rsidRDefault="004A18A3" w:rsidP="00CB281C">
                                    <w:pPr>
                                      <w:jc w:val="both"/>
                                      <w:rPr>
                                        <w:b/>
                                      </w:rPr>
                                    </w:pPr>
                                  </w:p>
                                  <w:p w14:paraId="3A528F0A" w14:textId="77777777" w:rsidR="00CB281C" w:rsidRPr="006F0067" w:rsidRDefault="00CB281C" w:rsidP="00CB281C">
                                    <w:pPr>
                                      <w:jc w:val="both"/>
                                      <w:rPr>
                                        <w:b/>
                                      </w:rPr>
                                    </w:pPr>
                                    <w:r w:rsidRPr="006F0067">
                                      <w:rPr>
                                        <w:b/>
                                      </w:rPr>
                                      <w:t xml:space="preserve">Query 3. </w:t>
                                    </w:r>
                                  </w:p>
                                  <w:p w14:paraId="0C46353F" w14:textId="1C36EEFE" w:rsidR="00CB281C" w:rsidRPr="006F0067" w:rsidRDefault="003A721F" w:rsidP="00CB281C">
                                    <w:pPr>
                                      <w:jc w:val="both"/>
                                      <w:rPr>
                                        <w:b/>
                                        <w:color w:val="538135" w:themeColor="accent6" w:themeShade="BF"/>
                                      </w:rPr>
                                    </w:pPr>
                                    <w:r>
                                      <w:rPr>
                                        <w:b/>
                                        <w:color w:val="538135" w:themeColor="accent6" w:themeShade="BF"/>
                                      </w:rPr>
                                      <w:t>s</w:t>
                                    </w:r>
                                    <w:r w:rsidR="00CB281C" w:rsidRPr="006F0067">
                                      <w:rPr>
                                        <w:b/>
                                        <w:color w:val="538135" w:themeColor="accent6" w:themeShade="BF"/>
                                      </w:rPr>
                                      <w:t>hortest path between the filtered AOPs which are connected by key events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51554656" name="Cuadro de texto 1"/>
                            <wps:cNvSpPr txBox="1"/>
                            <wps:spPr>
                              <a:xfrm>
                                <a:off x="150471" y="2639028"/>
                                <a:ext cx="2465407" cy="787078"/>
                              </a:xfrm>
                              <a:prstGeom prst="rect">
                                <a:avLst/>
                              </a:prstGeom>
                              <a:noFill/>
                              <a:ln w="6350">
                                <a:noFill/>
                              </a:ln>
                            </wps:spPr>
                            <wps:txbx>
                              <w:txbxContent>
                                <w:p w14:paraId="43100528" w14:textId="77777777" w:rsidR="004A18A3" w:rsidRPr="006F0067" w:rsidRDefault="004A18A3" w:rsidP="004A18A3">
                                  <w:pPr>
                                    <w:spacing w:after="0" w:line="240" w:lineRule="auto"/>
                                    <w:jc w:val="both"/>
                                    <w:rPr>
                                      <w:b/>
                                    </w:rPr>
                                  </w:pPr>
                                  <w:r w:rsidRPr="006F0067">
                                    <w:rPr>
                                      <w:b/>
                                    </w:rPr>
                                    <w:t xml:space="preserve">Query 1. </w:t>
                                  </w:r>
                                </w:p>
                                <w:p w14:paraId="58A2B043" w14:textId="77777777" w:rsidR="004A18A3" w:rsidRPr="006F0067" w:rsidRDefault="004A18A3" w:rsidP="004A18A3">
                                  <w:pPr>
                                    <w:spacing w:after="0" w:line="240" w:lineRule="auto"/>
                                    <w:jc w:val="both"/>
                                    <w:rPr>
                                      <w:b/>
                                    </w:rPr>
                                  </w:pPr>
                                  <w:r w:rsidRPr="006F0067">
                                    <w:rPr>
                                      <w:b/>
                                      <w:color w:val="4472C4" w:themeColor="accent1"/>
                                    </w:rPr>
                                    <w:t>AOPs applicable to “fish” and “rat” taxonomy?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8689776" name="Cuadro de texto 1"/>
                            <wps:cNvSpPr txBox="1"/>
                            <wps:spPr>
                              <a:xfrm flipH="1">
                                <a:off x="3211975" y="2639028"/>
                                <a:ext cx="2893060" cy="642395"/>
                              </a:xfrm>
                              <a:prstGeom prst="rect">
                                <a:avLst/>
                              </a:prstGeom>
                              <a:noFill/>
                              <a:ln w="6350">
                                <a:noFill/>
                              </a:ln>
                            </wps:spPr>
                            <wps:txbx>
                              <w:txbxContent>
                                <w:p w14:paraId="6BEBE41F" w14:textId="77777777" w:rsidR="004A18A3" w:rsidRPr="006F0067" w:rsidRDefault="004A18A3" w:rsidP="004A18A3">
                                  <w:pPr>
                                    <w:spacing w:after="0" w:line="240" w:lineRule="auto"/>
                                    <w:jc w:val="both"/>
                                    <w:rPr>
                                      <w:b/>
                                    </w:rPr>
                                  </w:pPr>
                                  <w:r w:rsidRPr="006F0067">
                                    <w:rPr>
                                      <w:b/>
                                    </w:rPr>
                                    <w:t xml:space="preserve">Query 2. </w:t>
                                  </w:r>
                                </w:p>
                                <w:p w14:paraId="539B6289" w14:textId="77777777" w:rsidR="004A18A3" w:rsidRPr="006F0067" w:rsidRDefault="004A18A3" w:rsidP="004A18A3">
                                  <w:pPr>
                                    <w:spacing w:after="0" w:line="240" w:lineRule="auto"/>
                                    <w:jc w:val="both"/>
                                    <w:rPr>
                                      <w:b/>
                                      <w:color w:val="7030A0"/>
                                    </w:rPr>
                                  </w:pPr>
                                  <w:r w:rsidRPr="006F0067">
                                    <w:rPr>
                                      <w:b/>
                                      <w:color w:val="7030A0"/>
                                    </w:rPr>
                                    <w:t>Filter the AOPs, which mention “fertility” or “reproductive” issues in the adverse outcome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15700355" name="Conector recto 6"/>
                          <wps:cNvCnPr/>
                          <wps:spPr>
                            <a:xfrm flipV="1">
                              <a:off x="5787" y="2633241"/>
                              <a:ext cx="2737413"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wps:wsp>
                          <wps:cNvPr id="1556265786" name="Conector recto 6"/>
                          <wps:cNvCnPr/>
                          <wps:spPr>
                            <a:xfrm flipV="1">
                              <a:off x="3159889" y="2639028"/>
                              <a:ext cx="3060000" cy="0"/>
                            </a:xfrm>
                            <a:prstGeom prst="line">
                              <a:avLst/>
                            </a:prstGeom>
                            <a:ln w="19050">
                              <a:solidFill>
                                <a:srgbClr val="7030A0"/>
                              </a:solidFill>
                              <a:prstDash val="dash"/>
                            </a:ln>
                          </wps:spPr>
                          <wps:style>
                            <a:lnRef idx="1">
                              <a:schemeClr val="accent1"/>
                            </a:lnRef>
                            <a:fillRef idx="0">
                              <a:schemeClr val="accent1"/>
                            </a:fillRef>
                            <a:effectRef idx="0">
                              <a:schemeClr val="accent1"/>
                            </a:effectRef>
                            <a:fontRef idx="minor">
                              <a:schemeClr val="tx1"/>
                            </a:fontRef>
                          </wps:style>
                          <wps:bodyPr/>
                        </wps:wsp>
                      </wpg:grpSp>
                      <wps:wsp>
                        <wps:cNvPr id="2012661332" name="Conector recto 6"/>
                        <wps:cNvCnPr/>
                        <wps:spPr>
                          <a:xfrm rot="5400000" flipV="1">
                            <a:off x="422267" y="5285322"/>
                            <a:ext cx="3312000" cy="0"/>
                          </a:xfrm>
                          <a:prstGeom prst="line">
                            <a:avLst/>
                          </a:prstGeom>
                          <a:ln w="19050">
                            <a:solidFill>
                              <a:srgbClr val="00B050"/>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74C07571" id="Group 1385453657" o:spid="_x0000_s1064" style="position:absolute;margin-left:0;margin-top:26.9pt;width:495.9pt;height:548.2pt;z-index:251726848;mso-width-relative:margin" coordsize="62978,69622" o:gfxdata="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">
                <v:group id="Grupo 8" o:spid="_x0000_s1065" style="position:absolute;width:62978;height:69622" coordsize="62978,69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">
                  <v:group id="Grupo 7" o:spid="_x0000_s1066" style="position:absolute;width:62978;height:69622" coordsize="62978,69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">
                    <v:group id="Group 5" o:spid="_x0000_s1067" style="position:absolute;width:62978;height:69622" coordorigin=",-636" coordsize="62997,69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38" o:spid="_x0000_s1068" style="position:absolute;top:-636;width:62997;height:69631" coordorigin=",-636" coordsize="62998,69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oundrect id="Rectangle: Rounded Corners 31" o:spid="_x0000_s1069" style="position:absolute;top:258;width:27345;height:326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" filled="f" strokecolor="#2f528f" strokeweight="1.5pt">
                          <v:stroke joinstyle="miter"/>
                        </v:roundrect>
                        <v:group id="Group 37" o:spid="_x0000_s1070" style="position:absolute;left:517;top:-636;width:62481;height:69642" coordorigin="-431,-636" coordsize="62480,69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up 36" o:spid="_x0000_s1071" style="position:absolute;left:-431;top:-636;width:62480;height:69642" coordorigin="-431,-636" coordsize="62480,69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8" o:spid="_x0000_s1072" type="#_x0000_t75" alt="Back RTL" style="position:absolute;left:57919;top:32866;width:4070;height:4191;rotation:771235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">
                              <v:imagedata r:id="rId31" o:title="Back RTL"/>
                            </v:shape>
                            <v:group id="Group 35" o:spid="_x0000_s1073" style="position:absolute;left:-431;top:-636;width:61167;height:69642" coordorigin="-431,-636" coordsize="61167,69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Group 34" o:spid="_x0000_s1074" style="position:absolute;left:-431;top:-636;width:61167;height:69642" coordorigin="-431,-636" coordsize="61167,69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Picture 19" o:spid="_x0000_s1075" type="#_x0000_t75" style="position:absolute;left:30764;top:-636;width:29972;height:27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">
                                  <v:imagedata r:id="rId32" o:title="" cropbottom="3f" cropleft="-4f" cropright="1140f"/>
                                </v:shape>
                                <v:group id="Group 30" o:spid="_x0000_s1076" style="position:absolute;left:-431;top:1293;width:24997;height:24193" coordorigin="-431" coordsize="24998,24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Picture 18" o:spid="_x0000_s1077" type="#_x0000_t75" style="position:absolute;left:862;width:23705;height:15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">
                                    <v:imagedata r:id="rId33" o:title="" croptop="-1f" cropbottom="23547f" cropleft="7177f" cropright="10230f"/>
                                  </v:shape>
                                  <v:shape id="Picture 24" o:spid="_x0000_s1078" type="#_x0000_t75" style="position:absolute;left:-431;top:15809;width:8435;height:7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" adj="3600">
                                    <v:imagedata r:id="rId33" o:title="" croptop="41997f" cropbottom="2540f" cropleft="4725f" cropright="43680f"/>
                                  </v:shape>
                                  <v:shape id="Picture 23" o:spid="_x0000_s1079" type="#_x0000_t75" style="position:absolute;left:12508;top:15527;width:12033;height:8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">
                                    <v:imagedata r:id="rId33" o:title="" croptop="37952f" cropbottom="4546f" cropleft="39747f" cropright="1330f"/>
                                  </v:shape>
                                  <v:shape id="Picture 26" o:spid="_x0000_s1080" type="#_x0000_t75" style="position:absolute;left:9316;top:20358;width:3143;height:3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">
                                    <v:imagedata r:id="rId33" o:title="" croptop="57446f" cropbottom="5f" cropleft="30652f" cropright="28498f"/>
                                  </v:shape>
                                </v:group>
                                <v:shape id="Picture 6" o:spid="_x0000_s1081" type="#_x0000_t75" style="position:absolute;left:20577;top:35541;width:36576;height:33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">
                                  <v:imagedata r:id="rId34" o:title="" croptop="2645f" cropbottom="1414f" cropleft="1142f" cropright="1562f"/>
                                </v:shape>
                              </v:group>
                              <v:shape id="Graphic 29" o:spid="_x0000_s1082" type="#_x0000_t75" alt="Back RTL" style="position:absolute;left:26741;top:9661;width:3912;height:3912;rotation:95062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">
                                <v:imagedata r:id="rId31" o:title="Back RTL"/>
                              </v:shape>
                            </v:group>
                          </v:group>
                          <v:roundrect id="Rectangle: Rounded Corners 32" o:spid="_x0000_s1083" style="position:absolute;left:30475;top:774;width:30468;height:318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" filled="f" strokecolor="#7030a0" strokeweight="1.5pt">
                            <v:stroke joinstyle="miter"/>
                          </v:roundrect>
                          <v:roundrect id="Rectangle: Rounded Corners 33" o:spid="_x0000_s1084" style="position:absolute;left:1656;top:35541;width:56856;height:334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" filled="f" strokecolor="#00b050" strokeweight="1.5pt">
                            <v:stroke joinstyle="miter"/>
                          </v:roundrect>
                        </v:group>
                      </v:group>
                      <v:shapetype id="_x0000_t202" coordsize="21600,21600" o:spt="202" path="m,l,21600r21600,l21600,xe">
                        <v:stroke joinstyle="miter"/>
                        <v:path gradientshapeok="t" o:connecttype="rect"/>
                      </v:shapetype>
                      <v:shape id="Text Box 41" o:spid="_x0000_s1085" type="#_x0000_t202" style="position:absolute;left:2853;top:41386;width:17679;height:14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" fillcolor="window" stroked="f" strokeweight="1.5pt">
                        <v:stroke dashstyle="3 1"/>
                        <v:textbox>
                          <w:txbxContent>
                            <w:p w14:paraId="4171BA66" w14:textId="77777777" w:rsidR="004A18A3" w:rsidRDefault="004A18A3" w:rsidP="00CB281C">
                              <w:pPr>
                                <w:jc w:val="both"/>
                                <w:rPr>
                                  <w:b/>
                                </w:rPr>
                              </w:pPr>
                            </w:p>
                            <w:p w14:paraId="3A528F0A" w14:textId="77777777" w:rsidR="00CB281C" w:rsidRPr="006F0067" w:rsidRDefault="00CB281C" w:rsidP="00CB281C">
                              <w:pPr>
                                <w:jc w:val="both"/>
                                <w:rPr>
                                  <w:b/>
                                </w:rPr>
                              </w:pPr>
                              <w:r w:rsidRPr="006F0067">
                                <w:rPr>
                                  <w:b/>
                                </w:rPr>
                                <w:t xml:space="preserve">Query 3. </w:t>
                              </w:r>
                            </w:p>
                            <w:p w14:paraId="0C46353F" w14:textId="1C36EEFE" w:rsidR="00CB281C" w:rsidRPr="006F0067" w:rsidRDefault="003A721F" w:rsidP="00CB281C">
                              <w:pPr>
                                <w:jc w:val="both"/>
                                <w:rPr>
                                  <w:b/>
                                  <w:color w:val="538135" w:themeColor="accent6" w:themeShade="BF"/>
                                </w:rPr>
                              </w:pPr>
                              <w:r>
                                <w:rPr>
                                  <w:b/>
                                  <w:color w:val="538135" w:themeColor="accent6" w:themeShade="BF"/>
                                </w:rPr>
                                <w:t>s</w:t>
                              </w:r>
                              <w:r w:rsidR="00CB281C" w:rsidRPr="006F0067">
                                <w:rPr>
                                  <w:b/>
                                  <w:color w:val="538135" w:themeColor="accent6" w:themeShade="BF"/>
                                </w:rPr>
                                <w:t>hortest path between the filtered AOPs which are connected by key events only.</w:t>
                              </w:r>
                            </w:p>
                          </w:txbxContent>
                        </v:textbox>
                      </v:shape>
                    </v:group>
                    <v:shape id="Cuadro de texto 1" o:spid="_x0000_s1086" type="#_x0000_t202" style="position:absolute;left:1504;top:26390;width:24654;height:7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" filled="f" stroked="f" strokeweight=".5pt">
                      <v:textbox>
                        <w:txbxContent>
                          <w:p w14:paraId="43100528" w14:textId="77777777" w:rsidR="004A18A3" w:rsidRPr="006F0067" w:rsidRDefault="004A18A3" w:rsidP="004A18A3">
                            <w:pPr>
                              <w:spacing w:after="0" w:line="240" w:lineRule="auto"/>
                              <w:jc w:val="both"/>
                              <w:rPr>
                                <w:b/>
                              </w:rPr>
                            </w:pPr>
                            <w:r w:rsidRPr="006F0067">
                              <w:rPr>
                                <w:b/>
                              </w:rPr>
                              <w:t xml:space="preserve">Query 1. </w:t>
                            </w:r>
                          </w:p>
                          <w:p w14:paraId="58A2B043" w14:textId="77777777" w:rsidR="004A18A3" w:rsidRPr="006F0067" w:rsidRDefault="004A18A3" w:rsidP="004A18A3">
                            <w:pPr>
                              <w:spacing w:after="0" w:line="240" w:lineRule="auto"/>
                              <w:jc w:val="both"/>
                              <w:rPr>
                                <w:b/>
                              </w:rPr>
                            </w:pPr>
                            <w:r w:rsidRPr="006F0067">
                              <w:rPr>
                                <w:b/>
                                <w:color w:val="4472C4" w:themeColor="accent1"/>
                              </w:rPr>
                              <w:t>AOPs applicable to “fish” and “rat” taxonomy?</w:t>
                            </w:r>
                          </w:p>
                        </w:txbxContent>
                      </v:textbox>
                    </v:shape>
                    <v:shape id="Cuadro de texto 1" o:spid="_x0000_s1087" type="#_x0000_t202" style="position:absolute;left:32119;top:26390;width:28931;height:642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" filled="f" stroked="f" strokeweight=".5pt">
                      <v:textbox>
                        <w:txbxContent>
                          <w:p w14:paraId="6BEBE41F" w14:textId="77777777" w:rsidR="004A18A3" w:rsidRPr="006F0067" w:rsidRDefault="004A18A3" w:rsidP="004A18A3">
                            <w:pPr>
                              <w:spacing w:after="0" w:line="240" w:lineRule="auto"/>
                              <w:jc w:val="both"/>
                              <w:rPr>
                                <w:b/>
                              </w:rPr>
                            </w:pPr>
                            <w:r w:rsidRPr="006F0067">
                              <w:rPr>
                                <w:b/>
                              </w:rPr>
                              <w:t xml:space="preserve">Query 2. </w:t>
                            </w:r>
                          </w:p>
                          <w:p w14:paraId="539B6289" w14:textId="77777777" w:rsidR="004A18A3" w:rsidRPr="006F0067" w:rsidRDefault="004A18A3" w:rsidP="004A18A3">
                            <w:pPr>
                              <w:spacing w:after="0" w:line="240" w:lineRule="auto"/>
                              <w:jc w:val="both"/>
                              <w:rPr>
                                <w:b/>
                                <w:color w:val="7030A0"/>
                              </w:rPr>
                            </w:pPr>
                            <w:r w:rsidRPr="006F0067">
                              <w:rPr>
                                <w:b/>
                                <w:color w:val="7030A0"/>
                              </w:rPr>
                              <w:t>Filter the AOPs, which mention “fertility” or “reproductive” issues in the adverse outcome</w:t>
                            </w:r>
                          </w:p>
                        </w:txbxContent>
                      </v:textbox>
                    </v:shape>
                  </v:group>
                  <v:line id="Conector recto 6" o:spid="_x0000_s1088" style="position:absolute;flip:y;visibility:visible;mso-wrap-style:square" from="57,26332" to="27432,2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" strokecolor="#4472c4 [3204]" strokeweight="1.5pt">
                    <v:stroke dashstyle="dash" joinstyle="miter"/>
                  </v:line>
                  <v:line id="Conector recto 6" o:spid="_x0000_s1089" style="position:absolute;flip:y;visibility:visible;mso-wrap-style:square" from="31598,26390" to="62198,26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" strokecolor="#7030a0" strokeweight="1.5pt">
                    <v:stroke dashstyle="dash" joinstyle="miter"/>
                  </v:line>
                </v:group>
                <v:line id="Conector recto 6" o:spid="_x0000_s1090" style="position:absolute;rotation:-90;flip:y;visibility:visible;mso-wrap-style:square" from="4222,52853" to="37342,52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" strokecolor="#00b050" strokeweight="1.5pt">
                  <v:stroke dashstyle="dash" joinstyle="miter"/>
                </v:line>
              </v:group>
            </w:pict>
          </mc:Fallback>
        </mc:AlternateContent>
      </w:r>
      <w:r w:rsidR="00631BFC" w:rsidRPr="006F0067">
        <w:t xml:space="preserve">Figure </w:t>
      </w:r>
      <w:fldSimple w:instr=" SEQ Figure \* ARABIC ">
        <w:r w:rsidR="000861FF">
          <w:rPr>
            <w:noProof/>
          </w:rPr>
          <w:t>4</w:t>
        </w:r>
      </w:fldSimple>
      <w:r w:rsidR="00631BFC" w:rsidRPr="006F0067">
        <w:t>. Stepwise query of information.</w:t>
      </w:r>
      <w:r w:rsidR="00CB281C" w:rsidRPr="006F0067">
        <w:br/>
      </w:r>
    </w:p>
    <w:p w14:paraId="0C6DB87D" w14:textId="28985857" w:rsidR="00CB281C" w:rsidRPr="006F0067" w:rsidRDefault="004A18A3" w:rsidP="006A3918">
      <w:r w:rsidRPr="006F0067">
        <w:rPr>
          <w:noProof/>
        </w:rPr>
        <mc:AlternateContent>
          <mc:Choice Requires="wps">
            <w:drawing>
              <wp:anchor distT="0" distB="0" distL="114300" distR="114300" simplePos="0" relativeHeight="251599872" behindDoc="0" locked="0" layoutInCell="1" allowOverlap="1" wp14:anchorId="4E26BD78" wp14:editId="65764462">
                <wp:simplePos x="0" y="0"/>
                <wp:positionH relativeFrom="column">
                  <wp:posOffset>-162046</wp:posOffset>
                </wp:positionH>
                <wp:positionV relativeFrom="paragraph">
                  <wp:posOffset>7204589</wp:posOffset>
                </wp:positionV>
                <wp:extent cx="6106133" cy="635"/>
                <wp:effectExtent l="0" t="0" r="9525" b="0"/>
                <wp:wrapNone/>
                <wp:docPr id="1" name="Text Box 1"/>
                <wp:cNvGraphicFramePr/>
                <a:graphic xmlns:a="http://schemas.openxmlformats.org/drawingml/2006/main">
                  <a:graphicData uri="http://schemas.microsoft.com/office/word/2010/wordprocessingShape">
                    <wps:wsp>
                      <wps:cNvSpPr txBox="1"/>
                      <wps:spPr>
                        <a:xfrm>
                          <a:off x="0" y="0"/>
                          <a:ext cx="6106133" cy="635"/>
                        </a:xfrm>
                        <a:prstGeom prst="rect">
                          <a:avLst/>
                        </a:prstGeom>
                        <a:solidFill>
                          <a:prstClr val="white"/>
                        </a:solidFill>
                        <a:ln>
                          <a:noFill/>
                        </a:ln>
                      </wps:spPr>
                      <wps:txbx>
                        <w:txbxContent>
                          <w:p w14:paraId="606A242E" w14:textId="025AE8F8" w:rsidR="006A3918" w:rsidRPr="006F0067" w:rsidRDefault="006A3918" w:rsidP="008A1FD9">
                            <w:pPr>
                              <w:pStyle w:val="Caption"/>
                              <w:jc w:val="center"/>
                            </w:pPr>
                            <w:r w:rsidRPr="006F0067">
                              <w:t xml:space="preserve">Figure </w:t>
                            </w:r>
                            <w:fldSimple w:instr=" SEQ Figure \* ARABIC ">
                              <w:r w:rsidR="000861FF">
                                <w:rPr>
                                  <w:noProof/>
                                </w:rPr>
                                <w:t>5</w:t>
                              </w:r>
                            </w:fldSimple>
                            <w:r w:rsidR="003F79D3">
                              <w:rPr>
                                <w:noProof/>
                              </w:rPr>
                              <w:t>.</w:t>
                            </w:r>
                            <w:r w:rsidRPr="006F0067">
                              <w:t xml:space="preserve"> Network view of step wise 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26BD78" id="Text Box 1" o:spid="_x0000_s1091" type="#_x0000_t202" style="position:absolute;margin-left:-12.75pt;margin-top:567.3pt;width:480.8pt;height:.05pt;z-index:251599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" stroked="f">
                <v:textbox style="mso-fit-shape-to-text:t" inset="0,0,0,0">
                  <w:txbxContent>
                    <w:p w14:paraId="606A242E" w14:textId="025AE8F8" w:rsidR="006A3918" w:rsidRPr="006F0067" w:rsidRDefault="006A3918" w:rsidP="008A1FD9">
                      <w:pPr>
                        <w:pStyle w:val="Caption"/>
                        <w:jc w:val="center"/>
                      </w:pPr>
                      <w:r w:rsidRPr="006F0067">
                        <w:t xml:space="preserve">Figure </w:t>
                      </w:r>
                      <w:fldSimple w:instr=" SEQ Figure \* ARABIC ">
                        <w:r w:rsidR="000861FF">
                          <w:rPr>
                            <w:noProof/>
                          </w:rPr>
                          <w:t>5</w:t>
                        </w:r>
                      </w:fldSimple>
                      <w:r w:rsidR="003F79D3">
                        <w:rPr>
                          <w:noProof/>
                        </w:rPr>
                        <w:t>.</w:t>
                      </w:r>
                      <w:r w:rsidRPr="006F0067">
                        <w:t xml:space="preserve"> Network view of step wise query</w:t>
                      </w:r>
                    </w:p>
                  </w:txbxContent>
                </v:textbox>
              </v:shape>
            </w:pict>
          </mc:Fallback>
        </mc:AlternateContent>
      </w:r>
      <w:r w:rsidR="00CB281C" w:rsidRPr="006F0067">
        <w:br w:type="page"/>
      </w:r>
    </w:p>
    <w:p w14:paraId="7AAB7CE0" w14:textId="48D5CB59" w:rsidR="004B57EC" w:rsidRPr="006F0067" w:rsidRDefault="009F6D84" w:rsidP="001E10FF">
      <w:pPr>
        <w:pStyle w:val="Heading2"/>
      </w:pPr>
      <w:r w:rsidRPr="006F0067">
        <w:lastRenderedPageBreak/>
        <w:t>Conclusions</w:t>
      </w:r>
      <w:r w:rsidR="00F26E4A">
        <w:t xml:space="preserve"> and future </w:t>
      </w:r>
      <w:r w:rsidR="000861FF">
        <w:t>prospective</w:t>
      </w:r>
    </w:p>
    <w:p w14:paraId="07A15EA6" w14:textId="6E347124" w:rsidR="00CD249A" w:rsidDel="00FC1381" w:rsidRDefault="004502AF" w:rsidP="00FC1381">
      <w:pPr>
        <w:jc w:val="both"/>
        <w:rPr>
          <w:del w:id="1298" w:author="Saurav Kumar" w:date="2023-10-04T19:10:00Z"/>
        </w:rPr>
      </w:pPr>
      <w:r w:rsidRPr="006F0067">
        <w:t xml:space="preserve">In this work we </w:t>
      </w:r>
      <w:r w:rsidR="005612BF" w:rsidRPr="006F0067">
        <w:t>ad</w:t>
      </w:r>
      <w:r w:rsidRPr="006F0067">
        <w:t>ept</w:t>
      </w:r>
      <w:r w:rsidR="005612BF" w:rsidRPr="006F0067">
        <w:t xml:space="preserve"> AOP-wiki data in </w:t>
      </w:r>
      <w:r w:rsidR="000F5E3B" w:rsidRPr="006F0067">
        <w:t xml:space="preserve">its natural representation as a graph </w:t>
      </w:r>
      <w:r w:rsidRPr="006F0067">
        <w:t>enabling</w:t>
      </w:r>
      <w:r w:rsidR="000F5E3B" w:rsidRPr="006F0067">
        <w:t xml:space="preserve"> the users to query and link information in a very flexible way.</w:t>
      </w:r>
      <w:r w:rsidR="00E441E8" w:rsidRPr="006F0067">
        <w:t xml:space="preserve"> </w:t>
      </w:r>
      <w:r w:rsidRPr="006F0067">
        <w:t>With databases comes the technical bottleneck of c</w:t>
      </w:r>
      <w:r w:rsidR="000F5E3B" w:rsidRPr="006F0067">
        <w:t>rafting queries to retrieve desirable information</w:t>
      </w:r>
      <w:r w:rsidR="00E441E8" w:rsidRPr="006F0067">
        <w:t xml:space="preserve"> and hence it reduces the usability of the tool among domain users. In</w:t>
      </w:r>
      <w:r w:rsidR="006F3BA1" w:rsidRPr="006F0067">
        <w:t xml:space="preserve"> this work, we </w:t>
      </w:r>
      <w:r w:rsidRPr="006F0067">
        <w:t>fill the technical gap</w:t>
      </w:r>
      <w:r w:rsidR="006F3BA1" w:rsidRPr="006F0067">
        <w:t xml:space="preserve"> and implement the large language model’s ability to generate cypher queries based on the natural language query</w:t>
      </w:r>
      <w:r w:rsidRPr="006F0067">
        <w:t xml:space="preserve"> provided in the context of </w:t>
      </w:r>
      <w:r w:rsidR="002F49E2" w:rsidRPr="006F0067">
        <w:t xml:space="preserve">a </w:t>
      </w:r>
      <w:r w:rsidRPr="006F0067">
        <w:t>graph database schema.</w:t>
      </w:r>
      <w:r w:rsidR="00CD249A" w:rsidRPr="006F0067">
        <w:t xml:space="preserve"> </w:t>
      </w:r>
      <w:r w:rsidR="00E441E8" w:rsidRPr="006F0067">
        <w:t xml:space="preserve">Having an exploratory nature to the AOP development process, we thoughtfully designed the interface which allows users to retrieve their complex research queries in multiple </w:t>
      </w:r>
      <w:proofErr w:type="gramStart"/>
      <w:r w:rsidR="00E441E8" w:rsidRPr="006F0067">
        <w:t>steps</w:t>
      </w:r>
      <w:r w:rsidR="002F49E2" w:rsidRPr="006F0067">
        <w:t>,</w:t>
      </w:r>
      <w:r w:rsidR="00CD249A" w:rsidRPr="006F0067">
        <w:t xml:space="preserve"> </w:t>
      </w:r>
      <w:r w:rsidR="002F49E2" w:rsidRPr="006F0067">
        <w:t>and</w:t>
      </w:r>
      <w:proofErr w:type="gramEnd"/>
      <w:r w:rsidR="00CD249A" w:rsidRPr="006F0067">
        <w:t xml:space="preserve"> keep track of individual queries separately. The results of the queries will be retrieved in interactive network form. The Detailed information on AOPs, key events</w:t>
      </w:r>
      <w:r w:rsidR="002F49E2" w:rsidRPr="006F0067">
        <w:t>,</w:t>
      </w:r>
      <w:r w:rsidR="00CD249A" w:rsidRPr="006F0067">
        <w:t xml:space="preserve"> and their relation is accessible in tabular form </w:t>
      </w:r>
      <w:del w:id="1299" w:author="Saurav Kumar" w:date="2023-10-04T19:10:00Z">
        <w:r w:rsidR="00CD249A" w:rsidRPr="006F0067" w:rsidDel="00DF1ED2">
          <w:delText>and also</w:delText>
        </w:r>
      </w:del>
      <w:ins w:id="1300" w:author="Saurav Kumar" w:date="2023-10-04T19:10:00Z">
        <w:r w:rsidR="00DF1ED2" w:rsidRPr="006F0067">
          <w:t>and</w:t>
        </w:r>
      </w:ins>
      <w:r w:rsidR="00CD249A" w:rsidRPr="006F0067">
        <w:t xml:space="preserve"> provides the functionality to retrace the information source.</w:t>
      </w:r>
    </w:p>
    <w:p w14:paraId="77293FDE" w14:textId="5F4D8C72" w:rsidR="00FC1381" w:rsidRPr="006F0067" w:rsidRDefault="00F26E4A" w:rsidP="00CD249A">
      <w:pPr>
        <w:jc w:val="both"/>
        <w:rPr>
          <w:ins w:id="1301" w:author="Saurav Kumar" w:date="2023-10-04T19:10:00Z"/>
        </w:rPr>
      </w:pPr>
      <w:ins w:id="1302" w:author="Deepika -" w:date="2023-10-05T11:34:00Z">
        <w:r>
          <w:t>1 paragraph can be written here.</w:t>
        </w:r>
      </w:ins>
    </w:p>
    <w:p w14:paraId="7EBB8597" w14:textId="5602F774" w:rsidR="00302A24" w:rsidDel="00FC1381" w:rsidRDefault="00302A24" w:rsidP="00CD249A">
      <w:pPr>
        <w:jc w:val="both"/>
        <w:rPr>
          <w:del w:id="1303" w:author="Saurav Kumar" w:date="2023-10-04T19:10:00Z"/>
        </w:rPr>
      </w:pPr>
      <w:del w:id="1304" w:author="Saurav Kumar" w:date="2023-10-04T19:10:00Z">
        <w:r w:rsidRPr="006F0067" w:rsidDel="00FC1381">
          <w:delText>##</w:delText>
        </w:r>
        <w:r w:rsidR="007B1DFC" w:rsidRPr="006F0067" w:rsidDel="00FC1381">
          <w:delText xml:space="preserve"> Now we will talk about the extension of this work, in future</w:delText>
        </w:r>
      </w:del>
    </w:p>
    <w:p w14:paraId="7660902F" w14:textId="5A0CA509" w:rsidR="00A93032" w:rsidDel="00FC1381" w:rsidRDefault="00A93032" w:rsidP="00CD249A">
      <w:pPr>
        <w:jc w:val="both"/>
        <w:rPr>
          <w:del w:id="1305" w:author="Saurav Kumar" w:date="2023-10-04T19:10:00Z"/>
        </w:rPr>
      </w:pPr>
      <w:del w:id="1306" w:author="Saurav Kumar" w:date="2023-10-04T19:10:00Z">
        <w:r w:rsidDel="00FC1381">
          <w:tab/>
          <w:delText xml:space="preserve"># </w:delText>
        </w:r>
        <w:r w:rsidR="00795380" w:rsidDel="00FC1381">
          <w:delText xml:space="preserve">1. Implementing </w:delText>
        </w:r>
        <w:r w:rsidR="007D628E" w:rsidDel="00FC1381">
          <w:delText>context-based</w:delText>
        </w:r>
        <w:r w:rsidR="00795380" w:rsidDel="00FC1381">
          <w:delText xml:space="preserve"> query</w:delText>
        </w:r>
      </w:del>
    </w:p>
    <w:p w14:paraId="0140F736" w14:textId="4A074510" w:rsidR="007D628E" w:rsidRPr="006F0067" w:rsidDel="00FC1381" w:rsidRDefault="007D628E" w:rsidP="00CD249A">
      <w:pPr>
        <w:jc w:val="both"/>
        <w:rPr>
          <w:del w:id="1307" w:author="Saurav Kumar" w:date="2023-10-04T19:10:00Z"/>
        </w:rPr>
      </w:pPr>
      <w:del w:id="1308" w:author="Saurav Kumar" w:date="2023-10-04T19:10:00Z">
        <w:r w:rsidDel="00FC1381">
          <w:tab/>
          <w:delText xml:space="preserve"># 2. Implementing section to perform </w:delText>
        </w:r>
      </w:del>
      <w:del w:id="1309" w:author="Saurav Kumar" w:date="2023-10-04T11:20:00Z">
        <w:r w:rsidDel="00F60AB5">
          <w:delText>Netowork</w:delText>
        </w:r>
      </w:del>
      <w:del w:id="1310" w:author="Saurav Kumar" w:date="2023-10-04T19:10:00Z">
        <w:r w:rsidDel="00FC1381">
          <w:delText xml:space="preserve"> analysis</w:delText>
        </w:r>
      </w:del>
    </w:p>
    <w:p w14:paraId="434C0D01" w14:textId="031D5827" w:rsidR="00DA2C59" w:rsidRPr="006F0067" w:rsidDel="00FC1381" w:rsidRDefault="00DA2C59" w:rsidP="00CD249A">
      <w:pPr>
        <w:jc w:val="both"/>
        <w:rPr>
          <w:del w:id="1311" w:author="Saurav Kumar" w:date="2023-10-04T19:10:00Z"/>
        </w:rPr>
      </w:pPr>
      <w:del w:id="1312" w:author="Saurav Kumar" w:date="2023-10-04T19:10:00Z">
        <w:r w:rsidRPr="006F0067" w:rsidDel="00FC1381">
          <w:tab/>
          <w:delText xml:space="preserve"># </w:delText>
        </w:r>
        <w:r w:rsidR="00012D6C" w:rsidDel="00FC1381">
          <w:delText>2</w:delText>
        </w:r>
        <w:r w:rsidRPr="006F0067" w:rsidDel="00FC1381">
          <w:delText>. Structuring whole AOP information in the form of ontology, Selection of terms in sex, life stage,</w:delText>
        </w:r>
      </w:del>
    </w:p>
    <w:p w14:paraId="1F449135" w14:textId="77777777" w:rsidR="000861FF" w:rsidRDefault="002C068A">
      <w:pPr>
        <w:pStyle w:val="Heading2"/>
        <w:rPr>
          <w:ins w:id="1313" w:author="Saurav Kumar" w:date="2023-10-05T12:07:00Z"/>
        </w:rPr>
        <w:pPrChange w:id="1314" w:author="Saurav Kumar" w:date="2023-10-05T12:07:00Z">
          <w:pPr/>
        </w:pPrChange>
      </w:pPr>
      <w:r>
        <w:t>Acknowledgments</w:t>
      </w:r>
    </w:p>
    <w:p w14:paraId="6A85D741" w14:textId="4E8F2CFE" w:rsidR="002C068A" w:rsidRDefault="002C068A" w:rsidP="002C068A">
      <w:r>
        <w:t xml:space="preserve">The work done here has been supported by funding from the European Union's Horizon 2020 research and innovation program under grant agreement No. 101057014 (PARC). </w:t>
      </w:r>
    </w:p>
    <w:p w14:paraId="62E7C15C" w14:textId="77777777" w:rsidR="000861FF" w:rsidRDefault="002C068A">
      <w:pPr>
        <w:pStyle w:val="Heading2"/>
        <w:rPr>
          <w:ins w:id="1315" w:author="Saurav Kumar" w:date="2023-10-05T12:07:00Z"/>
        </w:rPr>
        <w:pPrChange w:id="1316" w:author="Saurav Kumar" w:date="2023-10-05T12:07:00Z">
          <w:pPr/>
        </w:pPrChange>
      </w:pPr>
      <w:r>
        <w:t xml:space="preserve">Conflicts of Interest Statement: </w:t>
      </w:r>
    </w:p>
    <w:p w14:paraId="2B9FC809" w14:textId="7815443D" w:rsidR="002C068A" w:rsidRDefault="002C068A" w:rsidP="002C068A">
      <w:r>
        <w:t>There is no conflict of interest. Views and opinions expressed are, however, those of the author(s) only and do not necessarily reflect those of the European Union or the Health and Digital Executive Agency. Neither the European Union nor the granting authority can be held responsible for them.</w:t>
      </w:r>
    </w:p>
    <w:p w14:paraId="288C1A76" w14:textId="77777777" w:rsidR="000861FF" w:rsidRDefault="002C068A">
      <w:pPr>
        <w:pStyle w:val="Heading2"/>
        <w:rPr>
          <w:ins w:id="1317" w:author="Saurav Kumar" w:date="2023-10-05T12:08:00Z"/>
        </w:rPr>
        <w:pPrChange w:id="1318" w:author="Saurav Kumar" w:date="2023-10-05T12:08:00Z">
          <w:pPr/>
        </w:pPrChange>
      </w:pPr>
      <w:r>
        <w:t xml:space="preserve">Code and software: </w:t>
      </w:r>
    </w:p>
    <w:p w14:paraId="5C9FC0C8" w14:textId="559FA894" w:rsidR="00C04EC9" w:rsidRPr="006F0067" w:rsidDel="000861FF" w:rsidRDefault="002C068A" w:rsidP="002C068A">
      <w:pPr>
        <w:rPr>
          <w:del w:id="1319" w:author="Saurav Kumar" w:date="2023-10-05T12:10:00Z"/>
        </w:rPr>
      </w:pPr>
      <w:r>
        <w:t>The model code for AOP wiki explorer is available on GITHUB with the following link</w:t>
      </w:r>
    </w:p>
    <w:p w14:paraId="4132AAD9" w14:textId="77777777" w:rsidR="00C04EC9" w:rsidRPr="006F0067" w:rsidRDefault="00C04EC9" w:rsidP="000861FF"/>
    <w:p w14:paraId="16C63CAE" w14:textId="0DCB45AC" w:rsidR="006E6DE5" w:rsidRPr="006F0067" w:rsidRDefault="009F6D84" w:rsidP="007C7A45">
      <w:pPr>
        <w:pStyle w:val="Heading2"/>
      </w:pPr>
      <w:r w:rsidRPr="006F0067">
        <w:t>References</w:t>
      </w:r>
    </w:p>
    <w:sdt>
      <w:sdtPr>
        <w:rPr>
          <w:rFonts w:asciiTheme="majorHAnsi" w:eastAsiaTheme="majorEastAsia" w:hAnsiTheme="majorHAnsi" w:cstheme="majorBidi"/>
          <w:b/>
          <w:color w:val="2F5496" w:themeColor="accent1" w:themeShade="BF"/>
          <w:sz w:val="26"/>
          <w:szCs w:val="26"/>
          <w:lang w:val="en-GB"/>
        </w:rPr>
        <w:tag w:val="MENDELEY_BIBLIOGRAPHY"/>
        <w:id w:val="-721373098"/>
        <w:placeholder>
          <w:docPart w:val="DefaultPlaceholder_-1854013440"/>
        </w:placeholder>
      </w:sdtPr>
      <w:sdtEndPr>
        <w:rPr>
          <w:color w:val="auto"/>
        </w:rPr>
      </w:sdtEndPr>
      <w:sdtContent>
        <w:p w14:paraId="34DEA1B5" w14:textId="77777777" w:rsidR="006F62A7" w:rsidRDefault="006F62A7">
          <w:pPr>
            <w:autoSpaceDE w:val="0"/>
            <w:autoSpaceDN w:val="0"/>
            <w:ind w:hanging="480"/>
            <w:divId w:val="2016954259"/>
            <w:rPr>
              <w:ins w:id="1320" w:author="Saurav Kumar" w:date="2023-10-12T15:16:00Z"/>
              <w:rFonts w:eastAsia="Times New Roman"/>
              <w:sz w:val="24"/>
              <w:szCs w:val="24"/>
            </w:rPr>
          </w:pPr>
          <w:ins w:id="1321" w:author="Saurav Kumar" w:date="2023-10-12T15:16:00Z">
            <w:r>
              <w:rPr>
                <w:rFonts w:ascii="Segoe UI Emoji" w:eastAsia="Times New Roman" w:hAnsi="Segoe UI Emoji" w:cs="Segoe UI Emoji"/>
                <w:i/>
                <w:iCs/>
              </w:rPr>
              <w:t>🏡</w:t>
            </w:r>
            <w:r>
              <w:rPr>
                <w:rFonts w:eastAsia="Times New Roman"/>
                <w:i/>
                <w:iCs/>
              </w:rPr>
              <w:t xml:space="preserve"> Home | Chroma</w:t>
            </w:r>
            <w:r>
              <w:rPr>
                <w:rFonts w:eastAsia="Times New Roman"/>
              </w:rPr>
              <w:t>. (n.d.). Retrieved from https://docs.trychroma.com/</w:t>
            </w:r>
          </w:ins>
        </w:p>
        <w:p w14:paraId="5BEE71F2" w14:textId="77777777" w:rsidR="006F62A7" w:rsidRDefault="006F62A7">
          <w:pPr>
            <w:autoSpaceDE w:val="0"/>
            <w:autoSpaceDN w:val="0"/>
            <w:ind w:hanging="480"/>
            <w:divId w:val="1947735707"/>
            <w:rPr>
              <w:ins w:id="1322" w:author="Saurav Kumar" w:date="2023-10-12T15:16:00Z"/>
              <w:rFonts w:eastAsia="Times New Roman"/>
            </w:rPr>
          </w:pPr>
          <w:proofErr w:type="spellStart"/>
          <w:ins w:id="1323" w:author="Saurav Kumar" w:date="2023-10-12T15:16:00Z">
            <w:r>
              <w:rPr>
                <w:rFonts w:eastAsia="Times New Roman"/>
              </w:rPr>
              <w:t>Ankley</w:t>
            </w:r>
            <w:proofErr w:type="spellEnd"/>
            <w:r>
              <w:rPr>
                <w:rFonts w:eastAsia="Times New Roman"/>
              </w:rPr>
              <w:t xml:space="preserve">, G. T., Bennett, R. S., Erickson, R. J., Hoff, D. J., Hornung, M. W., Johnson, R. D., Mount, D. R., Nichols, J. W., </w:t>
            </w:r>
            <w:proofErr w:type="spellStart"/>
            <w:r>
              <w:rPr>
                <w:rFonts w:eastAsia="Times New Roman"/>
              </w:rPr>
              <w:t>Russom</w:t>
            </w:r>
            <w:proofErr w:type="spellEnd"/>
            <w:r>
              <w:rPr>
                <w:rFonts w:eastAsia="Times New Roman"/>
              </w:rPr>
              <w:t xml:space="preserve">, C. L., </w:t>
            </w:r>
            <w:proofErr w:type="spellStart"/>
            <w:r>
              <w:rPr>
                <w:rFonts w:eastAsia="Times New Roman"/>
              </w:rPr>
              <w:t>Schmieder</w:t>
            </w:r>
            <w:proofErr w:type="spellEnd"/>
            <w:r>
              <w:rPr>
                <w:rFonts w:eastAsia="Times New Roman"/>
              </w:rPr>
              <w:t xml:space="preserve">, P. K., </w:t>
            </w:r>
            <w:proofErr w:type="spellStart"/>
            <w:r>
              <w:rPr>
                <w:rFonts w:eastAsia="Times New Roman"/>
              </w:rPr>
              <w:t>Serrrano</w:t>
            </w:r>
            <w:proofErr w:type="spellEnd"/>
            <w:r>
              <w:rPr>
                <w:rFonts w:eastAsia="Times New Roman"/>
              </w:rPr>
              <w:t xml:space="preserve">, J. A., </w:t>
            </w:r>
            <w:proofErr w:type="spellStart"/>
            <w:r>
              <w:rPr>
                <w:rFonts w:eastAsia="Times New Roman"/>
              </w:rPr>
              <w:t>Tietge</w:t>
            </w:r>
            <w:proofErr w:type="spellEnd"/>
            <w:r>
              <w:rPr>
                <w:rFonts w:eastAsia="Times New Roman"/>
              </w:rPr>
              <w:t xml:space="preserve">, J. E., &amp; Villeneuve, D. L. (2010). Adverse outcome pathways: A conceptual framework to support ecotoxicology research and risk assessment. </w:t>
            </w:r>
            <w:r>
              <w:rPr>
                <w:rFonts w:eastAsia="Times New Roman"/>
                <w:i/>
                <w:iCs/>
              </w:rPr>
              <w:t>Environmental Toxicology and Chemistry</w:t>
            </w:r>
            <w:r>
              <w:rPr>
                <w:rFonts w:eastAsia="Times New Roman"/>
              </w:rPr>
              <w:t xml:space="preserve">, </w:t>
            </w:r>
            <w:r>
              <w:rPr>
                <w:rFonts w:eastAsia="Times New Roman"/>
                <w:i/>
                <w:iCs/>
              </w:rPr>
              <w:t>29</w:t>
            </w:r>
            <w:r>
              <w:rPr>
                <w:rFonts w:eastAsia="Times New Roman"/>
              </w:rPr>
              <w:t xml:space="preserve">(3), 730–741. </w:t>
            </w:r>
            <w:proofErr w:type="spellStart"/>
            <w:r>
              <w:rPr>
                <w:rFonts w:eastAsia="Times New Roman"/>
              </w:rPr>
              <w:t>doi</w:t>
            </w:r>
            <w:proofErr w:type="spellEnd"/>
            <w:r>
              <w:rPr>
                <w:rFonts w:eastAsia="Times New Roman"/>
              </w:rPr>
              <w:t>: 10.1002/ETC.34</w:t>
            </w:r>
          </w:ins>
        </w:p>
        <w:p w14:paraId="65963EE8" w14:textId="77777777" w:rsidR="006F62A7" w:rsidRDefault="006F62A7">
          <w:pPr>
            <w:autoSpaceDE w:val="0"/>
            <w:autoSpaceDN w:val="0"/>
            <w:ind w:hanging="480"/>
            <w:divId w:val="1297955180"/>
            <w:rPr>
              <w:ins w:id="1324" w:author="Saurav Kumar" w:date="2023-10-12T15:16:00Z"/>
              <w:rFonts w:eastAsia="Times New Roman"/>
            </w:rPr>
          </w:pPr>
          <w:ins w:id="1325" w:author="Saurav Kumar" w:date="2023-10-12T15:16:00Z">
            <w:r>
              <w:rPr>
                <w:rFonts w:eastAsia="Times New Roman"/>
                <w:i/>
                <w:iCs/>
              </w:rPr>
              <w:t xml:space="preserve">AOP </w:t>
            </w:r>
            <w:proofErr w:type="gramStart"/>
            <w:r>
              <w:rPr>
                <w:rFonts w:eastAsia="Times New Roman"/>
                <w:i/>
                <w:iCs/>
              </w:rPr>
              <w:t>developers</w:t>
            </w:r>
            <w:proofErr w:type="gramEnd"/>
            <w:r>
              <w:rPr>
                <w:rFonts w:eastAsia="Times New Roman"/>
                <w:i/>
                <w:iCs/>
              </w:rPr>
              <w:t xml:space="preserve"> handbook</w:t>
            </w:r>
            <w:r>
              <w:rPr>
                <w:rFonts w:eastAsia="Times New Roman"/>
              </w:rPr>
              <w:t>. (n.d.).</w:t>
            </w:r>
          </w:ins>
        </w:p>
        <w:p w14:paraId="4FF83CFF" w14:textId="77777777" w:rsidR="006F62A7" w:rsidRDefault="006F62A7">
          <w:pPr>
            <w:autoSpaceDE w:val="0"/>
            <w:autoSpaceDN w:val="0"/>
            <w:ind w:hanging="480"/>
            <w:divId w:val="1881092646"/>
            <w:rPr>
              <w:ins w:id="1326" w:author="Saurav Kumar" w:date="2023-10-12T15:16:00Z"/>
              <w:rFonts w:eastAsia="Times New Roman"/>
            </w:rPr>
          </w:pPr>
          <w:ins w:id="1327" w:author="Saurav Kumar" w:date="2023-10-12T15:16:00Z">
            <w:r>
              <w:rPr>
                <w:rFonts w:eastAsia="Times New Roman"/>
              </w:rPr>
              <w:lastRenderedPageBreak/>
              <w:t xml:space="preserve">Gillespie, M., </w:t>
            </w:r>
            <w:proofErr w:type="spellStart"/>
            <w:r>
              <w:rPr>
                <w:rFonts w:eastAsia="Times New Roman"/>
              </w:rPr>
              <w:t>Jassal</w:t>
            </w:r>
            <w:proofErr w:type="spellEnd"/>
            <w:r>
              <w:rPr>
                <w:rFonts w:eastAsia="Times New Roman"/>
              </w:rPr>
              <w:t xml:space="preserve">, B., Stephan, R., </w:t>
            </w:r>
            <w:proofErr w:type="spellStart"/>
            <w:r>
              <w:rPr>
                <w:rFonts w:eastAsia="Times New Roman"/>
              </w:rPr>
              <w:t>Milacic</w:t>
            </w:r>
            <w:proofErr w:type="spellEnd"/>
            <w:r>
              <w:rPr>
                <w:rFonts w:eastAsia="Times New Roman"/>
              </w:rPr>
              <w:t xml:space="preserve">, M., </w:t>
            </w:r>
            <w:proofErr w:type="spellStart"/>
            <w:r>
              <w:rPr>
                <w:rFonts w:eastAsia="Times New Roman"/>
              </w:rPr>
              <w:t>Rothfels</w:t>
            </w:r>
            <w:proofErr w:type="spellEnd"/>
            <w:r>
              <w:rPr>
                <w:rFonts w:eastAsia="Times New Roman"/>
              </w:rPr>
              <w:t xml:space="preserve">, K., </w:t>
            </w:r>
            <w:proofErr w:type="spellStart"/>
            <w:r>
              <w:rPr>
                <w:rFonts w:eastAsia="Times New Roman"/>
              </w:rPr>
              <w:t>Senff</w:t>
            </w:r>
            <w:proofErr w:type="spellEnd"/>
            <w:r>
              <w:rPr>
                <w:rFonts w:eastAsia="Times New Roman"/>
              </w:rPr>
              <w:t xml:space="preserve">-Ribeiro, A., </w:t>
            </w:r>
            <w:proofErr w:type="spellStart"/>
            <w:r>
              <w:rPr>
                <w:rFonts w:eastAsia="Times New Roman"/>
              </w:rPr>
              <w:t>Griss</w:t>
            </w:r>
            <w:proofErr w:type="spellEnd"/>
            <w:r>
              <w:rPr>
                <w:rFonts w:eastAsia="Times New Roman"/>
              </w:rPr>
              <w:t xml:space="preserve">, J., Sevilla, C., Matthews, L., Gong, C., Deng, C., </w:t>
            </w:r>
            <w:proofErr w:type="spellStart"/>
            <w:r>
              <w:rPr>
                <w:rFonts w:eastAsia="Times New Roman"/>
              </w:rPr>
              <w:t>Varusai</w:t>
            </w:r>
            <w:proofErr w:type="spellEnd"/>
            <w:r>
              <w:rPr>
                <w:rFonts w:eastAsia="Times New Roman"/>
              </w:rPr>
              <w:t xml:space="preserve">, T., </w:t>
            </w:r>
            <w:proofErr w:type="spellStart"/>
            <w:r>
              <w:rPr>
                <w:rFonts w:eastAsia="Times New Roman"/>
              </w:rPr>
              <w:t>Ragueneau</w:t>
            </w:r>
            <w:proofErr w:type="spellEnd"/>
            <w:r>
              <w:rPr>
                <w:rFonts w:eastAsia="Times New Roman"/>
              </w:rPr>
              <w:t xml:space="preserve">, E., Haider, Y., May, B., </w:t>
            </w:r>
            <w:proofErr w:type="spellStart"/>
            <w:r>
              <w:rPr>
                <w:rFonts w:eastAsia="Times New Roman"/>
              </w:rPr>
              <w:t>Shamovsky</w:t>
            </w:r>
            <w:proofErr w:type="spellEnd"/>
            <w:r>
              <w:rPr>
                <w:rFonts w:eastAsia="Times New Roman"/>
              </w:rPr>
              <w:t xml:space="preserve">, V., Weiser, J., Brunson, T., </w:t>
            </w:r>
            <w:proofErr w:type="spellStart"/>
            <w:r>
              <w:rPr>
                <w:rFonts w:eastAsia="Times New Roman"/>
              </w:rPr>
              <w:t>Sanati</w:t>
            </w:r>
            <w:proofErr w:type="spellEnd"/>
            <w:r>
              <w:rPr>
                <w:rFonts w:eastAsia="Times New Roman"/>
              </w:rPr>
              <w:t xml:space="preserve">, N., … </w:t>
            </w:r>
            <w:proofErr w:type="spellStart"/>
            <w:r>
              <w:rPr>
                <w:rFonts w:eastAsia="Times New Roman"/>
              </w:rPr>
              <w:t>D’Eustachio</w:t>
            </w:r>
            <w:proofErr w:type="spellEnd"/>
            <w:r>
              <w:rPr>
                <w:rFonts w:eastAsia="Times New Roman"/>
              </w:rPr>
              <w:t xml:space="preserve">, P. (2022). The </w:t>
            </w:r>
            <w:proofErr w:type="spellStart"/>
            <w:r>
              <w:rPr>
                <w:rFonts w:eastAsia="Times New Roman"/>
              </w:rPr>
              <w:t>reactome</w:t>
            </w:r>
            <w:proofErr w:type="spellEnd"/>
            <w:r>
              <w:rPr>
                <w:rFonts w:eastAsia="Times New Roman"/>
              </w:rPr>
              <w:t xml:space="preserve"> pathway knowledgebase 2022. </w:t>
            </w:r>
            <w:r>
              <w:rPr>
                <w:rFonts w:eastAsia="Times New Roman"/>
                <w:i/>
                <w:iCs/>
              </w:rPr>
              <w:t>Nucleic Acids Research</w:t>
            </w:r>
            <w:r>
              <w:rPr>
                <w:rFonts w:eastAsia="Times New Roman"/>
              </w:rPr>
              <w:t xml:space="preserve">, </w:t>
            </w:r>
            <w:r>
              <w:rPr>
                <w:rFonts w:eastAsia="Times New Roman"/>
                <w:i/>
                <w:iCs/>
              </w:rPr>
              <w:t>50</w:t>
            </w:r>
            <w:r>
              <w:rPr>
                <w:rFonts w:eastAsia="Times New Roman"/>
              </w:rPr>
              <w:t xml:space="preserve">(D1), D687–D692. </w:t>
            </w:r>
            <w:proofErr w:type="spellStart"/>
            <w:r>
              <w:rPr>
                <w:rFonts w:eastAsia="Times New Roman"/>
              </w:rPr>
              <w:t>doi</w:t>
            </w:r>
            <w:proofErr w:type="spellEnd"/>
            <w:r>
              <w:rPr>
                <w:rFonts w:eastAsia="Times New Roman"/>
              </w:rPr>
              <w:t>: 10.1093/NAR/GKAB1028</w:t>
            </w:r>
          </w:ins>
        </w:p>
        <w:p w14:paraId="0148E000" w14:textId="77777777" w:rsidR="006F62A7" w:rsidRDefault="006F62A7">
          <w:pPr>
            <w:autoSpaceDE w:val="0"/>
            <w:autoSpaceDN w:val="0"/>
            <w:ind w:hanging="480"/>
            <w:divId w:val="1810397694"/>
            <w:rPr>
              <w:ins w:id="1328" w:author="Saurav Kumar" w:date="2023-10-12T15:16:00Z"/>
              <w:rFonts w:eastAsia="Times New Roman"/>
            </w:rPr>
          </w:pPr>
          <w:ins w:id="1329" w:author="Saurav Kumar" w:date="2023-10-12T15:16:00Z">
            <w:r>
              <w:rPr>
                <w:rFonts w:eastAsia="Times New Roman"/>
                <w:i/>
                <w:iCs/>
              </w:rPr>
              <w:t xml:space="preserve">Introduction | </w:t>
            </w:r>
            <w:r>
              <w:rPr>
                <w:rFonts w:ascii="Segoe UI Emoji" w:eastAsia="Times New Roman" w:hAnsi="Segoe UI Emoji" w:cs="Segoe UI Emoji"/>
                <w:i/>
                <w:iCs/>
              </w:rPr>
              <w:t>🦜️🔗</w:t>
            </w:r>
            <w:r>
              <w:rPr>
                <w:rFonts w:eastAsia="Times New Roman"/>
                <w:i/>
                <w:iCs/>
              </w:rPr>
              <w:t xml:space="preserve"> </w:t>
            </w:r>
            <w:proofErr w:type="spellStart"/>
            <w:r>
              <w:rPr>
                <w:rFonts w:eastAsia="Times New Roman"/>
                <w:i/>
                <w:iCs/>
              </w:rPr>
              <w:t>Langchain</w:t>
            </w:r>
            <w:proofErr w:type="spellEnd"/>
            <w:r>
              <w:rPr>
                <w:rFonts w:eastAsia="Times New Roman"/>
              </w:rPr>
              <w:t>. (n.d.). Retrieved from https://python.langchain.com/docs/get_started/introduction</w:t>
            </w:r>
          </w:ins>
        </w:p>
        <w:p w14:paraId="63C61FE9" w14:textId="77777777" w:rsidR="006F62A7" w:rsidRDefault="006F62A7">
          <w:pPr>
            <w:autoSpaceDE w:val="0"/>
            <w:autoSpaceDN w:val="0"/>
            <w:ind w:hanging="480"/>
            <w:divId w:val="795564725"/>
            <w:rPr>
              <w:ins w:id="1330" w:author="Saurav Kumar" w:date="2023-10-12T15:16:00Z"/>
              <w:rFonts w:eastAsia="Times New Roman"/>
            </w:rPr>
          </w:pPr>
          <w:ins w:id="1331" w:author="Saurav Kumar" w:date="2023-10-12T15:16:00Z">
            <w:r>
              <w:rPr>
                <w:rFonts w:eastAsia="Times New Roman"/>
              </w:rPr>
              <w:t xml:space="preserve">Ives, C., </w:t>
            </w:r>
            <w:proofErr w:type="spellStart"/>
            <w:r>
              <w:rPr>
                <w:rFonts w:eastAsia="Times New Roman"/>
              </w:rPr>
              <w:t>Campia</w:t>
            </w:r>
            <w:proofErr w:type="spellEnd"/>
            <w:r>
              <w:rPr>
                <w:rFonts w:eastAsia="Times New Roman"/>
              </w:rPr>
              <w:t xml:space="preserve">, I., Wang, R.-L., </w:t>
            </w:r>
            <w:proofErr w:type="spellStart"/>
            <w:r>
              <w:rPr>
                <w:rFonts w:eastAsia="Times New Roman"/>
              </w:rPr>
              <w:t>Wittwehr</w:t>
            </w:r>
            <w:proofErr w:type="spellEnd"/>
            <w:r>
              <w:rPr>
                <w:rFonts w:eastAsia="Times New Roman"/>
              </w:rPr>
              <w:t xml:space="preserve">, C., &amp; Edwards, S. (2017). Creating a Structured AOP Knowledgebase via Ontology-Based Annotations. </w:t>
            </w:r>
            <w:r>
              <w:rPr>
                <w:rFonts w:eastAsia="Times New Roman"/>
                <w:i/>
                <w:iCs/>
              </w:rPr>
              <w:t>Applied in Vitro Toxicology</w:t>
            </w:r>
            <w:r>
              <w:rPr>
                <w:rFonts w:eastAsia="Times New Roman"/>
              </w:rPr>
              <w:t xml:space="preserve">, </w:t>
            </w:r>
            <w:r>
              <w:rPr>
                <w:rFonts w:eastAsia="Times New Roman"/>
                <w:i/>
                <w:iCs/>
              </w:rPr>
              <w:t>3</w:t>
            </w:r>
            <w:r>
              <w:rPr>
                <w:rFonts w:eastAsia="Times New Roman"/>
              </w:rPr>
              <w:t xml:space="preserve">(4), 298. </w:t>
            </w:r>
            <w:proofErr w:type="spellStart"/>
            <w:r>
              <w:rPr>
                <w:rFonts w:eastAsia="Times New Roman"/>
              </w:rPr>
              <w:t>doi</w:t>
            </w:r>
            <w:proofErr w:type="spellEnd"/>
            <w:r>
              <w:rPr>
                <w:rFonts w:eastAsia="Times New Roman"/>
              </w:rPr>
              <w:t>: 10.1089/AIVT.2017.0017</w:t>
            </w:r>
          </w:ins>
        </w:p>
        <w:p w14:paraId="42C32B86" w14:textId="77777777" w:rsidR="006F62A7" w:rsidRDefault="006F62A7">
          <w:pPr>
            <w:autoSpaceDE w:val="0"/>
            <w:autoSpaceDN w:val="0"/>
            <w:ind w:hanging="480"/>
            <w:divId w:val="1669140031"/>
            <w:rPr>
              <w:ins w:id="1332" w:author="Saurav Kumar" w:date="2023-10-12T15:16:00Z"/>
              <w:rFonts w:eastAsia="Times New Roman"/>
            </w:rPr>
          </w:pPr>
          <w:ins w:id="1333" w:author="Saurav Kumar" w:date="2023-10-12T15:16:00Z">
            <w:r>
              <w:rPr>
                <w:rFonts w:eastAsia="Times New Roman"/>
                <w:i/>
                <w:iCs/>
              </w:rPr>
              <w:t xml:space="preserve">Making Sense of Data with RDF* vs. LPG - </w:t>
            </w:r>
            <w:proofErr w:type="spellStart"/>
            <w:r>
              <w:rPr>
                <w:rFonts w:eastAsia="Times New Roman"/>
                <w:i/>
                <w:iCs/>
              </w:rPr>
              <w:t>OpenCredo</w:t>
            </w:r>
            <w:proofErr w:type="spellEnd"/>
            <w:r>
              <w:rPr>
                <w:rFonts w:eastAsia="Times New Roman"/>
              </w:rPr>
              <w:t>. (n.d.). Retrieved from https://opencredo.com/blogs/making-sense-of-data-with-rdf-vs-lpg/</w:t>
            </w:r>
          </w:ins>
        </w:p>
        <w:p w14:paraId="54699EFA" w14:textId="77777777" w:rsidR="006F62A7" w:rsidRDefault="006F62A7">
          <w:pPr>
            <w:autoSpaceDE w:val="0"/>
            <w:autoSpaceDN w:val="0"/>
            <w:ind w:hanging="480"/>
            <w:divId w:val="133062625"/>
            <w:rPr>
              <w:ins w:id="1334" w:author="Saurav Kumar" w:date="2023-10-12T15:16:00Z"/>
              <w:rFonts w:eastAsia="Times New Roman"/>
            </w:rPr>
          </w:pPr>
          <w:ins w:id="1335" w:author="Saurav Kumar" w:date="2023-10-12T15:16:00Z">
            <w:r>
              <w:rPr>
                <w:rFonts w:eastAsia="Times New Roman"/>
              </w:rPr>
              <w:t xml:space="preserve">Martens, M., </w:t>
            </w:r>
            <w:proofErr w:type="spellStart"/>
            <w:r>
              <w:rPr>
                <w:rFonts w:eastAsia="Times New Roman"/>
              </w:rPr>
              <w:t>Evelo</w:t>
            </w:r>
            <w:proofErr w:type="spellEnd"/>
            <w:r>
              <w:rPr>
                <w:rFonts w:eastAsia="Times New Roman"/>
              </w:rPr>
              <w:t xml:space="preserve">, C. T., &amp; </w:t>
            </w:r>
            <w:proofErr w:type="spellStart"/>
            <w:r>
              <w:rPr>
                <w:rFonts w:eastAsia="Times New Roman"/>
              </w:rPr>
              <w:t>Willighagen</w:t>
            </w:r>
            <w:proofErr w:type="spellEnd"/>
            <w:r>
              <w:rPr>
                <w:rFonts w:eastAsia="Times New Roman"/>
              </w:rPr>
              <w:t xml:space="preserve">, E. L. (2022). Providing Adverse Outcome Pathways from the AOP-Wiki in a Semantic Web Format to Increase Usability and Accessibility of the Content. </w:t>
            </w:r>
            <w:r>
              <w:rPr>
                <w:rFonts w:eastAsia="Times New Roman"/>
                <w:i/>
                <w:iCs/>
              </w:rPr>
              <w:t>Applied in Vitro Toxicology</w:t>
            </w:r>
            <w:r>
              <w:rPr>
                <w:rFonts w:eastAsia="Times New Roman"/>
              </w:rPr>
              <w:t xml:space="preserve">, </w:t>
            </w:r>
            <w:r>
              <w:rPr>
                <w:rFonts w:eastAsia="Times New Roman"/>
                <w:i/>
                <w:iCs/>
              </w:rPr>
              <w:t>8</w:t>
            </w:r>
            <w:r>
              <w:rPr>
                <w:rFonts w:eastAsia="Times New Roman"/>
              </w:rPr>
              <w:t xml:space="preserve">(1), 2. </w:t>
            </w:r>
            <w:proofErr w:type="spellStart"/>
            <w:r>
              <w:rPr>
                <w:rFonts w:eastAsia="Times New Roman"/>
              </w:rPr>
              <w:t>doi</w:t>
            </w:r>
            <w:proofErr w:type="spellEnd"/>
            <w:r>
              <w:rPr>
                <w:rFonts w:eastAsia="Times New Roman"/>
              </w:rPr>
              <w:t>: 10.1089/AIVT.2021.0010</w:t>
            </w:r>
          </w:ins>
        </w:p>
        <w:p w14:paraId="7304BADA" w14:textId="77777777" w:rsidR="006F62A7" w:rsidRDefault="006F62A7">
          <w:pPr>
            <w:autoSpaceDE w:val="0"/>
            <w:autoSpaceDN w:val="0"/>
            <w:ind w:hanging="480"/>
            <w:divId w:val="1743798176"/>
            <w:rPr>
              <w:ins w:id="1336" w:author="Saurav Kumar" w:date="2023-10-12T15:16:00Z"/>
              <w:rFonts w:eastAsia="Times New Roman"/>
            </w:rPr>
          </w:pPr>
          <w:ins w:id="1337" w:author="Saurav Kumar" w:date="2023-10-12T15:16:00Z">
            <w:r>
              <w:rPr>
                <w:rFonts w:eastAsia="Times New Roman"/>
              </w:rPr>
              <w:t xml:space="preserve">Mortensen, H. M., Martens, M., </w:t>
            </w:r>
            <w:proofErr w:type="spellStart"/>
            <w:r>
              <w:rPr>
                <w:rFonts w:eastAsia="Times New Roman"/>
              </w:rPr>
              <w:t>Senn</w:t>
            </w:r>
            <w:proofErr w:type="spellEnd"/>
            <w:r>
              <w:rPr>
                <w:rFonts w:eastAsia="Times New Roman"/>
              </w:rPr>
              <w:t xml:space="preserve">, J., Levey, T., </w:t>
            </w:r>
            <w:proofErr w:type="spellStart"/>
            <w:r>
              <w:rPr>
                <w:rFonts w:eastAsia="Times New Roman"/>
              </w:rPr>
              <w:t>Evelo</w:t>
            </w:r>
            <w:proofErr w:type="spellEnd"/>
            <w:r>
              <w:rPr>
                <w:rFonts w:eastAsia="Times New Roman"/>
              </w:rPr>
              <w:t xml:space="preserve">, C. T., </w:t>
            </w:r>
            <w:proofErr w:type="spellStart"/>
            <w:r>
              <w:rPr>
                <w:rFonts w:eastAsia="Times New Roman"/>
              </w:rPr>
              <w:t>Willighagen</w:t>
            </w:r>
            <w:proofErr w:type="spellEnd"/>
            <w:r>
              <w:rPr>
                <w:rFonts w:eastAsia="Times New Roman"/>
              </w:rPr>
              <w:t xml:space="preserve">, E. L., &amp; Exner, T. (2022). The AOP-DB RDF: Applying FAIR Principles to the Semantic Integration of AOP Data Using the Research Description Framework. </w:t>
            </w:r>
            <w:r>
              <w:rPr>
                <w:rFonts w:eastAsia="Times New Roman"/>
                <w:i/>
                <w:iCs/>
              </w:rPr>
              <w:t>Frontiers in Toxicology</w:t>
            </w:r>
            <w:r>
              <w:rPr>
                <w:rFonts w:eastAsia="Times New Roman"/>
              </w:rPr>
              <w:t xml:space="preserve">, </w:t>
            </w:r>
            <w:r>
              <w:rPr>
                <w:rFonts w:eastAsia="Times New Roman"/>
                <w:i/>
                <w:iCs/>
              </w:rPr>
              <w:t>4</w:t>
            </w:r>
            <w:r>
              <w:rPr>
                <w:rFonts w:eastAsia="Times New Roman"/>
              </w:rPr>
              <w:t xml:space="preserve">, 803983. </w:t>
            </w:r>
            <w:proofErr w:type="spellStart"/>
            <w:r>
              <w:rPr>
                <w:rFonts w:eastAsia="Times New Roman"/>
              </w:rPr>
              <w:t>doi</w:t>
            </w:r>
            <w:proofErr w:type="spellEnd"/>
            <w:r>
              <w:rPr>
                <w:rFonts w:eastAsia="Times New Roman"/>
              </w:rPr>
              <w:t>: 10.3389/FTOX.2022.803983/BIBTEX</w:t>
            </w:r>
          </w:ins>
        </w:p>
        <w:p w14:paraId="17813BD4" w14:textId="77777777" w:rsidR="006F62A7" w:rsidRDefault="006F62A7">
          <w:pPr>
            <w:autoSpaceDE w:val="0"/>
            <w:autoSpaceDN w:val="0"/>
            <w:ind w:hanging="480"/>
            <w:divId w:val="46880669"/>
            <w:rPr>
              <w:ins w:id="1338" w:author="Saurav Kumar" w:date="2023-10-12T15:16:00Z"/>
              <w:rFonts w:eastAsia="Times New Roman"/>
            </w:rPr>
          </w:pPr>
          <w:ins w:id="1339" w:author="Saurav Kumar" w:date="2023-10-12T15:16:00Z">
            <w:r>
              <w:rPr>
                <w:rFonts w:eastAsia="Times New Roman"/>
                <w:i/>
                <w:iCs/>
              </w:rPr>
              <w:t>Neo4j Graph Database &amp; Analytics | Graph Database Management System</w:t>
            </w:r>
            <w:r>
              <w:rPr>
                <w:rFonts w:eastAsia="Times New Roman"/>
              </w:rPr>
              <w:t>. (n.d.). Retrieved from https://neo4j.com/</w:t>
            </w:r>
          </w:ins>
        </w:p>
        <w:p w14:paraId="53E0E697" w14:textId="77777777" w:rsidR="006F62A7" w:rsidRDefault="006F62A7">
          <w:pPr>
            <w:autoSpaceDE w:val="0"/>
            <w:autoSpaceDN w:val="0"/>
            <w:ind w:hanging="480"/>
            <w:divId w:val="835655357"/>
            <w:rPr>
              <w:ins w:id="1340" w:author="Saurav Kumar" w:date="2023-10-12T15:16:00Z"/>
              <w:rFonts w:eastAsia="Times New Roman"/>
            </w:rPr>
          </w:pPr>
          <w:ins w:id="1341" w:author="Saurav Kumar" w:date="2023-10-12T15:16:00Z">
            <w:r>
              <w:rPr>
                <w:rFonts w:eastAsia="Times New Roman"/>
                <w:i/>
                <w:iCs/>
              </w:rPr>
              <w:t>neo4j-contrib/neovis.js: Neo4j + vis.js = neovis.js. Graph visualizations in the browser with data from Neo4j.</w:t>
            </w:r>
            <w:r>
              <w:rPr>
                <w:rFonts w:eastAsia="Times New Roman"/>
              </w:rPr>
              <w:t xml:space="preserve"> (n.d.). Retrieved from https://github.com/neo4j-contrib/neovis.js?</w:t>
            </w:r>
          </w:ins>
        </w:p>
        <w:p w14:paraId="75FB1FFF" w14:textId="77777777" w:rsidR="006F62A7" w:rsidRDefault="006F62A7">
          <w:pPr>
            <w:autoSpaceDE w:val="0"/>
            <w:autoSpaceDN w:val="0"/>
            <w:ind w:hanging="480"/>
            <w:divId w:val="1748913687"/>
            <w:rPr>
              <w:ins w:id="1342" w:author="Saurav Kumar" w:date="2023-10-12T15:16:00Z"/>
              <w:rFonts w:eastAsia="Times New Roman"/>
            </w:rPr>
          </w:pPr>
          <w:proofErr w:type="spellStart"/>
          <w:ins w:id="1343" w:author="Saurav Kumar" w:date="2023-10-12T15:16:00Z">
            <w:r>
              <w:rPr>
                <w:rFonts w:eastAsia="Times New Roman"/>
              </w:rPr>
              <w:t>OpenAI</w:t>
            </w:r>
            <w:proofErr w:type="spellEnd"/>
            <w:r>
              <w:rPr>
                <w:rFonts w:eastAsia="Times New Roman"/>
              </w:rPr>
              <w:t xml:space="preserve">. (2023). </w:t>
            </w:r>
            <w:r>
              <w:rPr>
                <w:rFonts w:eastAsia="Times New Roman"/>
                <w:i/>
                <w:iCs/>
              </w:rPr>
              <w:t>GPT-4 Technical Report</w:t>
            </w:r>
            <w:r>
              <w:rPr>
                <w:rFonts w:eastAsia="Times New Roman"/>
              </w:rPr>
              <w:t>. Retrieved from https://arxiv.org/abs/2303.08774v3</w:t>
            </w:r>
          </w:ins>
        </w:p>
        <w:p w14:paraId="3E075E1E" w14:textId="77777777" w:rsidR="006F62A7" w:rsidRDefault="006F62A7">
          <w:pPr>
            <w:autoSpaceDE w:val="0"/>
            <w:autoSpaceDN w:val="0"/>
            <w:ind w:hanging="480"/>
            <w:divId w:val="1560749053"/>
            <w:rPr>
              <w:ins w:id="1344" w:author="Saurav Kumar" w:date="2023-10-12T15:16:00Z"/>
              <w:rFonts w:eastAsia="Times New Roman"/>
            </w:rPr>
          </w:pPr>
          <w:ins w:id="1345" w:author="Saurav Kumar" w:date="2023-10-12T15:16:00Z">
            <w:r>
              <w:rPr>
                <w:rFonts w:eastAsia="Times New Roman"/>
                <w:i/>
                <w:iCs/>
              </w:rPr>
              <w:t xml:space="preserve">py2neo · </w:t>
            </w:r>
            <w:proofErr w:type="spellStart"/>
            <w:r>
              <w:rPr>
                <w:rFonts w:eastAsia="Times New Roman"/>
                <w:i/>
                <w:iCs/>
              </w:rPr>
              <w:t>PyPI</w:t>
            </w:r>
            <w:proofErr w:type="spellEnd"/>
            <w:r>
              <w:rPr>
                <w:rFonts w:eastAsia="Times New Roman"/>
              </w:rPr>
              <w:t>. (n.d.). Retrieved from https://pypi.org/project/py2neo/</w:t>
            </w:r>
          </w:ins>
        </w:p>
        <w:p w14:paraId="3BB26EB4" w14:textId="77777777" w:rsidR="006F62A7" w:rsidRDefault="006F62A7">
          <w:pPr>
            <w:autoSpaceDE w:val="0"/>
            <w:autoSpaceDN w:val="0"/>
            <w:ind w:hanging="480"/>
            <w:divId w:val="749157050"/>
            <w:rPr>
              <w:ins w:id="1346" w:author="Saurav Kumar" w:date="2023-10-12T15:16:00Z"/>
              <w:rFonts w:eastAsia="Times New Roman"/>
            </w:rPr>
          </w:pPr>
          <w:ins w:id="1347" w:author="Saurav Kumar" w:date="2023-10-12T15:16:00Z">
            <w:r>
              <w:rPr>
                <w:rFonts w:eastAsia="Times New Roman"/>
                <w:i/>
                <w:iCs/>
              </w:rPr>
              <w:t xml:space="preserve">RDF Triple Stores vs. Labeled Property Graphs: </w:t>
            </w:r>
            <w:proofErr w:type="gramStart"/>
            <w:r>
              <w:rPr>
                <w:rFonts w:eastAsia="Times New Roman"/>
                <w:i/>
                <w:iCs/>
              </w:rPr>
              <w:t>What’s</w:t>
            </w:r>
            <w:proofErr w:type="gramEnd"/>
            <w:r>
              <w:rPr>
                <w:rFonts w:eastAsia="Times New Roman"/>
                <w:i/>
                <w:iCs/>
              </w:rPr>
              <w:t xml:space="preserve"> the Difference?</w:t>
            </w:r>
            <w:r>
              <w:rPr>
                <w:rFonts w:eastAsia="Times New Roman"/>
              </w:rPr>
              <w:t xml:space="preserve"> (n.d.). Retrieved from https://neo4j.com/blog/rdf-triple-store-vs-labeled-property-graph-difference/</w:t>
            </w:r>
          </w:ins>
        </w:p>
        <w:p w14:paraId="474DC602" w14:textId="77777777" w:rsidR="006F62A7" w:rsidRDefault="006F62A7">
          <w:pPr>
            <w:autoSpaceDE w:val="0"/>
            <w:autoSpaceDN w:val="0"/>
            <w:ind w:hanging="480"/>
            <w:divId w:val="201093567"/>
            <w:rPr>
              <w:ins w:id="1348" w:author="Saurav Kumar" w:date="2023-10-12T15:16:00Z"/>
              <w:rFonts w:eastAsia="Times New Roman"/>
            </w:rPr>
          </w:pPr>
          <w:ins w:id="1349" w:author="Saurav Kumar" w:date="2023-10-12T15:16:00Z">
            <w:r>
              <w:rPr>
                <w:rFonts w:eastAsia="Times New Roman"/>
              </w:rPr>
              <w:t xml:space="preserve">Reimers, N., &amp; </w:t>
            </w:r>
            <w:proofErr w:type="spellStart"/>
            <w:r>
              <w:rPr>
                <w:rFonts w:eastAsia="Times New Roman"/>
              </w:rPr>
              <w:t>Gurevych</w:t>
            </w:r>
            <w:proofErr w:type="spellEnd"/>
            <w:r>
              <w:rPr>
                <w:rFonts w:eastAsia="Times New Roman"/>
              </w:rPr>
              <w:t xml:space="preserve">, I. (2019). Sentence-BERT: Sentence Embeddings using Siamese BERT-Networks. </w:t>
            </w:r>
            <w:r>
              <w:rPr>
                <w:rFonts w:eastAsia="Times New Roman"/>
                <w:i/>
                <w:iCs/>
              </w:rPr>
              <w:t>EMNLP-IJCNLP 2019 - 2019 Conference on Empirical Methods in Natural Language Processing and 9th International Joint Conference on Natural Language Processing, Proceedings of the Conference</w:t>
            </w:r>
            <w:r>
              <w:rPr>
                <w:rFonts w:eastAsia="Times New Roman"/>
              </w:rPr>
              <w:t xml:space="preserve">, 3982–3992. </w:t>
            </w:r>
            <w:proofErr w:type="spellStart"/>
            <w:r>
              <w:rPr>
                <w:rFonts w:eastAsia="Times New Roman"/>
              </w:rPr>
              <w:t>doi</w:t>
            </w:r>
            <w:proofErr w:type="spellEnd"/>
            <w:r>
              <w:rPr>
                <w:rFonts w:eastAsia="Times New Roman"/>
              </w:rPr>
              <w:t>: 10.18653/v1/d19-1410</w:t>
            </w:r>
          </w:ins>
        </w:p>
        <w:p w14:paraId="0DB213AB" w14:textId="77777777" w:rsidR="006F62A7" w:rsidRDefault="006F62A7">
          <w:pPr>
            <w:autoSpaceDE w:val="0"/>
            <w:autoSpaceDN w:val="0"/>
            <w:ind w:hanging="480"/>
            <w:divId w:val="1387414396"/>
            <w:rPr>
              <w:ins w:id="1350" w:author="Saurav Kumar" w:date="2023-10-12T15:16:00Z"/>
              <w:rFonts w:eastAsia="Times New Roman"/>
            </w:rPr>
          </w:pPr>
          <w:ins w:id="1351" w:author="Saurav Kumar" w:date="2023-10-12T15:16:00Z">
            <w:r>
              <w:rPr>
                <w:rFonts w:eastAsia="Times New Roman"/>
              </w:rPr>
              <w:t xml:space="preserve">Sung, M., </w:t>
            </w:r>
            <w:proofErr w:type="spellStart"/>
            <w:r>
              <w:rPr>
                <w:rFonts w:eastAsia="Times New Roman"/>
              </w:rPr>
              <w:t>Jeong</w:t>
            </w:r>
            <w:proofErr w:type="spellEnd"/>
            <w:r>
              <w:rPr>
                <w:rFonts w:eastAsia="Times New Roman"/>
              </w:rPr>
              <w:t xml:space="preserve">, M., Choi, Y., Kim, D., Lee, J., &amp; Kang, J. (2022). BERN2: an advanced neural biomedical named entity recognition and normalization tool. </w:t>
            </w:r>
            <w:r>
              <w:rPr>
                <w:rFonts w:eastAsia="Times New Roman"/>
                <w:i/>
                <w:iCs/>
              </w:rPr>
              <w:t>Bioinformatics</w:t>
            </w:r>
            <w:r>
              <w:rPr>
                <w:rFonts w:eastAsia="Times New Roman"/>
              </w:rPr>
              <w:t xml:space="preserve">, </w:t>
            </w:r>
            <w:r>
              <w:rPr>
                <w:rFonts w:eastAsia="Times New Roman"/>
                <w:i/>
                <w:iCs/>
              </w:rPr>
              <w:t>38</w:t>
            </w:r>
            <w:r>
              <w:rPr>
                <w:rFonts w:eastAsia="Times New Roman"/>
              </w:rPr>
              <w:t xml:space="preserve">(20), 4837–4839. </w:t>
            </w:r>
            <w:proofErr w:type="spellStart"/>
            <w:r>
              <w:rPr>
                <w:rFonts w:eastAsia="Times New Roman"/>
              </w:rPr>
              <w:t>doi</w:t>
            </w:r>
            <w:proofErr w:type="spellEnd"/>
            <w:r>
              <w:rPr>
                <w:rFonts w:eastAsia="Times New Roman"/>
              </w:rPr>
              <w:t>: 10.1093/BIOINFORMATICS/BTAC598</w:t>
            </w:r>
          </w:ins>
        </w:p>
        <w:p w14:paraId="03A951E7" w14:textId="77777777" w:rsidR="006F62A7" w:rsidRDefault="006F62A7">
          <w:pPr>
            <w:autoSpaceDE w:val="0"/>
            <w:autoSpaceDN w:val="0"/>
            <w:ind w:hanging="480"/>
            <w:divId w:val="154801503"/>
            <w:rPr>
              <w:ins w:id="1352" w:author="Saurav Kumar" w:date="2023-10-12T15:16:00Z"/>
              <w:rFonts w:eastAsia="Times New Roman"/>
            </w:rPr>
          </w:pPr>
          <w:ins w:id="1353" w:author="Saurav Kumar" w:date="2023-10-12T15:16:00Z">
            <w:r>
              <w:rPr>
                <w:rFonts w:eastAsia="Times New Roman"/>
              </w:rPr>
              <w:t xml:space="preserve">Van Rossum, G., &amp; Drake, F. L. (2009). Python 3 Reference Manual; CreateSpace. </w:t>
            </w:r>
            <w:r>
              <w:rPr>
                <w:rFonts w:eastAsia="Times New Roman"/>
                <w:i/>
                <w:iCs/>
              </w:rPr>
              <w:t>Scotts Valley, CA</w:t>
            </w:r>
            <w:r>
              <w:rPr>
                <w:rFonts w:eastAsia="Times New Roman"/>
              </w:rPr>
              <w:t>, 242. Retrieved from https://www.python.org/</w:t>
            </w:r>
          </w:ins>
        </w:p>
        <w:p w14:paraId="11B7C909" w14:textId="77777777" w:rsidR="006F62A7" w:rsidRDefault="006F62A7">
          <w:pPr>
            <w:autoSpaceDE w:val="0"/>
            <w:autoSpaceDN w:val="0"/>
            <w:ind w:hanging="480"/>
            <w:divId w:val="1944916926"/>
            <w:rPr>
              <w:ins w:id="1354" w:author="Saurav Kumar" w:date="2023-10-12T15:16:00Z"/>
              <w:rFonts w:eastAsia="Times New Roman"/>
            </w:rPr>
          </w:pPr>
          <w:proofErr w:type="spellStart"/>
          <w:ins w:id="1355" w:author="Saurav Kumar" w:date="2023-10-12T15:16:00Z">
            <w:r>
              <w:rPr>
                <w:rFonts w:eastAsia="Times New Roman"/>
              </w:rPr>
              <w:lastRenderedPageBreak/>
              <w:t>Vicknair</w:t>
            </w:r>
            <w:proofErr w:type="spellEnd"/>
            <w:r>
              <w:rPr>
                <w:rFonts w:eastAsia="Times New Roman"/>
              </w:rPr>
              <w:t xml:space="preserve">, C., Nan, X., Macias, M., Chen, Y., Zhao, Z., &amp; Wilkins, D. (2010). A comparison of a graph database and a relational database: A data provenance perspective. </w:t>
            </w:r>
            <w:r>
              <w:rPr>
                <w:rFonts w:eastAsia="Times New Roman"/>
                <w:i/>
                <w:iCs/>
              </w:rPr>
              <w:t>Proceedings of the Annual Southeast Conference</w:t>
            </w:r>
            <w:r>
              <w:rPr>
                <w:rFonts w:eastAsia="Times New Roman"/>
              </w:rPr>
              <w:t xml:space="preserve">. </w:t>
            </w:r>
            <w:proofErr w:type="spellStart"/>
            <w:r>
              <w:rPr>
                <w:rFonts w:eastAsia="Times New Roman"/>
              </w:rPr>
              <w:t>doi</w:t>
            </w:r>
            <w:proofErr w:type="spellEnd"/>
            <w:r>
              <w:rPr>
                <w:rFonts w:eastAsia="Times New Roman"/>
              </w:rPr>
              <w:t>: 10.1145/1900008.1900067</w:t>
            </w:r>
          </w:ins>
        </w:p>
        <w:p w14:paraId="52A82800" w14:textId="77777777" w:rsidR="006F62A7" w:rsidRDefault="006F62A7">
          <w:pPr>
            <w:autoSpaceDE w:val="0"/>
            <w:autoSpaceDN w:val="0"/>
            <w:ind w:hanging="480"/>
            <w:divId w:val="1545483147"/>
            <w:rPr>
              <w:ins w:id="1356" w:author="Saurav Kumar" w:date="2023-10-12T15:16:00Z"/>
              <w:rFonts w:eastAsia="Times New Roman"/>
            </w:rPr>
          </w:pPr>
          <w:ins w:id="1357" w:author="Saurav Kumar" w:date="2023-10-12T15:16:00Z">
            <w:r>
              <w:rPr>
                <w:rFonts w:eastAsia="Times New Roman"/>
                <w:i/>
                <w:iCs/>
              </w:rPr>
              <w:t xml:space="preserve">XML2Dict · </w:t>
            </w:r>
            <w:proofErr w:type="spellStart"/>
            <w:r>
              <w:rPr>
                <w:rFonts w:eastAsia="Times New Roman"/>
                <w:i/>
                <w:iCs/>
              </w:rPr>
              <w:t>PyPI</w:t>
            </w:r>
            <w:proofErr w:type="spellEnd"/>
            <w:r>
              <w:rPr>
                <w:rFonts w:eastAsia="Times New Roman"/>
              </w:rPr>
              <w:t>. (n.d.). Retrieved from https://pypi.org/project/XML2Dict/</w:t>
            </w:r>
          </w:ins>
        </w:p>
        <w:p w14:paraId="304D0FE1" w14:textId="181357A7" w:rsidR="002024D2" w:rsidDel="00823F42" w:rsidRDefault="006F62A7">
          <w:pPr>
            <w:autoSpaceDE w:val="0"/>
            <w:autoSpaceDN w:val="0"/>
            <w:ind w:hanging="480"/>
            <w:divId w:val="1213151779"/>
            <w:rPr>
              <w:del w:id="1358" w:author="Saurav Kumar" w:date="2023-10-12T12:13:00Z"/>
              <w:rFonts w:eastAsia="Times New Roman"/>
              <w:sz w:val="24"/>
              <w:szCs w:val="24"/>
            </w:rPr>
          </w:pPr>
          <w:ins w:id="1359" w:author="Saurav Kumar" w:date="2023-10-12T15:16:00Z">
            <w:r>
              <w:rPr>
                <w:rFonts w:eastAsia="Times New Roman"/>
              </w:rPr>
              <w:t> </w:t>
            </w:r>
          </w:ins>
          <w:del w:id="1360" w:author="Saurav Kumar" w:date="2023-10-12T12:13:00Z">
            <w:r w:rsidR="002024D2" w:rsidDel="00823F42">
              <w:rPr>
                <w:rFonts w:eastAsia="Times New Roman"/>
              </w:rPr>
              <w:delText xml:space="preserve">Ankley, G. T., Bennett, R. S., Erickson, R. J., Hoff, D. J., Hornung, M. W., Johnson, R. D., Mount, D. R., Nichols, J. W., Russom, C. L., Schmieder, P. K., Serrrano, J. A., Tietge, J. E., &amp; Villeneuve, D. L. (2010). Adverse outcome pathways: A conceptual framework to support ecotoxicology research and risk assessment. </w:delText>
            </w:r>
            <w:r w:rsidR="002024D2" w:rsidDel="00823F42">
              <w:rPr>
                <w:rFonts w:eastAsia="Times New Roman"/>
                <w:i/>
                <w:iCs/>
              </w:rPr>
              <w:delText>Environmental Toxicology and Chemistry</w:delText>
            </w:r>
            <w:r w:rsidR="002024D2" w:rsidDel="00823F42">
              <w:rPr>
                <w:rFonts w:eastAsia="Times New Roman"/>
              </w:rPr>
              <w:delText xml:space="preserve">, </w:delText>
            </w:r>
            <w:r w:rsidR="002024D2" w:rsidDel="00823F42">
              <w:rPr>
                <w:rFonts w:eastAsia="Times New Roman"/>
                <w:i/>
                <w:iCs/>
              </w:rPr>
              <w:delText>29</w:delText>
            </w:r>
            <w:r w:rsidR="002024D2" w:rsidDel="00823F42">
              <w:rPr>
                <w:rFonts w:eastAsia="Times New Roman"/>
              </w:rPr>
              <w:delText>(3), 730–741. https://doi.org/10.1002/ETC.34</w:delText>
            </w:r>
          </w:del>
        </w:p>
        <w:p w14:paraId="1766F080" w14:textId="3D3DA7DF" w:rsidR="002024D2" w:rsidDel="00823F42" w:rsidRDefault="002024D2">
          <w:pPr>
            <w:autoSpaceDE w:val="0"/>
            <w:autoSpaceDN w:val="0"/>
            <w:ind w:hanging="480"/>
            <w:divId w:val="1693068418"/>
            <w:rPr>
              <w:del w:id="1361" w:author="Saurav Kumar" w:date="2023-10-12T12:13:00Z"/>
              <w:rFonts w:eastAsia="Times New Roman"/>
            </w:rPr>
          </w:pPr>
          <w:del w:id="1362" w:author="Saurav Kumar" w:date="2023-10-12T12:13:00Z">
            <w:r w:rsidDel="00823F42">
              <w:rPr>
                <w:rFonts w:eastAsia="Times New Roman"/>
                <w:i/>
                <w:iCs/>
              </w:rPr>
              <w:delText>AOP developers handbook</w:delText>
            </w:r>
            <w:r w:rsidDel="00823F42">
              <w:rPr>
                <w:rFonts w:eastAsia="Times New Roman"/>
              </w:rPr>
              <w:delText>. (n.d.).</w:delText>
            </w:r>
          </w:del>
        </w:p>
        <w:p w14:paraId="63251618" w14:textId="13A4B385" w:rsidR="002024D2" w:rsidDel="00823F42" w:rsidRDefault="002024D2">
          <w:pPr>
            <w:autoSpaceDE w:val="0"/>
            <w:autoSpaceDN w:val="0"/>
            <w:ind w:hanging="480"/>
            <w:divId w:val="392775315"/>
            <w:rPr>
              <w:del w:id="1363" w:author="Saurav Kumar" w:date="2023-10-12T12:13:00Z"/>
              <w:rFonts w:eastAsia="Times New Roman"/>
            </w:rPr>
          </w:pPr>
          <w:del w:id="1364" w:author="Saurav Kumar" w:date="2023-10-12T12:13:00Z">
            <w:r w:rsidDel="00823F42">
              <w:rPr>
                <w:rFonts w:eastAsia="Times New Roman"/>
              </w:rPr>
              <w:delText xml:space="preserve">Ives, C., Campia, I., Wang, R.-L., Wittwehr, C., &amp; Edwards, S. (2017). Creating a Structured AOP Knowledgebase via Ontology-Based Annotations. </w:delText>
            </w:r>
            <w:r w:rsidDel="00823F42">
              <w:rPr>
                <w:rFonts w:eastAsia="Times New Roman"/>
                <w:i/>
                <w:iCs/>
              </w:rPr>
              <w:delText>Applied in Vitro Toxicology</w:delText>
            </w:r>
            <w:r w:rsidDel="00823F42">
              <w:rPr>
                <w:rFonts w:eastAsia="Times New Roman"/>
              </w:rPr>
              <w:delText xml:space="preserve">, </w:delText>
            </w:r>
            <w:r w:rsidDel="00823F42">
              <w:rPr>
                <w:rFonts w:eastAsia="Times New Roman"/>
                <w:i/>
                <w:iCs/>
              </w:rPr>
              <w:delText>3</w:delText>
            </w:r>
            <w:r w:rsidDel="00823F42">
              <w:rPr>
                <w:rFonts w:eastAsia="Times New Roman"/>
              </w:rPr>
              <w:delText>(4), 298. https://doi.org/10.1089/AIVT.2017.0017</w:delText>
            </w:r>
          </w:del>
        </w:p>
        <w:p w14:paraId="20CD8E62" w14:textId="7B2CC8DF" w:rsidR="002024D2" w:rsidDel="00823F42" w:rsidRDefault="002024D2">
          <w:pPr>
            <w:autoSpaceDE w:val="0"/>
            <w:autoSpaceDN w:val="0"/>
            <w:ind w:hanging="480"/>
            <w:divId w:val="27073626"/>
            <w:rPr>
              <w:del w:id="1365" w:author="Saurav Kumar" w:date="2023-10-12T12:13:00Z"/>
              <w:rFonts w:eastAsia="Times New Roman"/>
            </w:rPr>
          </w:pPr>
          <w:del w:id="1366" w:author="Saurav Kumar" w:date="2023-10-12T12:13:00Z">
            <w:r w:rsidDel="00823F42">
              <w:rPr>
                <w:rFonts w:eastAsia="Times New Roman"/>
                <w:i/>
                <w:iCs/>
              </w:rPr>
              <w:delText>Making Sense of Data with RDF* vs. LPG - OpenCredo</w:delText>
            </w:r>
            <w:r w:rsidDel="00823F42">
              <w:rPr>
                <w:rFonts w:eastAsia="Times New Roman"/>
              </w:rPr>
              <w:delText>. (n.d.). Retrieved October 3, 2023, from https://opencredo.com/blogs/making-sense-of-data-with-rdf-vs-lpg/</w:delText>
            </w:r>
          </w:del>
        </w:p>
        <w:p w14:paraId="08DBFC27" w14:textId="4F71E560" w:rsidR="002024D2" w:rsidDel="00823F42" w:rsidRDefault="002024D2">
          <w:pPr>
            <w:autoSpaceDE w:val="0"/>
            <w:autoSpaceDN w:val="0"/>
            <w:ind w:hanging="480"/>
            <w:divId w:val="1121998384"/>
            <w:rPr>
              <w:del w:id="1367" w:author="Saurav Kumar" w:date="2023-10-12T12:13:00Z"/>
              <w:rFonts w:eastAsia="Times New Roman"/>
            </w:rPr>
          </w:pPr>
          <w:del w:id="1368" w:author="Saurav Kumar" w:date="2023-10-12T12:13:00Z">
            <w:r w:rsidDel="00823F42">
              <w:rPr>
                <w:rFonts w:eastAsia="Times New Roman"/>
              </w:rPr>
              <w:delText xml:space="preserve">Martens, M., Evelo, C. T., &amp; Willighagen, E. L. (2022). Providing Adverse Outcome Pathways from the AOP-Wiki in a Semantic Web Format to Increase Usability and Accessibility of the Content. </w:delText>
            </w:r>
            <w:r w:rsidDel="00823F42">
              <w:rPr>
                <w:rFonts w:eastAsia="Times New Roman"/>
                <w:i/>
                <w:iCs/>
              </w:rPr>
              <w:delText>Applied in Vitro Toxicology</w:delText>
            </w:r>
            <w:r w:rsidDel="00823F42">
              <w:rPr>
                <w:rFonts w:eastAsia="Times New Roman"/>
              </w:rPr>
              <w:delText xml:space="preserve">, </w:delText>
            </w:r>
            <w:r w:rsidDel="00823F42">
              <w:rPr>
                <w:rFonts w:eastAsia="Times New Roman"/>
                <w:i/>
                <w:iCs/>
              </w:rPr>
              <w:delText>8</w:delText>
            </w:r>
            <w:r w:rsidDel="00823F42">
              <w:rPr>
                <w:rFonts w:eastAsia="Times New Roman"/>
              </w:rPr>
              <w:delText>(1), 2. https://doi.org/10.1089/AIVT.2021.0010</w:delText>
            </w:r>
          </w:del>
        </w:p>
        <w:p w14:paraId="7A6520A2" w14:textId="774755CE" w:rsidR="002024D2" w:rsidDel="00823F42" w:rsidRDefault="002024D2">
          <w:pPr>
            <w:autoSpaceDE w:val="0"/>
            <w:autoSpaceDN w:val="0"/>
            <w:ind w:hanging="480"/>
            <w:divId w:val="35005261"/>
            <w:rPr>
              <w:del w:id="1369" w:author="Saurav Kumar" w:date="2023-10-12T12:13:00Z"/>
              <w:rFonts w:eastAsia="Times New Roman"/>
            </w:rPr>
          </w:pPr>
          <w:del w:id="1370" w:author="Saurav Kumar" w:date="2023-10-12T12:13:00Z">
            <w:r w:rsidDel="00823F42">
              <w:rPr>
                <w:rFonts w:eastAsia="Times New Roman"/>
              </w:rPr>
              <w:delText xml:space="preserve">Mortensen, H. M., Martens, M., Senn, J., Levey, T., Evelo, C. T., Willighagen, E. L., &amp; Exner, T. (2022). The AOP-DB RDF: Applying FAIR Principles to the Semantic Integration of AOP Data Using the Research Description Framework. </w:delText>
            </w:r>
            <w:r w:rsidDel="00823F42">
              <w:rPr>
                <w:rFonts w:eastAsia="Times New Roman"/>
                <w:i/>
                <w:iCs/>
              </w:rPr>
              <w:delText>Frontiers in Toxicology</w:delText>
            </w:r>
            <w:r w:rsidDel="00823F42">
              <w:rPr>
                <w:rFonts w:eastAsia="Times New Roman"/>
              </w:rPr>
              <w:delText xml:space="preserve">, </w:delText>
            </w:r>
            <w:r w:rsidDel="00823F42">
              <w:rPr>
                <w:rFonts w:eastAsia="Times New Roman"/>
                <w:i/>
                <w:iCs/>
              </w:rPr>
              <w:delText>4</w:delText>
            </w:r>
            <w:r w:rsidDel="00823F42">
              <w:rPr>
                <w:rFonts w:eastAsia="Times New Roman"/>
              </w:rPr>
              <w:delText>, 803983. https://doi.org/10.3389/FTOX.2022.803983/BIBTEX</w:delText>
            </w:r>
          </w:del>
        </w:p>
        <w:p w14:paraId="14A1D719" w14:textId="0F8D350C" w:rsidR="002024D2" w:rsidDel="00823F42" w:rsidRDefault="002024D2">
          <w:pPr>
            <w:autoSpaceDE w:val="0"/>
            <w:autoSpaceDN w:val="0"/>
            <w:ind w:hanging="480"/>
            <w:divId w:val="1384405428"/>
            <w:rPr>
              <w:del w:id="1371" w:author="Saurav Kumar" w:date="2023-10-12T12:13:00Z"/>
              <w:rFonts w:eastAsia="Times New Roman"/>
            </w:rPr>
          </w:pPr>
          <w:del w:id="1372" w:author="Saurav Kumar" w:date="2023-10-12T12:13:00Z">
            <w:r w:rsidDel="00823F42">
              <w:rPr>
                <w:rFonts w:eastAsia="Times New Roman"/>
                <w:i/>
                <w:iCs/>
              </w:rPr>
              <w:delText>Neo4j Graph Database &amp; Analytics | Graph Database Management System</w:delText>
            </w:r>
            <w:r w:rsidDel="00823F42">
              <w:rPr>
                <w:rFonts w:eastAsia="Times New Roman"/>
              </w:rPr>
              <w:delText>. (n.d.). Retrieved October 2, 2023, from https://neo4j.com/</w:delText>
            </w:r>
          </w:del>
        </w:p>
        <w:p w14:paraId="1FC59175" w14:textId="09D29127" w:rsidR="002024D2" w:rsidDel="00823F42" w:rsidRDefault="002024D2">
          <w:pPr>
            <w:autoSpaceDE w:val="0"/>
            <w:autoSpaceDN w:val="0"/>
            <w:ind w:hanging="480"/>
            <w:divId w:val="1858612609"/>
            <w:rPr>
              <w:del w:id="1373" w:author="Saurav Kumar" w:date="2023-10-12T12:13:00Z"/>
              <w:rFonts w:eastAsia="Times New Roman"/>
            </w:rPr>
          </w:pPr>
          <w:del w:id="1374" w:author="Saurav Kumar" w:date="2023-10-12T12:13:00Z">
            <w:r w:rsidDel="00823F42">
              <w:rPr>
                <w:rFonts w:eastAsia="Times New Roman"/>
                <w:i/>
                <w:iCs/>
              </w:rPr>
              <w:delText>py2neo · PyPI</w:delText>
            </w:r>
            <w:r w:rsidDel="00823F42">
              <w:rPr>
                <w:rFonts w:eastAsia="Times New Roman"/>
              </w:rPr>
              <w:delText>. (n.d.). Retrieved October 2, 2023, from https://pypi.org/project/py2neo/</w:delText>
            </w:r>
          </w:del>
        </w:p>
        <w:p w14:paraId="7969F1E5" w14:textId="355B419F" w:rsidR="002024D2" w:rsidDel="00823F42" w:rsidRDefault="002024D2">
          <w:pPr>
            <w:autoSpaceDE w:val="0"/>
            <w:autoSpaceDN w:val="0"/>
            <w:ind w:hanging="480"/>
            <w:divId w:val="1105343537"/>
            <w:rPr>
              <w:del w:id="1375" w:author="Saurav Kumar" w:date="2023-10-12T12:13:00Z"/>
              <w:rFonts w:eastAsia="Times New Roman"/>
            </w:rPr>
          </w:pPr>
          <w:del w:id="1376" w:author="Saurav Kumar" w:date="2023-10-12T12:13:00Z">
            <w:r w:rsidDel="00823F42">
              <w:rPr>
                <w:rFonts w:eastAsia="Times New Roman"/>
                <w:i/>
                <w:iCs/>
              </w:rPr>
              <w:delText>RDF Triple Stores vs. Labeled Property Graphs: What’s the Difference?</w:delText>
            </w:r>
            <w:r w:rsidDel="00823F42">
              <w:rPr>
                <w:rFonts w:eastAsia="Times New Roman"/>
              </w:rPr>
              <w:delText xml:space="preserve"> (n.d.). Retrieved October 3, 2023, from https://neo4j.com/blog/rdf-triple-store-vs-labeled-property-graph-difference/</w:delText>
            </w:r>
          </w:del>
        </w:p>
        <w:p w14:paraId="7071C777" w14:textId="4037F7DA" w:rsidR="002024D2" w:rsidDel="00823F42" w:rsidRDefault="002024D2">
          <w:pPr>
            <w:autoSpaceDE w:val="0"/>
            <w:autoSpaceDN w:val="0"/>
            <w:ind w:hanging="480"/>
            <w:divId w:val="1491171956"/>
            <w:rPr>
              <w:del w:id="1377" w:author="Saurav Kumar" w:date="2023-10-12T12:13:00Z"/>
              <w:rFonts w:eastAsia="Times New Roman"/>
            </w:rPr>
          </w:pPr>
          <w:del w:id="1378" w:author="Saurav Kumar" w:date="2023-10-12T12:13:00Z">
            <w:r w:rsidDel="00823F42">
              <w:rPr>
                <w:rFonts w:eastAsia="Times New Roman"/>
              </w:rPr>
              <w:delText xml:space="preserve">Vicknair, C., Nan, X., Macias, M., Chen, Y., Zhao, Z., &amp; Wilkins, D. (2010). A comparison of a graph database and a relational database: A data provenance perspective. </w:delText>
            </w:r>
            <w:r w:rsidDel="00823F42">
              <w:rPr>
                <w:rFonts w:eastAsia="Times New Roman"/>
                <w:i/>
                <w:iCs/>
              </w:rPr>
              <w:delText>Proceedings of the Annual Southeast Conference</w:delText>
            </w:r>
            <w:r w:rsidDel="00823F42">
              <w:rPr>
                <w:rFonts w:eastAsia="Times New Roman"/>
              </w:rPr>
              <w:delText>. https://doi.org/10.1145/1900008.1900067</w:delText>
            </w:r>
          </w:del>
        </w:p>
        <w:p w14:paraId="57FE0203" w14:textId="6593345A" w:rsidR="002024D2" w:rsidDel="00823F42" w:rsidRDefault="002024D2">
          <w:pPr>
            <w:autoSpaceDE w:val="0"/>
            <w:autoSpaceDN w:val="0"/>
            <w:ind w:hanging="480"/>
            <w:divId w:val="1603226507"/>
            <w:rPr>
              <w:del w:id="1379" w:author="Saurav Kumar" w:date="2023-10-12T12:13:00Z"/>
              <w:rFonts w:eastAsia="Times New Roman"/>
            </w:rPr>
          </w:pPr>
          <w:del w:id="1380" w:author="Saurav Kumar" w:date="2023-10-12T12:13:00Z">
            <w:r w:rsidDel="00823F42">
              <w:rPr>
                <w:rFonts w:eastAsia="Times New Roman"/>
                <w:i/>
                <w:iCs/>
              </w:rPr>
              <w:delText>XML2Dict · PyPI</w:delText>
            </w:r>
            <w:r w:rsidDel="00823F42">
              <w:rPr>
                <w:rFonts w:eastAsia="Times New Roman"/>
              </w:rPr>
              <w:delText>. (n.d.). Retrieved October 2, 2023, from https://pypi.org/project/XML2Dict/</w:delText>
            </w:r>
          </w:del>
        </w:p>
        <w:p w14:paraId="6344DE79" w14:textId="5B4C3D3B" w:rsidR="00CB281C" w:rsidRPr="00CB281C" w:rsidRDefault="002024D2" w:rsidP="00CB281C">
          <w:pPr>
            <w:pStyle w:val="Heading2"/>
            <w:rPr>
              <w:lang w:val="en-GB"/>
            </w:rPr>
          </w:pPr>
          <w:del w:id="1381" w:author="Saurav Kumar" w:date="2023-10-12T12:13:00Z">
            <w:r w:rsidDel="00823F42">
              <w:rPr>
                <w:rFonts w:eastAsia="Times New Roman"/>
              </w:rPr>
              <w:delText> </w:delText>
            </w:r>
          </w:del>
        </w:p>
      </w:sdtContent>
    </w:sdt>
    <w:sectPr w:rsidR="00CB281C" w:rsidRPr="00CB281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74" w:author="Deepika -" w:date="2023-10-05T11:26:00Z" w:initials="D">
    <w:p w14:paraId="124370F0" w14:textId="77777777" w:rsidR="00D24674" w:rsidRDefault="00D24674" w:rsidP="0043160A">
      <w:pPr>
        <w:pStyle w:val="CommentText"/>
      </w:pPr>
      <w:r>
        <w:rPr>
          <w:rStyle w:val="CommentReference"/>
        </w:rPr>
        <w:annotationRef/>
      </w:r>
      <w:r>
        <w:t>We are jumping here from cypher query to natural language query with no context.</w:t>
      </w:r>
    </w:p>
  </w:comment>
  <w:comment w:id="1277" w:author="Deepika -" w:date="2023-10-05T11:27:00Z" w:initials="D">
    <w:p w14:paraId="0F9F35A5" w14:textId="31D4FB52" w:rsidR="00080062" w:rsidRDefault="00080062" w:rsidP="0043160A">
      <w:pPr>
        <w:pStyle w:val="CommentText"/>
      </w:pPr>
      <w:r>
        <w:rPr>
          <w:rStyle w:val="CommentReference"/>
        </w:rPr>
        <w:annotationRef/>
      </w:r>
      <w:r>
        <w:t>Same information has been repeated multiple times: In introduction, methodology and now in result.</w:t>
      </w:r>
    </w:p>
  </w:comment>
  <w:comment w:id="1278" w:author="Deepika -" w:date="2023-10-05T11:29:00Z" w:initials="D">
    <w:p w14:paraId="7BC3D569" w14:textId="77777777" w:rsidR="00B01E73" w:rsidRDefault="00B01E73" w:rsidP="0043160A">
      <w:pPr>
        <w:pStyle w:val="CommentText"/>
      </w:pPr>
      <w:r>
        <w:rPr>
          <w:rStyle w:val="CommentReference"/>
        </w:rPr>
        <w:annotationRef/>
      </w:r>
      <w:r>
        <w:t>Repetition.</w:t>
      </w:r>
    </w:p>
  </w:comment>
  <w:comment w:id="1280" w:author="Deepika -" w:date="2023-10-05T11:31:00Z" w:initials="D">
    <w:p w14:paraId="320AB904" w14:textId="77777777" w:rsidR="00D75D3E" w:rsidRDefault="00D75D3E" w:rsidP="0043160A">
      <w:pPr>
        <w:pStyle w:val="CommentText"/>
      </w:pPr>
      <w:r>
        <w:rPr>
          <w:rStyle w:val="CommentReference"/>
        </w:rPr>
        <w:annotationRef/>
      </w:r>
      <w:r>
        <w:t>May be this can be written as limitation of the model at end.</w:t>
      </w:r>
    </w:p>
  </w:comment>
  <w:comment w:id="1281" w:author="Deepika -" w:date="2023-10-05T11:33:00Z" w:initials="D">
    <w:p w14:paraId="628BE490" w14:textId="77777777" w:rsidR="000645C3" w:rsidRDefault="000645C3" w:rsidP="0043160A">
      <w:pPr>
        <w:pStyle w:val="CommentText"/>
      </w:pPr>
      <w:r>
        <w:rPr>
          <w:rStyle w:val="CommentReference"/>
        </w:rPr>
        <w:annotationRef/>
      </w:r>
      <w:r>
        <w:t>Unclear question</w:t>
      </w:r>
    </w:p>
  </w:comment>
  <w:comment w:id="1282" w:author="Deepika -" w:date="2023-10-05T11:37:00Z" w:initials="D">
    <w:p w14:paraId="192C19E9" w14:textId="77777777" w:rsidR="00B411DD" w:rsidRDefault="00B411DD" w:rsidP="0043160A">
      <w:pPr>
        <w:pStyle w:val="CommentText"/>
      </w:pPr>
      <w:r>
        <w:rPr>
          <w:rStyle w:val="CommentReference"/>
        </w:rPr>
        <w:annotationRef/>
      </w:r>
      <w:r>
        <w:t>Where is this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4370F0" w15:done="0"/>
  <w15:commentEx w15:paraId="0F9F35A5" w15:done="0"/>
  <w15:commentEx w15:paraId="7BC3D569" w15:done="0"/>
  <w15:commentEx w15:paraId="320AB904" w15:done="0"/>
  <w15:commentEx w15:paraId="628BE490" w15:done="0"/>
  <w15:commentEx w15:paraId="192C19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C91BDA" w16cex:dateUtc="2023-10-05T09:26:00Z"/>
  <w16cex:commentExtensible w16cex:durableId="28C91C05" w16cex:dateUtc="2023-10-05T09:27:00Z"/>
  <w16cex:commentExtensible w16cex:durableId="28C91C7F" w16cex:dateUtc="2023-10-05T09:29:00Z"/>
  <w16cex:commentExtensible w16cex:durableId="28C91D1F" w16cex:dateUtc="2023-10-05T09:31:00Z"/>
  <w16cex:commentExtensible w16cex:durableId="28C91D86" w16cex:dateUtc="2023-10-05T09:33:00Z"/>
  <w16cex:commentExtensible w16cex:durableId="28C91E68" w16cex:dateUtc="2023-10-05T09: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4370F0" w16cid:durableId="28C91BDA"/>
  <w16cid:commentId w16cid:paraId="0F9F35A5" w16cid:durableId="28C91C05"/>
  <w16cid:commentId w16cid:paraId="7BC3D569" w16cid:durableId="28C91C7F"/>
  <w16cid:commentId w16cid:paraId="320AB904" w16cid:durableId="28C91D1F"/>
  <w16cid:commentId w16cid:paraId="628BE490" w16cid:durableId="28C91D86"/>
  <w16cid:commentId w16cid:paraId="192C19E9" w16cid:durableId="28C91E6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63AC5"/>
    <w:multiLevelType w:val="hybridMultilevel"/>
    <w:tmpl w:val="758A9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40908"/>
    <w:multiLevelType w:val="hybridMultilevel"/>
    <w:tmpl w:val="A11EA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B776B"/>
    <w:multiLevelType w:val="hybridMultilevel"/>
    <w:tmpl w:val="B302C3AE"/>
    <w:lvl w:ilvl="0" w:tplc="923A4B2E">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 w15:restartNumberingAfterBreak="0">
    <w:nsid w:val="0CB40866"/>
    <w:multiLevelType w:val="hybridMultilevel"/>
    <w:tmpl w:val="FFB202FC"/>
    <w:lvl w:ilvl="0" w:tplc="21728C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2F4638"/>
    <w:multiLevelType w:val="hybridMultilevel"/>
    <w:tmpl w:val="9266B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39472F"/>
    <w:multiLevelType w:val="hybridMultilevel"/>
    <w:tmpl w:val="B20AB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2B7E5B"/>
    <w:multiLevelType w:val="hybridMultilevel"/>
    <w:tmpl w:val="CCCE97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AB7D55"/>
    <w:multiLevelType w:val="hybridMultilevel"/>
    <w:tmpl w:val="3B9C5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A434D6"/>
    <w:multiLevelType w:val="hybridMultilevel"/>
    <w:tmpl w:val="F0B84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F02A66"/>
    <w:multiLevelType w:val="hybridMultilevel"/>
    <w:tmpl w:val="C47A0EDC"/>
    <w:lvl w:ilvl="0" w:tplc="B4349FF4">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0" w15:restartNumberingAfterBreak="0">
    <w:nsid w:val="31277066"/>
    <w:multiLevelType w:val="hybridMultilevel"/>
    <w:tmpl w:val="F93AE94A"/>
    <w:lvl w:ilvl="0" w:tplc="52BC7BAA">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0B10D0"/>
    <w:multiLevelType w:val="hybridMultilevel"/>
    <w:tmpl w:val="73947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5A2EC7"/>
    <w:multiLevelType w:val="hybridMultilevel"/>
    <w:tmpl w:val="6BAAB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AD390F"/>
    <w:multiLevelType w:val="hybridMultilevel"/>
    <w:tmpl w:val="0EB23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FA3D3A"/>
    <w:multiLevelType w:val="hybridMultilevel"/>
    <w:tmpl w:val="1BCA5FC8"/>
    <w:lvl w:ilvl="0" w:tplc="038695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FF73169"/>
    <w:multiLevelType w:val="hybridMultilevel"/>
    <w:tmpl w:val="622496FA"/>
    <w:lvl w:ilvl="0" w:tplc="AB4C34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1D6799F"/>
    <w:multiLevelType w:val="hybridMultilevel"/>
    <w:tmpl w:val="A11EA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2D3955"/>
    <w:multiLevelType w:val="hybridMultilevel"/>
    <w:tmpl w:val="7EDAF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0B5A0A"/>
    <w:multiLevelType w:val="hybridMultilevel"/>
    <w:tmpl w:val="B7D85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AF55B2"/>
    <w:multiLevelType w:val="hybridMultilevel"/>
    <w:tmpl w:val="3A785CDA"/>
    <w:lvl w:ilvl="0" w:tplc="ADBCA2F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89F0511"/>
    <w:multiLevelType w:val="hybridMultilevel"/>
    <w:tmpl w:val="7938E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722A6B"/>
    <w:multiLevelType w:val="hybridMultilevel"/>
    <w:tmpl w:val="65CC9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0E59A7"/>
    <w:multiLevelType w:val="hybridMultilevel"/>
    <w:tmpl w:val="FB580C9C"/>
    <w:lvl w:ilvl="0" w:tplc="3F3069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3C300DE"/>
    <w:multiLevelType w:val="hybridMultilevel"/>
    <w:tmpl w:val="F3A0D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6C7FEE"/>
    <w:multiLevelType w:val="hybridMultilevel"/>
    <w:tmpl w:val="A50C684A"/>
    <w:lvl w:ilvl="0" w:tplc="CB32FA2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823418"/>
    <w:multiLevelType w:val="hybridMultilevel"/>
    <w:tmpl w:val="98D24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666A59"/>
    <w:multiLevelType w:val="hybridMultilevel"/>
    <w:tmpl w:val="A11EA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1113E4"/>
    <w:multiLevelType w:val="hybridMultilevel"/>
    <w:tmpl w:val="B4500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3838E2"/>
    <w:multiLevelType w:val="hybridMultilevel"/>
    <w:tmpl w:val="53A67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9711293">
    <w:abstractNumId w:val="10"/>
  </w:num>
  <w:num w:numId="2" w16cid:durableId="15425675">
    <w:abstractNumId w:val="3"/>
  </w:num>
  <w:num w:numId="3" w16cid:durableId="2087804829">
    <w:abstractNumId w:val="14"/>
  </w:num>
  <w:num w:numId="4" w16cid:durableId="1897467686">
    <w:abstractNumId w:val="15"/>
  </w:num>
  <w:num w:numId="5" w16cid:durableId="1006640150">
    <w:abstractNumId w:val="23"/>
  </w:num>
  <w:num w:numId="6" w16cid:durableId="186647641">
    <w:abstractNumId w:val="7"/>
  </w:num>
  <w:num w:numId="7" w16cid:durableId="602761886">
    <w:abstractNumId w:val="4"/>
  </w:num>
  <w:num w:numId="8" w16cid:durableId="1876000492">
    <w:abstractNumId w:val="25"/>
  </w:num>
  <w:num w:numId="9" w16cid:durableId="1624384227">
    <w:abstractNumId w:val="9"/>
  </w:num>
  <w:num w:numId="10" w16cid:durableId="229314012">
    <w:abstractNumId w:val="27"/>
  </w:num>
  <w:num w:numId="11" w16cid:durableId="139616402">
    <w:abstractNumId w:val="24"/>
  </w:num>
  <w:num w:numId="12" w16cid:durableId="1397967872">
    <w:abstractNumId w:val="21"/>
  </w:num>
  <w:num w:numId="13" w16cid:durableId="1078790325">
    <w:abstractNumId w:val="20"/>
  </w:num>
  <w:num w:numId="14" w16cid:durableId="17515120">
    <w:abstractNumId w:val="22"/>
  </w:num>
  <w:num w:numId="15" w16cid:durableId="1091705614">
    <w:abstractNumId w:val="13"/>
  </w:num>
  <w:num w:numId="16" w16cid:durableId="1703901055">
    <w:abstractNumId w:val="12"/>
  </w:num>
  <w:num w:numId="17" w16cid:durableId="2097440920">
    <w:abstractNumId w:val="8"/>
  </w:num>
  <w:num w:numId="18" w16cid:durableId="178589916">
    <w:abstractNumId w:val="18"/>
  </w:num>
  <w:num w:numId="19" w16cid:durableId="744035532">
    <w:abstractNumId w:val="2"/>
  </w:num>
  <w:num w:numId="20" w16cid:durableId="1357804166">
    <w:abstractNumId w:val="0"/>
  </w:num>
  <w:num w:numId="21" w16cid:durableId="342129467">
    <w:abstractNumId w:val="17"/>
  </w:num>
  <w:num w:numId="22" w16cid:durableId="1925992606">
    <w:abstractNumId w:val="16"/>
  </w:num>
  <w:num w:numId="23" w16cid:durableId="138114646">
    <w:abstractNumId w:val="26"/>
  </w:num>
  <w:num w:numId="24" w16cid:durableId="739520241">
    <w:abstractNumId w:val="1"/>
  </w:num>
  <w:num w:numId="25" w16cid:durableId="921377911">
    <w:abstractNumId w:val="11"/>
  </w:num>
  <w:num w:numId="26" w16cid:durableId="1888451212">
    <w:abstractNumId w:val="28"/>
  </w:num>
  <w:num w:numId="27" w16cid:durableId="633406513">
    <w:abstractNumId w:val="5"/>
  </w:num>
  <w:num w:numId="28" w16cid:durableId="182087796">
    <w:abstractNumId w:val="6"/>
  </w:num>
  <w:num w:numId="29" w16cid:durableId="219875203">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urav Kumar">
    <w15:presenceInfo w15:providerId="AD" w15:userId="S::Y-8874903-E@epp.urv.cat::73b870ab-df2a-4cbe-86d3-3b0524c69a82"/>
  </w15:person>
  <w15:person w15:author="Deepika -">
    <w15:presenceInfo w15:providerId="AD" w15:userId="S::Y-6860921-N@epp.urv.cat::e8998c0e-ac0f-418c-90e0-fc9da55932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2C1"/>
    <w:rsid w:val="00000A69"/>
    <w:rsid w:val="00001765"/>
    <w:rsid w:val="00002852"/>
    <w:rsid w:val="00003240"/>
    <w:rsid w:val="00004C5C"/>
    <w:rsid w:val="000059F1"/>
    <w:rsid w:val="00005BB7"/>
    <w:rsid w:val="000100B0"/>
    <w:rsid w:val="00011121"/>
    <w:rsid w:val="00012D6C"/>
    <w:rsid w:val="00015516"/>
    <w:rsid w:val="0001558B"/>
    <w:rsid w:val="00015842"/>
    <w:rsid w:val="00016488"/>
    <w:rsid w:val="00017F90"/>
    <w:rsid w:val="00020E8A"/>
    <w:rsid w:val="00021535"/>
    <w:rsid w:val="00026D2D"/>
    <w:rsid w:val="0003072A"/>
    <w:rsid w:val="00032327"/>
    <w:rsid w:val="00032B53"/>
    <w:rsid w:val="00032F32"/>
    <w:rsid w:val="00033C83"/>
    <w:rsid w:val="00035E13"/>
    <w:rsid w:val="00037C0C"/>
    <w:rsid w:val="00040BE0"/>
    <w:rsid w:val="000417F4"/>
    <w:rsid w:val="00042279"/>
    <w:rsid w:val="00042B27"/>
    <w:rsid w:val="00045B8B"/>
    <w:rsid w:val="00046BCC"/>
    <w:rsid w:val="000502CC"/>
    <w:rsid w:val="000514D6"/>
    <w:rsid w:val="000538D3"/>
    <w:rsid w:val="00054CCC"/>
    <w:rsid w:val="00060947"/>
    <w:rsid w:val="00061277"/>
    <w:rsid w:val="00061A50"/>
    <w:rsid w:val="000645C3"/>
    <w:rsid w:val="0006536E"/>
    <w:rsid w:val="0006538F"/>
    <w:rsid w:val="00065718"/>
    <w:rsid w:val="00066320"/>
    <w:rsid w:val="00066BEB"/>
    <w:rsid w:val="00080062"/>
    <w:rsid w:val="00080B78"/>
    <w:rsid w:val="00083263"/>
    <w:rsid w:val="000836E4"/>
    <w:rsid w:val="000841A5"/>
    <w:rsid w:val="000861FF"/>
    <w:rsid w:val="000906BB"/>
    <w:rsid w:val="00091F90"/>
    <w:rsid w:val="0009233C"/>
    <w:rsid w:val="00093723"/>
    <w:rsid w:val="000949A5"/>
    <w:rsid w:val="00096497"/>
    <w:rsid w:val="00097130"/>
    <w:rsid w:val="000A3D37"/>
    <w:rsid w:val="000A7F34"/>
    <w:rsid w:val="000A7FED"/>
    <w:rsid w:val="000B51EE"/>
    <w:rsid w:val="000B59E2"/>
    <w:rsid w:val="000B743E"/>
    <w:rsid w:val="000C4DA5"/>
    <w:rsid w:val="000C4DD7"/>
    <w:rsid w:val="000D0443"/>
    <w:rsid w:val="000D045F"/>
    <w:rsid w:val="000D0F27"/>
    <w:rsid w:val="000D14A2"/>
    <w:rsid w:val="000D2C38"/>
    <w:rsid w:val="000D6024"/>
    <w:rsid w:val="000D64F3"/>
    <w:rsid w:val="000D6D9E"/>
    <w:rsid w:val="000D71D4"/>
    <w:rsid w:val="000E0C13"/>
    <w:rsid w:val="000E0EA9"/>
    <w:rsid w:val="000E32EC"/>
    <w:rsid w:val="000E420E"/>
    <w:rsid w:val="000E4D1C"/>
    <w:rsid w:val="000E53AE"/>
    <w:rsid w:val="000E677A"/>
    <w:rsid w:val="000E75C3"/>
    <w:rsid w:val="000F0267"/>
    <w:rsid w:val="000F5E3B"/>
    <w:rsid w:val="001007BF"/>
    <w:rsid w:val="0010305C"/>
    <w:rsid w:val="0010384E"/>
    <w:rsid w:val="001043D0"/>
    <w:rsid w:val="00105552"/>
    <w:rsid w:val="001075FD"/>
    <w:rsid w:val="00110F46"/>
    <w:rsid w:val="0011462D"/>
    <w:rsid w:val="00115F59"/>
    <w:rsid w:val="0012079A"/>
    <w:rsid w:val="00120951"/>
    <w:rsid w:val="00124E7F"/>
    <w:rsid w:val="001306AD"/>
    <w:rsid w:val="0013105E"/>
    <w:rsid w:val="001311A6"/>
    <w:rsid w:val="00131753"/>
    <w:rsid w:val="001330CA"/>
    <w:rsid w:val="0013348C"/>
    <w:rsid w:val="00137366"/>
    <w:rsid w:val="001422EB"/>
    <w:rsid w:val="00142C1F"/>
    <w:rsid w:val="001433D6"/>
    <w:rsid w:val="001438D0"/>
    <w:rsid w:val="00143C56"/>
    <w:rsid w:val="00143C6B"/>
    <w:rsid w:val="0014639C"/>
    <w:rsid w:val="00147920"/>
    <w:rsid w:val="00147A91"/>
    <w:rsid w:val="0015111E"/>
    <w:rsid w:val="00151206"/>
    <w:rsid w:val="00152E78"/>
    <w:rsid w:val="00153513"/>
    <w:rsid w:val="001614B0"/>
    <w:rsid w:val="00163006"/>
    <w:rsid w:val="00165E3B"/>
    <w:rsid w:val="00166E0F"/>
    <w:rsid w:val="001674A6"/>
    <w:rsid w:val="001675D8"/>
    <w:rsid w:val="00167D70"/>
    <w:rsid w:val="0017217C"/>
    <w:rsid w:val="00174D2D"/>
    <w:rsid w:val="00176DE3"/>
    <w:rsid w:val="0017703E"/>
    <w:rsid w:val="00177811"/>
    <w:rsid w:val="00177A37"/>
    <w:rsid w:val="00177E63"/>
    <w:rsid w:val="00183B01"/>
    <w:rsid w:val="00184337"/>
    <w:rsid w:val="001854FD"/>
    <w:rsid w:val="00190AEC"/>
    <w:rsid w:val="0019104D"/>
    <w:rsid w:val="00191B24"/>
    <w:rsid w:val="001934C1"/>
    <w:rsid w:val="00193FAC"/>
    <w:rsid w:val="00197684"/>
    <w:rsid w:val="001A129E"/>
    <w:rsid w:val="001A266E"/>
    <w:rsid w:val="001A2E34"/>
    <w:rsid w:val="001A2EF8"/>
    <w:rsid w:val="001A49DB"/>
    <w:rsid w:val="001A5E55"/>
    <w:rsid w:val="001A7165"/>
    <w:rsid w:val="001B0962"/>
    <w:rsid w:val="001B10EF"/>
    <w:rsid w:val="001B1A46"/>
    <w:rsid w:val="001B2976"/>
    <w:rsid w:val="001B4372"/>
    <w:rsid w:val="001B7234"/>
    <w:rsid w:val="001C54D3"/>
    <w:rsid w:val="001C66A2"/>
    <w:rsid w:val="001C7684"/>
    <w:rsid w:val="001D1787"/>
    <w:rsid w:val="001D4D27"/>
    <w:rsid w:val="001D7DA9"/>
    <w:rsid w:val="001E051D"/>
    <w:rsid w:val="001E0E12"/>
    <w:rsid w:val="001E10FF"/>
    <w:rsid w:val="001E1822"/>
    <w:rsid w:val="001E3044"/>
    <w:rsid w:val="001E6D77"/>
    <w:rsid w:val="001F043F"/>
    <w:rsid w:val="001F22CA"/>
    <w:rsid w:val="001F4B56"/>
    <w:rsid w:val="001F566C"/>
    <w:rsid w:val="001F6AF9"/>
    <w:rsid w:val="00200636"/>
    <w:rsid w:val="002024D2"/>
    <w:rsid w:val="002025B2"/>
    <w:rsid w:val="00203C14"/>
    <w:rsid w:val="00205028"/>
    <w:rsid w:val="002050AA"/>
    <w:rsid w:val="0021002E"/>
    <w:rsid w:val="0021093F"/>
    <w:rsid w:val="00211134"/>
    <w:rsid w:val="00212762"/>
    <w:rsid w:val="002135DB"/>
    <w:rsid w:val="002148C3"/>
    <w:rsid w:val="00215AB7"/>
    <w:rsid w:val="00217940"/>
    <w:rsid w:val="00217DC8"/>
    <w:rsid w:val="00221248"/>
    <w:rsid w:val="00221C14"/>
    <w:rsid w:val="00222001"/>
    <w:rsid w:val="00223EE9"/>
    <w:rsid w:val="00231645"/>
    <w:rsid w:val="00232353"/>
    <w:rsid w:val="002365EF"/>
    <w:rsid w:val="002370BB"/>
    <w:rsid w:val="002373DB"/>
    <w:rsid w:val="002407A3"/>
    <w:rsid w:val="002423E3"/>
    <w:rsid w:val="0024392B"/>
    <w:rsid w:val="00245864"/>
    <w:rsid w:val="00245914"/>
    <w:rsid w:val="002461CA"/>
    <w:rsid w:val="002501D0"/>
    <w:rsid w:val="00251B67"/>
    <w:rsid w:val="002524BD"/>
    <w:rsid w:val="00253EA2"/>
    <w:rsid w:val="002559B6"/>
    <w:rsid w:val="0025615B"/>
    <w:rsid w:val="00257A4C"/>
    <w:rsid w:val="00260366"/>
    <w:rsid w:val="0026098F"/>
    <w:rsid w:val="00262210"/>
    <w:rsid w:val="00266ACD"/>
    <w:rsid w:val="00266F91"/>
    <w:rsid w:val="0027050B"/>
    <w:rsid w:val="002736E7"/>
    <w:rsid w:val="0027377D"/>
    <w:rsid w:val="00274739"/>
    <w:rsid w:val="002809F6"/>
    <w:rsid w:val="002817F1"/>
    <w:rsid w:val="002828C1"/>
    <w:rsid w:val="00286269"/>
    <w:rsid w:val="00286C32"/>
    <w:rsid w:val="00287DB1"/>
    <w:rsid w:val="00294DFF"/>
    <w:rsid w:val="00295BEE"/>
    <w:rsid w:val="00296BF3"/>
    <w:rsid w:val="00296F70"/>
    <w:rsid w:val="00297C45"/>
    <w:rsid w:val="002A3F07"/>
    <w:rsid w:val="002B07DA"/>
    <w:rsid w:val="002B0B0E"/>
    <w:rsid w:val="002B1892"/>
    <w:rsid w:val="002B255A"/>
    <w:rsid w:val="002B2ED9"/>
    <w:rsid w:val="002B48B6"/>
    <w:rsid w:val="002B4E7B"/>
    <w:rsid w:val="002B5D7D"/>
    <w:rsid w:val="002B6C94"/>
    <w:rsid w:val="002C068A"/>
    <w:rsid w:val="002C28CD"/>
    <w:rsid w:val="002C5C65"/>
    <w:rsid w:val="002C650D"/>
    <w:rsid w:val="002C7904"/>
    <w:rsid w:val="002D0D9D"/>
    <w:rsid w:val="002D1A04"/>
    <w:rsid w:val="002D46D5"/>
    <w:rsid w:val="002E29CC"/>
    <w:rsid w:val="002E2FFA"/>
    <w:rsid w:val="002E5899"/>
    <w:rsid w:val="002E7057"/>
    <w:rsid w:val="002F06B8"/>
    <w:rsid w:val="002F089C"/>
    <w:rsid w:val="002F3939"/>
    <w:rsid w:val="002F3FA4"/>
    <w:rsid w:val="002F49E2"/>
    <w:rsid w:val="002F72A8"/>
    <w:rsid w:val="00300E6B"/>
    <w:rsid w:val="00301034"/>
    <w:rsid w:val="0030112D"/>
    <w:rsid w:val="00302A24"/>
    <w:rsid w:val="00303DBA"/>
    <w:rsid w:val="003062D3"/>
    <w:rsid w:val="0030671D"/>
    <w:rsid w:val="00306861"/>
    <w:rsid w:val="00306BDB"/>
    <w:rsid w:val="00310005"/>
    <w:rsid w:val="003103AF"/>
    <w:rsid w:val="00311D4B"/>
    <w:rsid w:val="0031472D"/>
    <w:rsid w:val="0031680F"/>
    <w:rsid w:val="00316BEC"/>
    <w:rsid w:val="003219E8"/>
    <w:rsid w:val="00323328"/>
    <w:rsid w:val="00323928"/>
    <w:rsid w:val="00323A61"/>
    <w:rsid w:val="003262A2"/>
    <w:rsid w:val="00331EC0"/>
    <w:rsid w:val="0033346E"/>
    <w:rsid w:val="00333910"/>
    <w:rsid w:val="0033597B"/>
    <w:rsid w:val="00336496"/>
    <w:rsid w:val="00337E0E"/>
    <w:rsid w:val="00340108"/>
    <w:rsid w:val="003408DE"/>
    <w:rsid w:val="00340A68"/>
    <w:rsid w:val="00342978"/>
    <w:rsid w:val="00344981"/>
    <w:rsid w:val="00346BCE"/>
    <w:rsid w:val="003502BF"/>
    <w:rsid w:val="003525F3"/>
    <w:rsid w:val="00353FAE"/>
    <w:rsid w:val="00356036"/>
    <w:rsid w:val="00356E59"/>
    <w:rsid w:val="00362F1A"/>
    <w:rsid w:val="00363ADD"/>
    <w:rsid w:val="00363CBF"/>
    <w:rsid w:val="003649DD"/>
    <w:rsid w:val="00371615"/>
    <w:rsid w:val="0037418C"/>
    <w:rsid w:val="00374AAB"/>
    <w:rsid w:val="00376794"/>
    <w:rsid w:val="00380914"/>
    <w:rsid w:val="003841AC"/>
    <w:rsid w:val="003846B0"/>
    <w:rsid w:val="0038476E"/>
    <w:rsid w:val="00386D0C"/>
    <w:rsid w:val="003878B1"/>
    <w:rsid w:val="00387AF2"/>
    <w:rsid w:val="00390EA5"/>
    <w:rsid w:val="00392090"/>
    <w:rsid w:val="00395A80"/>
    <w:rsid w:val="00397940"/>
    <w:rsid w:val="003A019C"/>
    <w:rsid w:val="003A1897"/>
    <w:rsid w:val="003A1943"/>
    <w:rsid w:val="003A6FCF"/>
    <w:rsid w:val="003A721F"/>
    <w:rsid w:val="003A7D0D"/>
    <w:rsid w:val="003B13AD"/>
    <w:rsid w:val="003B2A31"/>
    <w:rsid w:val="003B2DA3"/>
    <w:rsid w:val="003B410A"/>
    <w:rsid w:val="003B6973"/>
    <w:rsid w:val="003B71C2"/>
    <w:rsid w:val="003C2B21"/>
    <w:rsid w:val="003C2D35"/>
    <w:rsid w:val="003C3121"/>
    <w:rsid w:val="003C351B"/>
    <w:rsid w:val="003C4132"/>
    <w:rsid w:val="003C50AA"/>
    <w:rsid w:val="003C51AE"/>
    <w:rsid w:val="003C5CEB"/>
    <w:rsid w:val="003C7DCD"/>
    <w:rsid w:val="003D1760"/>
    <w:rsid w:val="003D3159"/>
    <w:rsid w:val="003E2D88"/>
    <w:rsid w:val="003E4A16"/>
    <w:rsid w:val="003E66DA"/>
    <w:rsid w:val="003F3742"/>
    <w:rsid w:val="003F79D3"/>
    <w:rsid w:val="004031C3"/>
    <w:rsid w:val="00403644"/>
    <w:rsid w:val="00404170"/>
    <w:rsid w:val="00404EA4"/>
    <w:rsid w:val="00404FC6"/>
    <w:rsid w:val="00405A47"/>
    <w:rsid w:val="004076CE"/>
    <w:rsid w:val="00407C32"/>
    <w:rsid w:val="00407ED0"/>
    <w:rsid w:val="004117EC"/>
    <w:rsid w:val="00413A44"/>
    <w:rsid w:val="00415A66"/>
    <w:rsid w:val="00416C00"/>
    <w:rsid w:val="0041728F"/>
    <w:rsid w:val="00420B2B"/>
    <w:rsid w:val="004215C5"/>
    <w:rsid w:val="00422E7A"/>
    <w:rsid w:val="0043160A"/>
    <w:rsid w:val="00433A7A"/>
    <w:rsid w:val="0043410F"/>
    <w:rsid w:val="00435B51"/>
    <w:rsid w:val="004371CD"/>
    <w:rsid w:val="00437C22"/>
    <w:rsid w:val="00442095"/>
    <w:rsid w:val="004431DD"/>
    <w:rsid w:val="0044379A"/>
    <w:rsid w:val="00443E8F"/>
    <w:rsid w:val="00445D8B"/>
    <w:rsid w:val="00446F17"/>
    <w:rsid w:val="004502AF"/>
    <w:rsid w:val="004541FB"/>
    <w:rsid w:val="004552A8"/>
    <w:rsid w:val="00455E12"/>
    <w:rsid w:val="0045656D"/>
    <w:rsid w:val="00460038"/>
    <w:rsid w:val="0046169E"/>
    <w:rsid w:val="00461ADB"/>
    <w:rsid w:val="00463AD4"/>
    <w:rsid w:val="00465D89"/>
    <w:rsid w:val="00465FA0"/>
    <w:rsid w:val="00470109"/>
    <w:rsid w:val="004719A0"/>
    <w:rsid w:val="00471B27"/>
    <w:rsid w:val="004724DD"/>
    <w:rsid w:val="00476C04"/>
    <w:rsid w:val="004812E5"/>
    <w:rsid w:val="004834AC"/>
    <w:rsid w:val="0048425A"/>
    <w:rsid w:val="00484362"/>
    <w:rsid w:val="00486843"/>
    <w:rsid w:val="00491F01"/>
    <w:rsid w:val="00493F96"/>
    <w:rsid w:val="004941A4"/>
    <w:rsid w:val="00494B05"/>
    <w:rsid w:val="004A0343"/>
    <w:rsid w:val="004A0EF9"/>
    <w:rsid w:val="004A115F"/>
    <w:rsid w:val="004A18A3"/>
    <w:rsid w:val="004A240E"/>
    <w:rsid w:val="004A3275"/>
    <w:rsid w:val="004A437F"/>
    <w:rsid w:val="004A7BF8"/>
    <w:rsid w:val="004B14BF"/>
    <w:rsid w:val="004B3D1F"/>
    <w:rsid w:val="004B4ABC"/>
    <w:rsid w:val="004B57EC"/>
    <w:rsid w:val="004B7009"/>
    <w:rsid w:val="004B7A34"/>
    <w:rsid w:val="004B7E61"/>
    <w:rsid w:val="004C3A98"/>
    <w:rsid w:val="004C7030"/>
    <w:rsid w:val="004D1F60"/>
    <w:rsid w:val="004D2A3D"/>
    <w:rsid w:val="004D3DA3"/>
    <w:rsid w:val="004D6108"/>
    <w:rsid w:val="004E0702"/>
    <w:rsid w:val="004E2596"/>
    <w:rsid w:val="004E2DF3"/>
    <w:rsid w:val="004E32F2"/>
    <w:rsid w:val="004E57E6"/>
    <w:rsid w:val="004F256D"/>
    <w:rsid w:val="004F287F"/>
    <w:rsid w:val="004F62CB"/>
    <w:rsid w:val="00501B10"/>
    <w:rsid w:val="0050522C"/>
    <w:rsid w:val="00506379"/>
    <w:rsid w:val="00506C7B"/>
    <w:rsid w:val="005112A7"/>
    <w:rsid w:val="00514237"/>
    <w:rsid w:val="0051487E"/>
    <w:rsid w:val="005151FD"/>
    <w:rsid w:val="00515CBA"/>
    <w:rsid w:val="0051623B"/>
    <w:rsid w:val="00516D35"/>
    <w:rsid w:val="005205DD"/>
    <w:rsid w:val="00520E25"/>
    <w:rsid w:val="00520F18"/>
    <w:rsid w:val="00522E0A"/>
    <w:rsid w:val="00523699"/>
    <w:rsid w:val="00525191"/>
    <w:rsid w:val="005302F6"/>
    <w:rsid w:val="005318E5"/>
    <w:rsid w:val="0053565C"/>
    <w:rsid w:val="00536A31"/>
    <w:rsid w:val="0054422C"/>
    <w:rsid w:val="00544EE6"/>
    <w:rsid w:val="005474A2"/>
    <w:rsid w:val="00550E38"/>
    <w:rsid w:val="00556024"/>
    <w:rsid w:val="00560273"/>
    <w:rsid w:val="005612BF"/>
    <w:rsid w:val="00562D5E"/>
    <w:rsid w:val="0056496C"/>
    <w:rsid w:val="00564A8C"/>
    <w:rsid w:val="005674CD"/>
    <w:rsid w:val="00570D99"/>
    <w:rsid w:val="0057169A"/>
    <w:rsid w:val="005722C1"/>
    <w:rsid w:val="00572748"/>
    <w:rsid w:val="0057366A"/>
    <w:rsid w:val="00575F7A"/>
    <w:rsid w:val="005761F5"/>
    <w:rsid w:val="00576346"/>
    <w:rsid w:val="0058055D"/>
    <w:rsid w:val="00593E99"/>
    <w:rsid w:val="005943C6"/>
    <w:rsid w:val="005A03ED"/>
    <w:rsid w:val="005A0D88"/>
    <w:rsid w:val="005A4A66"/>
    <w:rsid w:val="005A55BD"/>
    <w:rsid w:val="005A56E7"/>
    <w:rsid w:val="005A668A"/>
    <w:rsid w:val="005A7CBF"/>
    <w:rsid w:val="005A7D87"/>
    <w:rsid w:val="005B269F"/>
    <w:rsid w:val="005B2759"/>
    <w:rsid w:val="005B31C8"/>
    <w:rsid w:val="005B383D"/>
    <w:rsid w:val="005B5029"/>
    <w:rsid w:val="005B505E"/>
    <w:rsid w:val="005C031B"/>
    <w:rsid w:val="005C246A"/>
    <w:rsid w:val="005C33FA"/>
    <w:rsid w:val="005C694B"/>
    <w:rsid w:val="005D2B03"/>
    <w:rsid w:val="005D7421"/>
    <w:rsid w:val="005E0C97"/>
    <w:rsid w:val="005E128A"/>
    <w:rsid w:val="005E1519"/>
    <w:rsid w:val="005E65F2"/>
    <w:rsid w:val="005E7162"/>
    <w:rsid w:val="005E7222"/>
    <w:rsid w:val="005E7646"/>
    <w:rsid w:val="005F219F"/>
    <w:rsid w:val="005F52A9"/>
    <w:rsid w:val="005F7B06"/>
    <w:rsid w:val="00600F38"/>
    <w:rsid w:val="00601C1C"/>
    <w:rsid w:val="00607820"/>
    <w:rsid w:val="0061105C"/>
    <w:rsid w:val="006224D1"/>
    <w:rsid w:val="006270E4"/>
    <w:rsid w:val="00627AB5"/>
    <w:rsid w:val="00627E9F"/>
    <w:rsid w:val="00631BFC"/>
    <w:rsid w:val="00631DFD"/>
    <w:rsid w:val="00633043"/>
    <w:rsid w:val="00633A59"/>
    <w:rsid w:val="0063431E"/>
    <w:rsid w:val="00637D73"/>
    <w:rsid w:val="00643565"/>
    <w:rsid w:val="0064394C"/>
    <w:rsid w:val="0064528A"/>
    <w:rsid w:val="00653680"/>
    <w:rsid w:val="006540A0"/>
    <w:rsid w:val="00655607"/>
    <w:rsid w:val="006559E1"/>
    <w:rsid w:val="00660768"/>
    <w:rsid w:val="00665729"/>
    <w:rsid w:val="006672C3"/>
    <w:rsid w:val="00667401"/>
    <w:rsid w:val="00667846"/>
    <w:rsid w:val="00667BC1"/>
    <w:rsid w:val="00670D00"/>
    <w:rsid w:val="00670D92"/>
    <w:rsid w:val="00671DB7"/>
    <w:rsid w:val="006745F8"/>
    <w:rsid w:val="006749BA"/>
    <w:rsid w:val="0067535A"/>
    <w:rsid w:val="0067781E"/>
    <w:rsid w:val="00682318"/>
    <w:rsid w:val="00682AFC"/>
    <w:rsid w:val="00686AE6"/>
    <w:rsid w:val="00690BE6"/>
    <w:rsid w:val="00696FE2"/>
    <w:rsid w:val="006A3918"/>
    <w:rsid w:val="006A39CC"/>
    <w:rsid w:val="006A4B1B"/>
    <w:rsid w:val="006A5098"/>
    <w:rsid w:val="006B1CAA"/>
    <w:rsid w:val="006B3C57"/>
    <w:rsid w:val="006B3D7B"/>
    <w:rsid w:val="006B6066"/>
    <w:rsid w:val="006B7626"/>
    <w:rsid w:val="006B7722"/>
    <w:rsid w:val="006B78E7"/>
    <w:rsid w:val="006C0455"/>
    <w:rsid w:val="006C0FA0"/>
    <w:rsid w:val="006C19FA"/>
    <w:rsid w:val="006C4B1B"/>
    <w:rsid w:val="006C4DA7"/>
    <w:rsid w:val="006C7477"/>
    <w:rsid w:val="006C7E6E"/>
    <w:rsid w:val="006D12EE"/>
    <w:rsid w:val="006D45C4"/>
    <w:rsid w:val="006D45CB"/>
    <w:rsid w:val="006D4BE3"/>
    <w:rsid w:val="006D52D6"/>
    <w:rsid w:val="006D5774"/>
    <w:rsid w:val="006D65BB"/>
    <w:rsid w:val="006E0DBC"/>
    <w:rsid w:val="006E25FB"/>
    <w:rsid w:val="006E2D3A"/>
    <w:rsid w:val="006E43A7"/>
    <w:rsid w:val="006E51AE"/>
    <w:rsid w:val="006E6DE5"/>
    <w:rsid w:val="006E7194"/>
    <w:rsid w:val="006F0067"/>
    <w:rsid w:val="006F35E2"/>
    <w:rsid w:val="006F39AB"/>
    <w:rsid w:val="006F3BA1"/>
    <w:rsid w:val="006F50E4"/>
    <w:rsid w:val="006F59DA"/>
    <w:rsid w:val="006F62A7"/>
    <w:rsid w:val="007049F8"/>
    <w:rsid w:val="00704F92"/>
    <w:rsid w:val="00706084"/>
    <w:rsid w:val="007101FA"/>
    <w:rsid w:val="0071276C"/>
    <w:rsid w:val="00713653"/>
    <w:rsid w:val="007203A4"/>
    <w:rsid w:val="00720C49"/>
    <w:rsid w:val="007214F9"/>
    <w:rsid w:val="00721667"/>
    <w:rsid w:val="00723831"/>
    <w:rsid w:val="007267D8"/>
    <w:rsid w:val="0073076C"/>
    <w:rsid w:val="00733612"/>
    <w:rsid w:val="007359F4"/>
    <w:rsid w:val="0074103D"/>
    <w:rsid w:val="00744C6E"/>
    <w:rsid w:val="00747696"/>
    <w:rsid w:val="0075575B"/>
    <w:rsid w:val="0075650B"/>
    <w:rsid w:val="00757519"/>
    <w:rsid w:val="00757D04"/>
    <w:rsid w:val="00761C75"/>
    <w:rsid w:val="0076242D"/>
    <w:rsid w:val="00762BBB"/>
    <w:rsid w:val="00764A95"/>
    <w:rsid w:val="007741EB"/>
    <w:rsid w:val="00774E14"/>
    <w:rsid w:val="00775958"/>
    <w:rsid w:val="007806F0"/>
    <w:rsid w:val="007856BF"/>
    <w:rsid w:val="007868B3"/>
    <w:rsid w:val="007875E9"/>
    <w:rsid w:val="00787E01"/>
    <w:rsid w:val="00795380"/>
    <w:rsid w:val="0079666E"/>
    <w:rsid w:val="0079668D"/>
    <w:rsid w:val="007A0BE1"/>
    <w:rsid w:val="007A17D6"/>
    <w:rsid w:val="007A18B6"/>
    <w:rsid w:val="007A48C4"/>
    <w:rsid w:val="007B1DFC"/>
    <w:rsid w:val="007B34E5"/>
    <w:rsid w:val="007C3856"/>
    <w:rsid w:val="007C56DF"/>
    <w:rsid w:val="007C5C8F"/>
    <w:rsid w:val="007C5FAE"/>
    <w:rsid w:val="007C6A54"/>
    <w:rsid w:val="007C73D8"/>
    <w:rsid w:val="007C7A45"/>
    <w:rsid w:val="007C7B3A"/>
    <w:rsid w:val="007D411A"/>
    <w:rsid w:val="007D4203"/>
    <w:rsid w:val="007D628E"/>
    <w:rsid w:val="007E406B"/>
    <w:rsid w:val="007E4C40"/>
    <w:rsid w:val="007F0A23"/>
    <w:rsid w:val="007F2AC2"/>
    <w:rsid w:val="007F352B"/>
    <w:rsid w:val="007F35A9"/>
    <w:rsid w:val="007F7175"/>
    <w:rsid w:val="007F7F0E"/>
    <w:rsid w:val="00800BD5"/>
    <w:rsid w:val="008017B4"/>
    <w:rsid w:val="00802FE1"/>
    <w:rsid w:val="00803BB5"/>
    <w:rsid w:val="00813246"/>
    <w:rsid w:val="00814855"/>
    <w:rsid w:val="008171BB"/>
    <w:rsid w:val="0081725C"/>
    <w:rsid w:val="00823F42"/>
    <w:rsid w:val="00824F00"/>
    <w:rsid w:val="00825808"/>
    <w:rsid w:val="008262B4"/>
    <w:rsid w:val="00826D3E"/>
    <w:rsid w:val="00827A98"/>
    <w:rsid w:val="0083001E"/>
    <w:rsid w:val="00830235"/>
    <w:rsid w:val="00832D2A"/>
    <w:rsid w:val="008348B6"/>
    <w:rsid w:val="0083502A"/>
    <w:rsid w:val="00836894"/>
    <w:rsid w:val="008375D2"/>
    <w:rsid w:val="00841FEE"/>
    <w:rsid w:val="008420AF"/>
    <w:rsid w:val="00846150"/>
    <w:rsid w:val="008463C7"/>
    <w:rsid w:val="00846C02"/>
    <w:rsid w:val="00847538"/>
    <w:rsid w:val="00851AFE"/>
    <w:rsid w:val="00853EE9"/>
    <w:rsid w:val="00854205"/>
    <w:rsid w:val="008557BB"/>
    <w:rsid w:val="00857BF0"/>
    <w:rsid w:val="00860FE0"/>
    <w:rsid w:val="00861638"/>
    <w:rsid w:val="00862336"/>
    <w:rsid w:val="00863386"/>
    <w:rsid w:val="00864EE2"/>
    <w:rsid w:val="008666C0"/>
    <w:rsid w:val="00866EBC"/>
    <w:rsid w:val="0086756E"/>
    <w:rsid w:val="00872073"/>
    <w:rsid w:val="00873692"/>
    <w:rsid w:val="00873D0A"/>
    <w:rsid w:val="008774C7"/>
    <w:rsid w:val="008800D2"/>
    <w:rsid w:val="00880C67"/>
    <w:rsid w:val="0088483C"/>
    <w:rsid w:val="008857FD"/>
    <w:rsid w:val="008875ED"/>
    <w:rsid w:val="00890941"/>
    <w:rsid w:val="00890ED3"/>
    <w:rsid w:val="00891931"/>
    <w:rsid w:val="008926D1"/>
    <w:rsid w:val="00892EF9"/>
    <w:rsid w:val="008932D9"/>
    <w:rsid w:val="00894216"/>
    <w:rsid w:val="00895AA9"/>
    <w:rsid w:val="008A1FD9"/>
    <w:rsid w:val="008A47E7"/>
    <w:rsid w:val="008A5F1F"/>
    <w:rsid w:val="008A7635"/>
    <w:rsid w:val="008B00E1"/>
    <w:rsid w:val="008B03B8"/>
    <w:rsid w:val="008B205E"/>
    <w:rsid w:val="008B4548"/>
    <w:rsid w:val="008B4DE3"/>
    <w:rsid w:val="008B7170"/>
    <w:rsid w:val="008C0718"/>
    <w:rsid w:val="008C2A96"/>
    <w:rsid w:val="008C3168"/>
    <w:rsid w:val="008C4019"/>
    <w:rsid w:val="008C7388"/>
    <w:rsid w:val="008D210A"/>
    <w:rsid w:val="008D26D1"/>
    <w:rsid w:val="008D444B"/>
    <w:rsid w:val="008D6AA7"/>
    <w:rsid w:val="008D6E35"/>
    <w:rsid w:val="008D6FBF"/>
    <w:rsid w:val="008D76AC"/>
    <w:rsid w:val="008E0088"/>
    <w:rsid w:val="008E05F9"/>
    <w:rsid w:val="008E3FE2"/>
    <w:rsid w:val="008E5A03"/>
    <w:rsid w:val="008E61FA"/>
    <w:rsid w:val="008E62E5"/>
    <w:rsid w:val="008E6FFE"/>
    <w:rsid w:val="008F18AA"/>
    <w:rsid w:val="008F1CEE"/>
    <w:rsid w:val="008F1EE6"/>
    <w:rsid w:val="008F22E1"/>
    <w:rsid w:val="008F37C3"/>
    <w:rsid w:val="008F3C74"/>
    <w:rsid w:val="008F4553"/>
    <w:rsid w:val="008F456A"/>
    <w:rsid w:val="008F5A89"/>
    <w:rsid w:val="008F6C04"/>
    <w:rsid w:val="00904476"/>
    <w:rsid w:val="009142DB"/>
    <w:rsid w:val="009149EB"/>
    <w:rsid w:val="009169F0"/>
    <w:rsid w:val="009206E0"/>
    <w:rsid w:val="00921C48"/>
    <w:rsid w:val="0092237E"/>
    <w:rsid w:val="00922D54"/>
    <w:rsid w:val="00923BA9"/>
    <w:rsid w:val="00923D5A"/>
    <w:rsid w:val="00926179"/>
    <w:rsid w:val="00931081"/>
    <w:rsid w:val="00932382"/>
    <w:rsid w:val="009328B4"/>
    <w:rsid w:val="009371F3"/>
    <w:rsid w:val="00937BFC"/>
    <w:rsid w:val="009405C3"/>
    <w:rsid w:val="00941074"/>
    <w:rsid w:val="00941A2C"/>
    <w:rsid w:val="00942AA3"/>
    <w:rsid w:val="0094307D"/>
    <w:rsid w:val="009450EA"/>
    <w:rsid w:val="00950588"/>
    <w:rsid w:val="00950EA8"/>
    <w:rsid w:val="00951FFA"/>
    <w:rsid w:val="00953C57"/>
    <w:rsid w:val="009568E1"/>
    <w:rsid w:val="0095772B"/>
    <w:rsid w:val="009604E8"/>
    <w:rsid w:val="0096667A"/>
    <w:rsid w:val="00966A66"/>
    <w:rsid w:val="0096710E"/>
    <w:rsid w:val="00972419"/>
    <w:rsid w:val="00974C55"/>
    <w:rsid w:val="009754DF"/>
    <w:rsid w:val="0098099A"/>
    <w:rsid w:val="00981122"/>
    <w:rsid w:val="009815A9"/>
    <w:rsid w:val="009816E6"/>
    <w:rsid w:val="009840E1"/>
    <w:rsid w:val="009845A7"/>
    <w:rsid w:val="00985C1E"/>
    <w:rsid w:val="009867C5"/>
    <w:rsid w:val="009874B5"/>
    <w:rsid w:val="0099330F"/>
    <w:rsid w:val="00994186"/>
    <w:rsid w:val="00995599"/>
    <w:rsid w:val="009960E1"/>
    <w:rsid w:val="00996633"/>
    <w:rsid w:val="009A2C66"/>
    <w:rsid w:val="009A3AB5"/>
    <w:rsid w:val="009A4B81"/>
    <w:rsid w:val="009A625B"/>
    <w:rsid w:val="009B25B1"/>
    <w:rsid w:val="009B3F5F"/>
    <w:rsid w:val="009B5CFE"/>
    <w:rsid w:val="009B6CED"/>
    <w:rsid w:val="009B75DF"/>
    <w:rsid w:val="009C0E03"/>
    <w:rsid w:val="009C0F4A"/>
    <w:rsid w:val="009C265E"/>
    <w:rsid w:val="009D0749"/>
    <w:rsid w:val="009D1F05"/>
    <w:rsid w:val="009D21BB"/>
    <w:rsid w:val="009D39DE"/>
    <w:rsid w:val="009D5E2D"/>
    <w:rsid w:val="009D7252"/>
    <w:rsid w:val="009E0F72"/>
    <w:rsid w:val="009E1C64"/>
    <w:rsid w:val="009E1DF6"/>
    <w:rsid w:val="009E1FA9"/>
    <w:rsid w:val="009E63C7"/>
    <w:rsid w:val="009E7761"/>
    <w:rsid w:val="009F0577"/>
    <w:rsid w:val="009F1351"/>
    <w:rsid w:val="009F2928"/>
    <w:rsid w:val="009F4B8A"/>
    <w:rsid w:val="009F656B"/>
    <w:rsid w:val="009F671C"/>
    <w:rsid w:val="009F6D84"/>
    <w:rsid w:val="00A033A3"/>
    <w:rsid w:val="00A04907"/>
    <w:rsid w:val="00A05BBD"/>
    <w:rsid w:val="00A07779"/>
    <w:rsid w:val="00A12576"/>
    <w:rsid w:val="00A17B06"/>
    <w:rsid w:val="00A20C85"/>
    <w:rsid w:val="00A20D18"/>
    <w:rsid w:val="00A20F2A"/>
    <w:rsid w:val="00A222F3"/>
    <w:rsid w:val="00A22432"/>
    <w:rsid w:val="00A225A8"/>
    <w:rsid w:val="00A23262"/>
    <w:rsid w:val="00A23B29"/>
    <w:rsid w:val="00A2428C"/>
    <w:rsid w:val="00A26AB3"/>
    <w:rsid w:val="00A30158"/>
    <w:rsid w:val="00A33F00"/>
    <w:rsid w:val="00A34EB6"/>
    <w:rsid w:val="00A41E55"/>
    <w:rsid w:val="00A44114"/>
    <w:rsid w:val="00A46A01"/>
    <w:rsid w:val="00A53D74"/>
    <w:rsid w:val="00A56E86"/>
    <w:rsid w:val="00A60FA6"/>
    <w:rsid w:val="00A6137F"/>
    <w:rsid w:val="00A62264"/>
    <w:rsid w:val="00A62586"/>
    <w:rsid w:val="00A63A96"/>
    <w:rsid w:val="00A64016"/>
    <w:rsid w:val="00A6786E"/>
    <w:rsid w:val="00A679F8"/>
    <w:rsid w:val="00A714AB"/>
    <w:rsid w:val="00A71B00"/>
    <w:rsid w:val="00A71CEE"/>
    <w:rsid w:val="00A74412"/>
    <w:rsid w:val="00A74952"/>
    <w:rsid w:val="00A7637B"/>
    <w:rsid w:val="00A77017"/>
    <w:rsid w:val="00A77AA5"/>
    <w:rsid w:val="00A831AF"/>
    <w:rsid w:val="00A857CC"/>
    <w:rsid w:val="00A867A6"/>
    <w:rsid w:val="00A91658"/>
    <w:rsid w:val="00A924A0"/>
    <w:rsid w:val="00A93032"/>
    <w:rsid w:val="00A94DC1"/>
    <w:rsid w:val="00AA064A"/>
    <w:rsid w:val="00AA0E3A"/>
    <w:rsid w:val="00AA3916"/>
    <w:rsid w:val="00AA46E2"/>
    <w:rsid w:val="00AB0262"/>
    <w:rsid w:val="00AB1202"/>
    <w:rsid w:val="00AB12B7"/>
    <w:rsid w:val="00AB23A7"/>
    <w:rsid w:val="00AB7CB3"/>
    <w:rsid w:val="00AC1295"/>
    <w:rsid w:val="00AC2CA9"/>
    <w:rsid w:val="00AC3A7F"/>
    <w:rsid w:val="00AC48DA"/>
    <w:rsid w:val="00AC5A90"/>
    <w:rsid w:val="00AC741C"/>
    <w:rsid w:val="00AD02EB"/>
    <w:rsid w:val="00AD0555"/>
    <w:rsid w:val="00AD290A"/>
    <w:rsid w:val="00AD4D60"/>
    <w:rsid w:val="00AD587F"/>
    <w:rsid w:val="00AE0136"/>
    <w:rsid w:val="00AE0678"/>
    <w:rsid w:val="00AE1450"/>
    <w:rsid w:val="00AE291C"/>
    <w:rsid w:val="00AE2D45"/>
    <w:rsid w:val="00AE30A5"/>
    <w:rsid w:val="00AE584A"/>
    <w:rsid w:val="00AF0240"/>
    <w:rsid w:val="00AF2654"/>
    <w:rsid w:val="00AF2F35"/>
    <w:rsid w:val="00AF4644"/>
    <w:rsid w:val="00AF4E95"/>
    <w:rsid w:val="00AF56EF"/>
    <w:rsid w:val="00B005C1"/>
    <w:rsid w:val="00B01AAF"/>
    <w:rsid w:val="00B01E73"/>
    <w:rsid w:val="00B02150"/>
    <w:rsid w:val="00B034E5"/>
    <w:rsid w:val="00B03CCC"/>
    <w:rsid w:val="00B03ECB"/>
    <w:rsid w:val="00B101E2"/>
    <w:rsid w:val="00B10B62"/>
    <w:rsid w:val="00B130D4"/>
    <w:rsid w:val="00B1617F"/>
    <w:rsid w:val="00B231E6"/>
    <w:rsid w:val="00B23D3E"/>
    <w:rsid w:val="00B23DC2"/>
    <w:rsid w:val="00B24D3B"/>
    <w:rsid w:val="00B24E2F"/>
    <w:rsid w:val="00B251A3"/>
    <w:rsid w:val="00B25A06"/>
    <w:rsid w:val="00B309B2"/>
    <w:rsid w:val="00B34026"/>
    <w:rsid w:val="00B34A07"/>
    <w:rsid w:val="00B35FA1"/>
    <w:rsid w:val="00B411DD"/>
    <w:rsid w:val="00B41A11"/>
    <w:rsid w:val="00B4307B"/>
    <w:rsid w:val="00B431DF"/>
    <w:rsid w:val="00B433A1"/>
    <w:rsid w:val="00B47C96"/>
    <w:rsid w:val="00B51D13"/>
    <w:rsid w:val="00B543CF"/>
    <w:rsid w:val="00B61DC8"/>
    <w:rsid w:val="00B6272D"/>
    <w:rsid w:val="00B62E3C"/>
    <w:rsid w:val="00B714F5"/>
    <w:rsid w:val="00B717AD"/>
    <w:rsid w:val="00B72151"/>
    <w:rsid w:val="00B7231F"/>
    <w:rsid w:val="00B73A4B"/>
    <w:rsid w:val="00B75E19"/>
    <w:rsid w:val="00B765B3"/>
    <w:rsid w:val="00B80EDB"/>
    <w:rsid w:val="00B828DA"/>
    <w:rsid w:val="00B83306"/>
    <w:rsid w:val="00B86F9B"/>
    <w:rsid w:val="00BA29CB"/>
    <w:rsid w:val="00BA623D"/>
    <w:rsid w:val="00BB1699"/>
    <w:rsid w:val="00BB181B"/>
    <w:rsid w:val="00BB3BA0"/>
    <w:rsid w:val="00BB7261"/>
    <w:rsid w:val="00BB7951"/>
    <w:rsid w:val="00BC108F"/>
    <w:rsid w:val="00BC3355"/>
    <w:rsid w:val="00BC3CEB"/>
    <w:rsid w:val="00BD2841"/>
    <w:rsid w:val="00BE20FC"/>
    <w:rsid w:val="00BE2155"/>
    <w:rsid w:val="00BE21C7"/>
    <w:rsid w:val="00BE4F99"/>
    <w:rsid w:val="00BE631E"/>
    <w:rsid w:val="00BE649D"/>
    <w:rsid w:val="00BF0956"/>
    <w:rsid w:val="00BF40C5"/>
    <w:rsid w:val="00BF4626"/>
    <w:rsid w:val="00BF6E39"/>
    <w:rsid w:val="00C00E52"/>
    <w:rsid w:val="00C04EC9"/>
    <w:rsid w:val="00C05AFA"/>
    <w:rsid w:val="00C104F4"/>
    <w:rsid w:val="00C12C5A"/>
    <w:rsid w:val="00C23DB8"/>
    <w:rsid w:val="00C25103"/>
    <w:rsid w:val="00C26BEE"/>
    <w:rsid w:val="00C316D4"/>
    <w:rsid w:val="00C31A3A"/>
    <w:rsid w:val="00C349CC"/>
    <w:rsid w:val="00C34BA7"/>
    <w:rsid w:val="00C34DE8"/>
    <w:rsid w:val="00C375D3"/>
    <w:rsid w:val="00C401D0"/>
    <w:rsid w:val="00C43B15"/>
    <w:rsid w:val="00C44C9E"/>
    <w:rsid w:val="00C531DA"/>
    <w:rsid w:val="00C5553C"/>
    <w:rsid w:val="00C56EFC"/>
    <w:rsid w:val="00C62AEF"/>
    <w:rsid w:val="00C64589"/>
    <w:rsid w:val="00C679AA"/>
    <w:rsid w:val="00C70CF8"/>
    <w:rsid w:val="00C7199E"/>
    <w:rsid w:val="00C730B8"/>
    <w:rsid w:val="00C734F2"/>
    <w:rsid w:val="00C735AB"/>
    <w:rsid w:val="00C74984"/>
    <w:rsid w:val="00C75ABE"/>
    <w:rsid w:val="00C7778F"/>
    <w:rsid w:val="00C81137"/>
    <w:rsid w:val="00C8151B"/>
    <w:rsid w:val="00C81558"/>
    <w:rsid w:val="00C82324"/>
    <w:rsid w:val="00C8441F"/>
    <w:rsid w:val="00C848A8"/>
    <w:rsid w:val="00C863F1"/>
    <w:rsid w:val="00C866B0"/>
    <w:rsid w:val="00C87F49"/>
    <w:rsid w:val="00C901EE"/>
    <w:rsid w:val="00C92FF3"/>
    <w:rsid w:val="00C94BC2"/>
    <w:rsid w:val="00C954ED"/>
    <w:rsid w:val="00C97189"/>
    <w:rsid w:val="00CA0808"/>
    <w:rsid w:val="00CA1F71"/>
    <w:rsid w:val="00CA665F"/>
    <w:rsid w:val="00CA7014"/>
    <w:rsid w:val="00CB05DB"/>
    <w:rsid w:val="00CB16E9"/>
    <w:rsid w:val="00CB281C"/>
    <w:rsid w:val="00CB476A"/>
    <w:rsid w:val="00CB4829"/>
    <w:rsid w:val="00CB75D6"/>
    <w:rsid w:val="00CC03A5"/>
    <w:rsid w:val="00CC051F"/>
    <w:rsid w:val="00CC066B"/>
    <w:rsid w:val="00CC13E5"/>
    <w:rsid w:val="00CC18A6"/>
    <w:rsid w:val="00CC6A3A"/>
    <w:rsid w:val="00CD2096"/>
    <w:rsid w:val="00CD249A"/>
    <w:rsid w:val="00CD6986"/>
    <w:rsid w:val="00CD6EF2"/>
    <w:rsid w:val="00CE0E7E"/>
    <w:rsid w:val="00CE46F9"/>
    <w:rsid w:val="00CE58CB"/>
    <w:rsid w:val="00CE701B"/>
    <w:rsid w:val="00CF177E"/>
    <w:rsid w:val="00CF3318"/>
    <w:rsid w:val="00CF4126"/>
    <w:rsid w:val="00CF4C64"/>
    <w:rsid w:val="00CF5E6F"/>
    <w:rsid w:val="00D01C12"/>
    <w:rsid w:val="00D01F5A"/>
    <w:rsid w:val="00D02D2E"/>
    <w:rsid w:val="00D0420D"/>
    <w:rsid w:val="00D04804"/>
    <w:rsid w:val="00D100D9"/>
    <w:rsid w:val="00D129E7"/>
    <w:rsid w:val="00D1404A"/>
    <w:rsid w:val="00D17139"/>
    <w:rsid w:val="00D1737D"/>
    <w:rsid w:val="00D1795B"/>
    <w:rsid w:val="00D22E3E"/>
    <w:rsid w:val="00D24674"/>
    <w:rsid w:val="00D27659"/>
    <w:rsid w:val="00D3226A"/>
    <w:rsid w:val="00D3478F"/>
    <w:rsid w:val="00D35338"/>
    <w:rsid w:val="00D354BF"/>
    <w:rsid w:val="00D40741"/>
    <w:rsid w:val="00D408ED"/>
    <w:rsid w:val="00D43064"/>
    <w:rsid w:val="00D44650"/>
    <w:rsid w:val="00D45CFD"/>
    <w:rsid w:val="00D52FCA"/>
    <w:rsid w:val="00D5430F"/>
    <w:rsid w:val="00D54978"/>
    <w:rsid w:val="00D628DE"/>
    <w:rsid w:val="00D62FCA"/>
    <w:rsid w:val="00D74601"/>
    <w:rsid w:val="00D74C17"/>
    <w:rsid w:val="00D74DE9"/>
    <w:rsid w:val="00D75D3E"/>
    <w:rsid w:val="00D8053F"/>
    <w:rsid w:val="00D80C15"/>
    <w:rsid w:val="00D827A7"/>
    <w:rsid w:val="00D874A8"/>
    <w:rsid w:val="00D87776"/>
    <w:rsid w:val="00D9151F"/>
    <w:rsid w:val="00D92B69"/>
    <w:rsid w:val="00D93133"/>
    <w:rsid w:val="00D9522F"/>
    <w:rsid w:val="00D97432"/>
    <w:rsid w:val="00D97C16"/>
    <w:rsid w:val="00DA04C2"/>
    <w:rsid w:val="00DA0506"/>
    <w:rsid w:val="00DA2C59"/>
    <w:rsid w:val="00DA2EF5"/>
    <w:rsid w:val="00DA33E2"/>
    <w:rsid w:val="00DA7DB2"/>
    <w:rsid w:val="00DB08DB"/>
    <w:rsid w:val="00DB2736"/>
    <w:rsid w:val="00DB5CA4"/>
    <w:rsid w:val="00DB7D57"/>
    <w:rsid w:val="00DC0CE8"/>
    <w:rsid w:val="00DC1119"/>
    <w:rsid w:val="00DC1A26"/>
    <w:rsid w:val="00DC37E1"/>
    <w:rsid w:val="00DC4302"/>
    <w:rsid w:val="00DC6DCC"/>
    <w:rsid w:val="00DD0B91"/>
    <w:rsid w:val="00DD14FD"/>
    <w:rsid w:val="00DD1AB7"/>
    <w:rsid w:val="00DD2DEA"/>
    <w:rsid w:val="00DE1AC0"/>
    <w:rsid w:val="00DE2F7E"/>
    <w:rsid w:val="00DE46AC"/>
    <w:rsid w:val="00DF17DE"/>
    <w:rsid w:val="00DF1803"/>
    <w:rsid w:val="00DF1ED2"/>
    <w:rsid w:val="00DF4672"/>
    <w:rsid w:val="00DF494C"/>
    <w:rsid w:val="00DF5330"/>
    <w:rsid w:val="00DF5662"/>
    <w:rsid w:val="00DF7691"/>
    <w:rsid w:val="00DF7C36"/>
    <w:rsid w:val="00E006E4"/>
    <w:rsid w:val="00E00CC5"/>
    <w:rsid w:val="00E0337F"/>
    <w:rsid w:val="00E16929"/>
    <w:rsid w:val="00E229F6"/>
    <w:rsid w:val="00E23050"/>
    <w:rsid w:val="00E23381"/>
    <w:rsid w:val="00E237AE"/>
    <w:rsid w:val="00E245FC"/>
    <w:rsid w:val="00E2736B"/>
    <w:rsid w:val="00E2CDF9"/>
    <w:rsid w:val="00E302EB"/>
    <w:rsid w:val="00E310DE"/>
    <w:rsid w:val="00E3212C"/>
    <w:rsid w:val="00E3217E"/>
    <w:rsid w:val="00E36892"/>
    <w:rsid w:val="00E36C83"/>
    <w:rsid w:val="00E44119"/>
    <w:rsid w:val="00E441E8"/>
    <w:rsid w:val="00E52F9E"/>
    <w:rsid w:val="00E5416A"/>
    <w:rsid w:val="00E54238"/>
    <w:rsid w:val="00E54948"/>
    <w:rsid w:val="00E55B6C"/>
    <w:rsid w:val="00E578A2"/>
    <w:rsid w:val="00E60082"/>
    <w:rsid w:val="00E61C0A"/>
    <w:rsid w:val="00E62373"/>
    <w:rsid w:val="00E6656A"/>
    <w:rsid w:val="00E70DEE"/>
    <w:rsid w:val="00E70DF4"/>
    <w:rsid w:val="00E72B8B"/>
    <w:rsid w:val="00E827EE"/>
    <w:rsid w:val="00E83E68"/>
    <w:rsid w:val="00E90800"/>
    <w:rsid w:val="00E90AE8"/>
    <w:rsid w:val="00E91A44"/>
    <w:rsid w:val="00E95811"/>
    <w:rsid w:val="00E95FFC"/>
    <w:rsid w:val="00E968F2"/>
    <w:rsid w:val="00EA2D30"/>
    <w:rsid w:val="00EA7460"/>
    <w:rsid w:val="00EB08C4"/>
    <w:rsid w:val="00EB0929"/>
    <w:rsid w:val="00EB1F76"/>
    <w:rsid w:val="00EB2463"/>
    <w:rsid w:val="00EB3DCB"/>
    <w:rsid w:val="00EB490A"/>
    <w:rsid w:val="00EB73BB"/>
    <w:rsid w:val="00EB7B0C"/>
    <w:rsid w:val="00EC15C2"/>
    <w:rsid w:val="00EC1B6D"/>
    <w:rsid w:val="00EC2F3F"/>
    <w:rsid w:val="00EC33DE"/>
    <w:rsid w:val="00EC5264"/>
    <w:rsid w:val="00EC57C3"/>
    <w:rsid w:val="00EC74AE"/>
    <w:rsid w:val="00ED0496"/>
    <w:rsid w:val="00ED0E67"/>
    <w:rsid w:val="00ED5576"/>
    <w:rsid w:val="00ED5936"/>
    <w:rsid w:val="00ED677D"/>
    <w:rsid w:val="00EE0D56"/>
    <w:rsid w:val="00EE1908"/>
    <w:rsid w:val="00EE413F"/>
    <w:rsid w:val="00EF53F8"/>
    <w:rsid w:val="00EF57AD"/>
    <w:rsid w:val="00F01ADF"/>
    <w:rsid w:val="00F01FA6"/>
    <w:rsid w:val="00F035AA"/>
    <w:rsid w:val="00F057C1"/>
    <w:rsid w:val="00F07B79"/>
    <w:rsid w:val="00F110C8"/>
    <w:rsid w:val="00F167A2"/>
    <w:rsid w:val="00F16B52"/>
    <w:rsid w:val="00F17081"/>
    <w:rsid w:val="00F21AF7"/>
    <w:rsid w:val="00F235DD"/>
    <w:rsid w:val="00F24FBF"/>
    <w:rsid w:val="00F25D2B"/>
    <w:rsid w:val="00F2635E"/>
    <w:rsid w:val="00F263B9"/>
    <w:rsid w:val="00F26E4A"/>
    <w:rsid w:val="00F27C00"/>
    <w:rsid w:val="00F307D5"/>
    <w:rsid w:val="00F30B73"/>
    <w:rsid w:val="00F30B84"/>
    <w:rsid w:val="00F33DC5"/>
    <w:rsid w:val="00F369BB"/>
    <w:rsid w:val="00F40DFB"/>
    <w:rsid w:val="00F42E19"/>
    <w:rsid w:val="00F45BAA"/>
    <w:rsid w:val="00F517E8"/>
    <w:rsid w:val="00F536C4"/>
    <w:rsid w:val="00F53C68"/>
    <w:rsid w:val="00F5544D"/>
    <w:rsid w:val="00F55C31"/>
    <w:rsid w:val="00F562A7"/>
    <w:rsid w:val="00F60AB5"/>
    <w:rsid w:val="00F63892"/>
    <w:rsid w:val="00F6610D"/>
    <w:rsid w:val="00F66477"/>
    <w:rsid w:val="00F66906"/>
    <w:rsid w:val="00F66A0F"/>
    <w:rsid w:val="00F71B08"/>
    <w:rsid w:val="00F723A8"/>
    <w:rsid w:val="00F72C42"/>
    <w:rsid w:val="00F83DD5"/>
    <w:rsid w:val="00F84715"/>
    <w:rsid w:val="00F91028"/>
    <w:rsid w:val="00F92A31"/>
    <w:rsid w:val="00F93659"/>
    <w:rsid w:val="00F9403F"/>
    <w:rsid w:val="00F94CBC"/>
    <w:rsid w:val="00F95DC2"/>
    <w:rsid w:val="00FA1F70"/>
    <w:rsid w:val="00FA414E"/>
    <w:rsid w:val="00FA43DC"/>
    <w:rsid w:val="00FA711D"/>
    <w:rsid w:val="00FA741E"/>
    <w:rsid w:val="00FA746A"/>
    <w:rsid w:val="00FA7868"/>
    <w:rsid w:val="00FA7E66"/>
    <w:rsid w:val="00FB1BC3"/>
    <w:rsid w:val="00FB2DCF"/>
    <w:rsid w:val="00FB2FF8"/>
    <w:rsid w:val="00FB41F4"/>
    <w:rsid w:val="00FB5B24"/>
    <w:rsid w:val="00FB5C3D"/>
    <w:rsid w:val="00FB6D32"/>
    <w:rsid w:val="00FB774D"/>
    <w:rsid w:val="00FC1381"/>
    <w:rsid w:val="00FC2E12"/>
    <w:rsid w:val="00FC3552"/>
    <w:rsid w:val="00FC3D6B"/>
    <w:rsid w:val="00FC5E41"/>
    <w:rsid w:val="00FC6675"/>
    <w:rsid w:val="00FD4183"/>
    <w:rsid w:val="00FD52EE"/>
    <w:rsid w:val="00FD576F"/>
    <w:rsid w:val="00FE194A"/>
    <w:rsid w:val="00FE2CC5"/>
    <w:rsid w:val="00FE4911"/>
    <w:rsid w:val="00FE4D41"/>
    <w:rsid w:val="00FE5098"/>
    <w:rsid w:val="00FE7082"/>
    <w:rsid w:val="00FF1D6E"/>
    <w:rsid w:val="00FF323E"/>
    <w:rsid w:val="00FF5DAE"/>
    <w:rsid w:val="00FF740D"/>
    <w:rsid w:val="032B2647"/>
    <w:rsid w:val="0530131B"/>
    <w:rsid w:val="05738B70"/>
    <w:rsid w:val="059F225E"/>
    <w:rsid w:val="05F81EA3"/>
    <w:rsid w:val="0802EBDA"/>
    <w:rsid w:val="0A7A9207"/>
    <w:rsid w:val="0AB25B05"/>
    <w:rsid w:val="0B2A8CFB"/>
    <w:rsid w:val="0CA6027E"/>
    <w:rsid w:val="0D08ADC9"/>
    <w:rsid w:val="10064323"/>
    <w:rsid w:val="102BCBF8"/>
    <w:rsid w:val="13330005"/>
    <w:rsid w:val="1388A978"/>
    <w:rsid w:val="156187AE"/>
    <w:rsid w:val="17B6056B"/>
    <w:rsid w:val="18149293"/>
    <w:rsid w:val="1819428E"/>
    <w:rsid w:val="1AB6FDB7"/>
    <w:rsid w:val="1B37FE16"/>
    <w:rsid w:val="1B7F801F"/>
    <w:rsid w:val="1C8805C7"/>
    <w:rsid w:val="1CAE6E00"/>
    <w:rsid w:val="1D097201"/>
    <w:rsid w:val="1D7D3981"/>
    <w:rsid w:val="1E0E8FF0"/>
    <w:rsid w:val="1F74597F"/>
    <w:rsid w:val="1F75C76D"/>
    <w:rsid w:val="2027678C"/>
    <w:rsid w:val="210413BC"/>
    <w:rsid w:val="210D1109"/>
    <w:rsid w:val="24320871"/>
    <w:rsid w:val="255B1DE7"/>
    <w:rsid w:val="2620E36A"/>
    <w:rsid w:val="27469456"/>
    <w:rsid w:val="28A14653"/>
    <w:rsid w:val="298E0149"/>
    <w:rsid w:val="29EF56C3"/>
    <w:rsid w:val="2A03DC2D"/>
    <w:rsid w:val="2BD5E174"/>
    <w:rsid w:val="2CABF6D4"/>
    <w:rsid w:val="2CE9AF1E"/>
    <w:rsid w:val="2FACD7E6"/>
    <w:rsid w:val="32844207"/>
    <w:rsid w:val="329671A3"/>
    <w:rsid w:val="349A3367"/>
    <w:rsid w:val="3568A67D"/>
    <w:rsid w:val="388F0C6D"/>
    <w:rsid w:val="38D79DEE"/>
    <w:rsid w:val="392F55E0"/>
    <w:rsid w:val="39E23EB4"/>
    <w:rsid w:val="3A1FE378"/>
    <w:rsid w:val="3A579CBB"/>
    <w:rsid w:val="3AF58079"/>
    <w:rsid w:val="3B08B2EA"/>
    <w:rsid w:val="3B865D24"/>
    <w:rsid w:val="3EE800A3"/>
    <w:rsid w:val="423DE8C7"/>
    <w:rsid w:val="42B144CD"/>
    <w:rsid w:val="42F87DEA"/>
    <w:rsid w:val="43481764"/>
    <w:rsid w:val="448D7701"/>
    <w:rsid w:val="461DC5CD"/>
    <w:rsid w:val="467FB826"/>
    <w:rsid w:val="47D5FB1B"/>
    <w:rsid w:val="4A17E377"/>
    <w:rsid w:val="4A5DA0E9"/>
    <w:rsid w:val="4AA34E9E"/>
    <w:rsid w:val="4AC0340A"/>
    <w:rsid w:val="4ADDB304"/>
    <w:rsid w:val="4B0D9BDD"/>
    <w:rsid w:val="4BF421D6"/>
    <w:rsid w:val="4DB094BF"/>
    <w:rsid w:val="4DF09148"/>
    <w:rsid w:val="4F31120C"/>
    <w:rsid w:val="4FAF2A48"/>
    <w:rsid w:val="50252350"/>
    <w:rsid w:val="53F50DC5"/>
    <w:rsid w:val="545BD50D"/>
    <w:rsid w:val="560390B3"/>
    <w:rsid w:val="5606F6DF"/>
    <w:rsid w:val="562C8280"/>
    <w:rsid w:val="5653243C"/>
    <w:rsid w:val="57154065"/>
    <w:rsid w:val="57694B08"/>
    <w:rsid w:val="57BC2A76"/>
    <w:rsid w:val="58636F30"/>
    <w:rsid w:val="59C694AB"/>
    <w:rsid w:val="5ABD0B68"/>
    <w:rsid w:val="5ADA6802"/>
    <w:rsid w:val="5DEF2D74"/>
    <w:rsid w:val="5DFC0CB8"/>
    <w:rsid w:val="603AF8C9"/>
    <w:rsid w:val="60B51D8D"/>
    <w:rsid w:val="613B4FA0"/>
    <w:rsid w:val="6182825A"/>
    <w:rsid w:val="625BDBD9"/>
    <w:rsid w:val="6261E86A"/>
    <w:rsid w:val="6372998B"/>
    <w:rsid w:val="651FF2CA"/>
    <w:rsid w:val="660E41BE"/>
    <w:rsid w:val="6647BA4B"/>
    <w:rsid w:val="667BE075"/>
    <w:rsid w:val="6880E7C0"/>
    <w:rsid w:val="6B84100D"/>
    <w:rsid w:val="6CAB509E"/>
    <w:rsid w:val="6DFDC95A"/>
    <w:rsid w:val="6FFCE153"/>
    <w:rsid w:val="70E15D09"/>
    <w:rsid w:val="723701BA"/>
    <w:rsid w:val="73136084"/>
    <w:rsid w:val="7377827E"/>
    <w:rsid w:val="7502A342"/>
    <w:rsid w:val="751352DF"/>
    <w:rsid w:val="756EA27C"/>
    <w:rsid w:val="76C3C14B"/>
    <w:rsid w:val="76F4B0AC"/>
    <w:rsid w:val="7D02DA96"/>
    <w:rsid w:val="7D4EAEB7"/>
    <w:rsid w:val="7D67B940"/>
    <w:rsid w:val="7DB69F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46E0C4"/>
  <w15:docId w15:val="{D8FE9BA7-BA1B-46D0-89D1-AA3D16089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597B"/>
  </w:style>
  <w:style w:type="paragraph" w:styleId="Heading1">
    <w:name w:val="heading 1"/>
    <w:basedOn w:val="Normal"/>
    <w:next w:val="Normal"/>
    <w:link w:val="Heading1Char"/>
    <w:uiPriority w:val="9"/>
    <w:qFormat/>
    <w:rsid w:val="005722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441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F94CBC"/>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unhideWhenUsed/>
    <w:qFormat/>
    <w:rsid w:val="00200636"/>
    <w:pPr>
      <w:keepNext/>
      <w:keepLines/>
      <w:spacing w:before="40" w:after="0"/>
      <w:outlineLvl w:val="3"/>
    </w:pPr>
    <w:rPr>
      <w:rFonts w:asciiTheme="majorHAnsi" w:eastAsiaTheme="majorEastAsia" w:hAnsiTheme="majorHAnsi" w:cstheme="majorBidi"/>
      <w:b/>
      <w:iCs/>
      <w:sz w:val="28"/>
    </w:rPr>
  </w:style>
  <w:style w:type="paragraph" w:styleId="Heading5">
    <w:name w:val="heading 5"/>
    <w:basedOn w:val="Normal"/>
    <w:next w:val="Normal"/>
    <w:link w:val="Heading5Char"/>
    <w:uiPriority w:val="9"/>
    <w:unhideWhenUsed/>
    <w:qFormat/>
    <w:rsid w:val="00091F9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22C1"/>
    <w:rPr>
      <w:rFonts w:asciiTheme="majorHAnsi" w:eastAsiaTheme="majorEastAsia" w:hAnsiTheme="majorHAnsi" w:cstheme="majorBidi"/>
      <w:color w:val="2F5496" w:themeColor="accent1" w:themeShade="BF"/>
      <w:sz w:val="32"/>
      <w:szCs w:val="32"/>
    </w:rPr>
  </w:style>
  <w:style w:type="character" w:customStyle="1" w:styleId="normaltextrun">
    <w:name w:val="normaltextrun"/>
    <w:basedOn w:val="DefaultParagraphFont"/>
    <w:rsid w:val="006E6DE5"/>
  </w:style>
  <w:style w:type="character" w:customStyle="1" w:styleId="eop">
    <w:name w:val="eop"/>
    <w:basedOn w:val="DefaultParagraphFont"/>
    <w:rsid w:val="006E6DE5"/>
  </w:style>
  <w:style w:type="character" w:customStyle="1" w:styleId="Heading2Char">
    <w:name w:val="Heading 2 Char"/>
    <w:basedOn w:val="DefaultParagraphFont"/>
    <w:link w:val="Heading2"/>
    <w:uiPriority w:val="9"/>
    <w:rsid w:val="00A74412"/>
    <w:rPr>
      <w:rFonts w:asciiTheme="majorHAnsi" w:eastAsiaTheme="majorEastAsia" w:hAnsiTheme="majorHAnsi" w:cstheme="majorBidi"/>
      <w:b/>
      <w:sz w:val="26"/>
      <w:szCs w:val="26"/>
    </w:rPr>
  </w:style>
  <w:style w:type="character" w:styleId="Hyperlink">
    <w:name w:val="Hyperlink"/>
    <w:basedOn w:val="DefaultParagraphFont"/>
    <w:uiPriority w:val="99"/>
    <w:unhideWhenUsed/>
    <w:rsid w:val="00143C6B"/>
    <w:rPr>
      <w:color w:val="0000FF"/>
      <w:u w:val="single"/>
    </w:rPr>
  </w:style>
  <w:style w:type="character" w:styleId="PlaceholderText">
    <w:name w:val="Placeholder Text"/>
    <w:basedOn w:val="DefaultParagraphFont"/>
    <w:uiPriority w:val="99"/>
    <w:semiHidden/>
    <w:rsid w:val="008A5F1F"/>
    <w:rPr>
      <w:color w:val="808080"/>
    </w:rPr>
  </w:style>
  <w:style w:type="paragraph" w:styleId="ListParagraph">
    <w:name w:val="List Paragraph"/>
    <w:basedOn w:val="Normal"/>
    <w:uiPriority w:val="34"/>
    <w:qFormat/>
    <w:rsid w:val="008F1EE6"/>
    <w:pPr>
      <w:ind w:left="720"/>
      <w:contextualSpacing/>
    </w:pPr>
  </w:style>
  <w:style w:type="character" w:customStyle="1" w:styleId="Heading3Char">
    <w:name w:val="Heading 3 Char"/>
    <w:basedOn w:val="DefaultParagraphFont"/>
    <w:link w:val="Heading3"/>
    <w:uiPriority w:val="9"/>
    <w:rsid w:val="00F94CBC"/>
    <w:rPr>
      <w:rFonts w:asciiTheme="majorHAnsi" w:eastAsiaTheme="majorEastAsia" w:hAnsiTheme="majorHAnsi" w:cstheme="majorBidi"/>
      <w:b/>
      <w:sz w:val="24"/>
      <w:szCs w:val="24"/>
    </w:rPr>
  </w:style>
  <w:style w:type="character" w:styleId="UnresolvedMention">
    <w:name w:val="Unresolved Mention"/>
    <w:basedOn w:val="DefaultParagraphFont"/>
    <w:uiPriority w:val="99"/>
    <w:semiHidden/>
    <w:unhideWhenUsed/>
    <w:rsid w:val="004B7009"/>
    <w:rPr>
      <w:color w:val="605E5C"/>
      <w:shd w:val="clear" w:color="auto" w:fill="E1DFDD"/>
    </w:rPr>
  </w:style>
  <w:style w:type="paragraph" w:styleId="Caption">
    <w:name w:val="caption"/>
    <w:basedOn w:val="Normal"/>
    <w:next w:val="Normal"/>
    <w:uiPriority w:val="35"/>
    <w:unhideWhenUsed/>
    <w:qFormat/>
    <w:rsid w:val="00CB281C"/>
    <w:pPr>
      <w:spacing w:after="200" w:line="240" w:lineRule="auto"/>
    </w:pPr>
    <w:rPr>
      <w:b/>
      <w:iCs/>
      <w:sz w:val="18"/>
      <w:szCs w:val="18"/>
    </w:rPr>
  </w:style>
  <w:style w:type="table" w:styleId="TableGrid">
    <w:name w:val="Table Grid"/>
    <w:basedOn w:val="TableNormal"/>
    <w:uiPriority w:val="39"/>
    <w:rsid w:val="00C34D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sid w:val="00042B27"/>
    <w:pPr>
      <w:spacing w:line="240" w:lineRule="auto"/>
    </w:pPr>
    <w:rPr>
      <w:sz w:val="20"/>
      <w:szCs w:val="20"/>
    </w:rPr>
  </w:style>
  <w:style w:type="character" w:customStyle="1" w:styleId="CommentTextChar">
    <w:name w:val="Comment Text Char"/>
    <w:basedOn w:val="DefaultParagraphFont"/>
    <w:link w:val="CommentText"/>
    <w:uiPriority w:val="99"/>
    <w:rsid w:val="00042B27"/>
    <w:rPr>
      <w:sz w:val="20"/>
      <w:szCs w:val="20"/>
    </w:rPr>
  </w:style>
  <w:style w:type="character" w:styleId="CommentReference">
    <w:name w:val="annotation reference"/>
    <w:basedOn w:val="DefaultParagraphFont"/>
    <w:uiPriority w:val="99"/>
    <w:semiHidden/>
    <w:unhideWhenUsed/>
    <w:rsid w:val="00042B27"/>
    <w:rPr>
      <w:sz w:val="16"/>
      <w:szCs w:val="16"/>
    </w:rPr>
  </w:style>
  <w:style w:type="paragraph" w:styleId="BalloonText">
    <w:name w:val="Balloon Text"/>
    <w:basedOn w:val="Normal"/>
    <w:link w:val="BalloonTextChar"/>
    <w:uiPriority w:val="99"/>
    <w:semiHidden/>
    <w:unhideWhenUsed/>
    <w:rsid w:val="00061A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1A50"/>
    <w:rPr>
      <w:rFonts w:ascii="Segoe UI" w:hAnsi="Segoe UI" w:cs="Segoe UI"/>
      <w:sz w:val="18"/>
      <w:szCs w:val="18"/>
    </w:rPr>
  </w:style>
  <w:style w:type="character" w:customStyle="1" w:styleId="Heading4Char">
    <w:name w:val="Heading 4 Char"/>
    <w:basedOn w:val="DefaultParagraphFont"/>
    <w:link w:val="Heading4"/>
    <w:uiPriority w:val="9"/>
    <w:rsid w:val="00200636"/>
    <w:rPr>
      <w:rFonts w:asciiTheme="majorHAnsi" w:eastAsiaTheme="majorEastAsia" w:hAnsiTheme="majorHAnsi" w:cstheme="majorBidi"/>
      <w:b/>
      <w:iCs/>
      <w:sz w:val="28"/>
    </w:rPr>
  </w:style>
  <w:style w:type="character" w:customStyle="1" w:styleId="Heading5Char">
    <w:name w:val="Heading 5 Char"/>
    <w:basedOn w:val="DefaultParagraphFont"/>
    <w:link w:val="Heading5"/>
    <w:uiPriority w:val="9"/>
    <w:rsid w:val="00091F90"/>
    <w:rPr>
      <w:rFonts w:asciiTheme="majorHAnsi" w:eastAsiaTheme="majorEastAsia" w:hAnsiTheme="majorHAnsi" w:cstheme="majorBidi"/>
      <w:color w:val="2F5496" w:themeColor="accent1" w:themeShade="BF"/>
    </w:rPr>
  </w:style>
  <w:style w:type="paragraph" w:styleId="CommentSubject">
    <w:name w:val="annotation subject"/>
    <w:basedOn w:val="CommentText"/>
    <w:next w:val="CommentText"/>
    <w:link w:val="CommentSubjectChar"/>
    <w:uiPriority w:val="99"/>
    <w:semiHidden/>
    <w:unhideWhenUsed/>
    <w:rsid w:val="00D354BF"/>
    <w:rPr>
      <w:b/>
      <w:bCs/>
    </w:rPr>
  </w:style>
  <w:style w:type="character" w:customStyle="1" w:styleId="CommentSubjectChar">
    <w:name w:val="Comment Subject Char"/>
    <w:basedOn w:val="CommentTextChar"/>
    <w:link w:val="CommentSubject"/>
    <w:uiPriority w:val="99"/>
    <w:semiHidden/>
    <w:rsid w:val="00D354BF"/>
    <w:rPr>
      <w:b/>
      <w:bCs/>
      <w:sz w:val="20"/>
      <w:szCs w:val="20"/>
    </w:rPr>
  </w:style>
  <w:style w:type="paragraph" w:styleId="Revision">
    <w:name w:val="Revision"/>
    <w:hidden/>
    <w:uiPriority w:val="99"/>
    <w:semiHidden/>
    <w:rsid w:val="008C316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6672">
      <w:bodyDiv w:val="1"/>
      <w:marLeft w:val="0"/>
      <w:marRight w:val="0"/>
      <w:marTop w:val="0"/>
      <w:marBottom w:val="0"/>
      <w:divBdr>
        <w:top w:val="none" w:sz="0" w:space="0" w:color="auto"/>
        <w:left w:val="none" w:sz="0" w:space="0" w:color="auto"/>
        <w:bottom w:val="none" w:sz="0" w:space="0" w:color="auto"/>
        <w:right w:val="none" w:sz="0" w:space="0" w:color="auto"/>
      </w:divBdr>
    </w:div>
    <w:div w:id="7221814">
      <w:bodyDiv w:val="1"/>
      <w:marLeft w:val="0"/>
      <w:marRight w:val="0"/>
      <w:marTop w:val="0"/>
      <w:marBottom w:val="0"/>
      <w:divBdr>
        <w:top w:val="none" w:sz="0" w:space="0" w:color="auto"/>
        <w:left w:val="none" w:sz="0" w:space="0" w:color="auto"/>
        <w:bottom w:val="none" w:sz="0" w:space="0" w:color="auto"/>
        <w:right w:val="none" w:sz="0" w:space="0" w:color="auto"/>
      </w:divBdr>
      <w:divsChild>
        <w:div w:id="341202573">
          <w:marLeft w:val="480"/>
          <w:marRight w:val="0"/>
          <w:marTop w:val="0"/>
          <w:marBottom w:val="0"/>
          <w:divBdr>
            <w:top w:val="none" w:sz="0" w:space="0" w:color="auto"/>
            <w:left w:val="none" w:sz="0" w:space="0" w:color="auto"/>
            <w:bottom w:val="none" w:sz="0" w:space="0" w:color="auto"/>
            <w:right w:val="none" w:sz="0" w:space="0" w:color="auto"/>
          </w:divBdr>
        </w:div>
        <w:div w:id="1109619880">
          <w:marLeft w:val="480"/>
          <w:marRight w:val="0"/>
          <w:marTop w:val="0"/>
          <w:marBottom w:val="0"/>
          <w:divBdr>
            <w:top w:val="none" w:sz="0" w:space="0" w:color="auto"/>
            <w:left w:val="none" w:sz="0" w:space="0" w:color="auto"/>
            <w:bottom w:val="none" w:sz="0" w:space="0" w:color="auto"/>
            <w:right w:val="none" w:sz="0" w:space="0" w:color="auto"/>
          </w:divBdr>
        </w:div>
        <w:div w:id="1397820087">
          <w:marLeft w:val="480"/>
          <w:marRight w:val="0"/>
          <w:marTop w:val="0"/>
          <w:marBottom w:val="0"/>
          <w:divBdr>
            <w:top w:val="none" w:sz="0" w:space="0" w:color="auto"/>
            <w:left w:val="none" w:sz="0" w:space="0" w:color="auto"/>
            <w:bottom w:val="none" w:sz="0" w:space="0" w:color="auto"/>
            <w:right w:val="none" w:sz="0" w:space="0" w:color="auto"/>
          </w:divBdr>
        </w:div>
        <w:div w:id="1896624917">
          <w:marLeft w:val="480"/>
          <w:marRight w:val="0"/>
          <w:marTop w:val="0"/>
          <w:marBottom w:val="0"/>
          <w:divBdr>
            <w:top w:val="none" w:sz="0" w:space="0" w:color="auto"/>
            <w:left w:val="none" w:sz="0" w:space="0" w:color="auto"/>
            <w:bottom w:val="none" w:sz="0" w:space="0" w:color="auto"/>
            <w:right w:val="none" w:sz="0" w:space="0" w:color="auto"/>
          </w:divBdr>
        </w:div>
        <w:div w:id="2020499770">
          <w:marLeft w:val="480"/>
          <w:marRight w:val="0"/>
          <w:marTop w:val="0"/>
          <w:marBottom w:val="0"/>
          <w:divBdr>
            <w:top w:val="none" w:sz="0" w:space="0" w:color="auto"/>
            <w:left w:val="none" w:sz="0" w:space="0" w:color="auto"/>
            <w:bottom w:val="none" w:sz="0" w:space="0" w:color="auto"/>
            <w:right w:val="none" w:sz="0" w:space="0" w:color="auto"/>
          </w:divBdr>
        </w:div>
      </w:divsChild>
    </w:div>
    <w:div w:id="7681638">
      <w:bodyDiv w:val="1"/>
      <w:marLeft w:val="0"/>
      <w:marRight w:val="0"/>
      <w:marTop w:val="0"/>
      <w:marBottom w:val="0"/>
      <w:divBdr>
        <w:top w:val="none" w:sz="0" w:space="0" w:color="auto"/>
        <w:left w:val="none" w:sz="0" w:space="0" w:color="auto"/>
        <w:bottom w:val="none" w:sz="0" w:space="0" w:color="auto"/>
        <w:right w:val="none" w:sz="0" w:space="0" w:color="auto"/>
      </w:divBdr>
    </w:div>
    <w:div w:id="29452453">
      <w:bodyDiv w:val="1"/>
      <w:marLeft w:val="0"/>
      <w:marRight w:val="0"/>
      <w:marTop w:val="0"/>
      <w:marBottom w:val="0"/>
      <w:divBdr>
        <w:top w:val="none" w:sz="0" w:space="0" w:color="auto"/>
        <w:left w:val="none" w:sz="0" w:space="0" w:color="auto"/>
        <w:bottom w:val="none" w:sz="0" w:space="0" w:color="auto"/>
        <w:right w:val="none" w:sz="0" w:space="0" w:color="auto"/>
      </w:divBdr>
    </w:div>
    <w:div w:id="35008556">
      <w:bodyDiv w:val="1"/>
      <w:marLeft w:val="0"/>
      <w:marRight w:val="0"/>
      <w:marTop w:val="0"/>
      <w:marBottom w:val="0"/>
      <w:divBdr>
        <w:top w:val="none" w:sz="0" w:space="0" w:color="auto"/>
        <w:left w:val="none" w:sz="0" w:space="0" w:color="auto"/>
        <w:bottom w:val="none" w:sz="0" w:space="0" w:color="auto"/>
        <w:right w:val="none" w:sz="0" w:space="0" w:color="auto"/>
      </w:divBdr>
    </w:div>
    <w:div w:id="44178774">
      <w:bodyDiv w:val="1"/>
      <w:marLeft w:val="0"/>
      <w:marRight w:val="0"/>
      <w:marTop w:val="0"/>
      <w:marBottom w:val="0"/>
      <w:divBdr>
        <w:top w:val="none" w:sz="0" w:space="0" w:color="auto"/>
        <w:left w:val="none" w:sz="0" w:space="0" w:color="auto"/>
        <w:bottom w:val="none" w:sz="0" w:space="0" w:color="auto"/>
        <w:right w:val="none" w:sz="0" w:space="0" w:color="auto"/>
      </w:divBdr>
      <w:divsChild>
        <w:div w:id="721749888">
          <w:marLeft w:val="480"/>
          <w:marRight w:val="0"/>
          <w:marTop w:val="0"/>
          <w:marBottom w:val="0"/>
          <w:divBdr>
            <w:top w:val="none" w:sz="0" w:space="0" w:color="auto"/>
            <w:left w:val="none" w:sz="0" w:space="0" w:color="auto"/>
            <w:bottom w:val="none" w:sz="0" w:space="0" w:color="auto"/>
            <w:right w:val="none" w:sz="0" w:space="0" w:color="auto"/>
          </w:divBdr>
        </w:div>
        <w:div w:id="1034844795">
          <w:marLeft w:val="480"/>
          <w:marRight w:val="0"/>
          <w:marTop w:val="0"/>
          <w:marBottom w:val="0"/>
          <w:divBdr>
            <w:top w:val="none" w:sz="0" w:space="0" w:color="auto"/>
            <w:left w:val="none" w:sz="0" w:space="0" w:color="auto"/>
            <w:bottom w:val="none" w:sz="0" w:space="0" w:color="auto"/>
            <w:right w:val="none" w:sz="0" w:space="0" w:color="auto"/>
          </w:divBdr>
        </w:div>
        <w:div w:id="1768037562">
          <w:marLeft w:val="480"/>
          <w:marRight w:val="0"/>
          <w:marTop w:val="0"/>
          <w:marBottom w:val="0"/>
          <w:divBdr>
            <w:top w:val="none" w:sz="0" w:space="0" w:color="auto"/>
            <w:left w:val="none" w:sz="0" w:space="0" w:color="auto"/>
            <w:bottom w:val="none" w:sz="0" w:space="0" w:color="auto"/>
            <w:right w:val="none" w:sz="0" w:space="0" w:color="auto"/>
          </w:divBdr>
        </w:div>
        <w:div w:id="218253142">
          <w:marLeft w:val="480"/>
          <w:marRight w:val="0"/>
          <w:marTop w:val="0"/>
          <w:marBottom w:val="0"/>
          <w:divBdr>
            <w:top w:val="none" w:sz="0" w:space="0" w:color="auto"/>
            <w:left w:val="none" w:sz="0" w:space="0" w:color="auto"/>
            <w:bottom w:val="none" w:sz="0" w:space="0" w:color="auto"/>
            <w:right w:val="none" w:sz="0" w:space="0" w:color="auto"/>
          </w:divBdr>
        </w:div>
        <w:div w:id="1457675176">
          <w:marLeft w:val="480"/>
          <w:marRight w:val="0"/>
          <w:marTop w:val="0"/>
          <w:marBottom w:val="0"/>
          <w:divBdr>
            <w:top w:val="none" w:sz="0" w:space="0" w:color="auto"/>
            <w:left w:val="none" w:sz="0" w:space="0" w:color="auto"/>
            <w:bottom w:val="none" w:sz="0" w:space="0" w:color="auto"/>
            <w:right w:val="none" w:sz="0" w:space="0" w:color="auto"/>
          </w:divBdr>
        </w:div>
        <w:div w:id="1530334827">
          <w:marLeft w:val="480"/>
          <w:marRight w:val="0"/>
          <w:marTop w:val="0"/>
          <w:marBottom w:val="0"/>
          <w:divBdr>
            <w:top w:val="none" w:sz="0" w:space="0" w:color="auto"/>
            <w:left w:val="none" w:sz="0" w:space="0" w:color="auto"/>
            <w:bottom w:val="none" w:sz="0" w:space="0" w:color="auto"/>
            <w:right w:val="none" w:sz="0" w:space="0" w:color="auto"/>
          </w:divBdr>
        </w:div>
        <w:div w:id="590627946">
          <w:marLeft w:val="480"/>
          <w:marRight w:val="0"/>
          <w:marTop w:val="0"/>
          <w:marBottom w:val="0"/>
          <w:divBdr>
            <w:top w:val="none" w:sz="0" w:space="0" w:color="auto"/>
            <w:left w:val="none" w:sz="0" w:space="0" w:color="auto"/>
            <w:bottom w:val="none" w:sz="0" w:space="0" w:color="auto"/>
            <w:right w:val="none" w:sz="0" w:space="0" w:color="auto"/>
          </w:divBdr>
        </w:div>
        <w:div w:id="574510932">
          <w:marLeft w:val="480"/>
          <w:marRight w:val="0"/>
          <w:marTop w:val="0"/>
          <w:marBottom w:val="0"/>
          <w:divBdr>
            <w:top w:val="none" w:sz="0" w:space="0" w:color="auto"/>
            <w:left w:val="none" w:sz="0" w:space="0" w:color="auto"/>
            <w:bottom w:val="none" w:sz="0" w:space="0" w:color="auto"/>
            <w:right w:val="none" w:sz="0" w:space="0" w:color="auto"/>
          </w:divBdr>
        </w:div>
        <w:div w:id="1475491409">
          <w:marLeft w:val="480"/>
          <w:marRight w:val="0"/>
          <w:marTop w:val="0"/>
          <w:marBottom w:val="0"/>
          <w:divBdr>
            <w:top w:val="none" w:sz="0" w:space="0" w:color="auto"/>
            <w:left w:val="none" w:sz="0" w:space="0" w:color="auto"/>
            <w:bottom w:val="none" w:sz="0" w:space="0" w:color="auto"/>
            <w:right w:val="none" w:sz="0" w:space="0" w:color="auto"/>
          </w:divBdr>
        </w:div>
        <w:div w:id="1518154159">
          <w:marLeft w:val="480"/>
          <w:marRight w:val="0"/>
          <w:marTop w:val="0"/>
          <w:marBottom w:val="0"/>
          <w:divBdr>
            <w:top w:val="none" w:sz="0" w:space="0" w:color="auto"/>
            <w:left w:val="none" w:sz="0" w:space="0" w:color="auto"/>
            <w:bottom w:val="none" w:sz="0" w:space="0" w:color="auto"/>
            <w:right w:val="none" w:sz="0" w:space="0" w:color="auto"/>
          </w:divBdr>
        </w:div>
        <w:div w:id="509300119">
          <w:marLeft w:val="480"/>
          <w:marRight w:val="0"/>
          <w:marTop w:val="0"/>
          <w:marBottom w:val="0"/>
          <w:divBdr>
            <w:top w:val="none" w:sz="0" w:space="0" w:color="auto"/>
            <w:left w:val="none" w:sz="0" w:space="0" w:color="auto"/>
            <w:bottom w:val="none" w:sz="0" w:space="0" w:color="auto"/>
            <w:right w:val="none" w:sz="0" w:space="0" w:color="auto"/>
          </w:divBdr>
        </w:div>
        <w:div w:id="745809219">
          <w:marLeft w:val="480"/>
          <w:marRight w:val="0"/>
          <w:marTop w:val="0"/>
          <w:marBottom w:val="0"/>
          <w:divBdr>
            <w:top w:val="none" w:sz="0" w:space="0" w:color="auto"/>
            <w:left w:val="none" w:sz="0" w:space="0" w:color="auto"/>
            <w:bottom w:val="none" w:sz="0" w:space="0" w:color="auto"/>
            <w:right w:val="none" w:sz="0" w:space="0" w:color="auto"/>
          </w:divBdr>
        </w:div>
        <w:div w:id="252708751">
          <w:marLeft w:val="480"/>
          <w:marRight w:val="0"/>
          <w:marTop w:val="0"/>
          <w:marBottom w:val="0"/>
          <w:divBdr>
            <w:top w:val="none" w:sz="0" w:space="0" w:color="auto"/>
            <w:left w:val="none" w:sz="0" w:space="0" w:color="auto"/>
            <w:bottom w:val="none" w:sz="0" w:space="0" w:color="auto"/>
            <w:right w:val="none" w:sz="0" w:space="0" w:color="auto"/>
          </w:divBdr>
        </w:div>
        <w:div w:id="58141020">
          <w:marLeft w:val="480"/>
          <w:marRight w:val="0"/>
          <w:marTop w:val="0"/>
          <w:marBottom w:val="0"/>
          <w:divBdr>
            <w:top w:val="none" w:sz="0" w:space="0" w:color="auto"/>
            <w:left w:val="none" w:sz="0" w:space="0" w:color="auto"/>
            <w:bottom w:val="none" w:sz="0" w:space="0" w:color="auto"/>
            <w:right w:val="none" w:sz="0" w:space="0" w:color="auto"/>
          </w:divBdr>
        </w:div>
        <w:div w:id="1131481452">
          <w:marLeft w:val="480"/>
          <w:marRight w:val="0"/>
          <w:marTop w:val="0"/>
          <w:marBottom w:val="0"/>
          <w:divBdr>
            <w:top w:val="none" w:sz="0" w:space="0" w:color="auto"/>
            <w:left w:val="none" w:sz="0" w:space="0" w:color="auto"/>
            <w:bottom w:val="none" w:sz="0" w:space="0" w:color="auto"/>
            <w:right w:val="none" w:sz="0" w:space="0" w:color="auto"/>
          </w:divBdr>
        </w:div>
        <w:div w:id="1831553311">
          <w:marLeft w:val="480"/>
          <w:marRight w:val="0"/>
          <w:marTop w:val="0"/>
          <w:marBottom w:val="0"/>
          <w:divBdr>
            <w:top w:val="none" w:sz="0" w:space="0" w:color="auto"/>
            <w:left w:val="none" w:sz="0" w:space="0" w:color="auto"/>
            <w:bottom w:val="none" w:sz="0" w:space="0" w:color="auto"/>
            <w:right w:val="none" w:sz="0" w:space="0" w:color="auto"/>
          </w:divBdr>
        </w:div>
        <w:div w:id="1153840063">
          <w:marLeft w:val="480"/>
          <w:marRight w:val="0"/>
          <w:marTop w:val="0"/>
          <w:marBottom w:val="0"/>
          <w:divBdr>
            <w:top w:val="none" w:sz="0" w:space="0" w:color="auto"/>
            <w:left w:val="none" w:sz="0" w:space="0" w:color="auto"/>
            <w:bottom w:val="none" w:sz="0" w:space="0" w:color="auto"/>
            <w:right w:val="none" w:sz="0" w:space="0" w:color="auto"/>
          </w:divBdr>
        </w:div>
        <w:div w:id="1095439655">
          <w:marLeft w:val="480"/>
          <w:marRight w:val="0"/>
          <w:marTop w:val="0"/>
          <w:marBottom w:val="0"/>
          <w:divBdr>
            <w:top w:val="none" w:sz="0" w:space="0" w:color="auto"/>
            <w:left w:val="none" w:sz="0" w:space="0" w:color="auto"/>
            <w:bottom w:val="none" w:sz="0" w:space="0" w:color="auto"/>
            <w:right w:val="none" w:sz="0" w:space="0" w:color="auto"/>
          </w:divBdr>
        </w:div>
      </w:divsChild>
    </w:div>
    <w:div w:id="44257063">
      <w:bodyDiv w:val="1"/>
      <w:marLeft w:val="0"/>
      <w:marRight w:val="0"/>
      <w:marTop w:val="0"/>
      <w:marBottom w:val="0"/>
      <w:divBdr>
        <w:top w:val="none" w:sz="0" w:space="0" w:color="auto"/>
        <w:left w:val="none" w:sz="0" w:space="0" w:color="auto"/>
        <w:bottom w:val="none" w:sz="0" w:space="0" w:color="auto"/>
        <w:right w:val="none" w:sz="0" w:space="0" w:color="auto"/>
      </w:divBdr>
    </w:div>
    <w:div w:id="50619748">
      <w:bodyDiv w:val="1"/>
      <w:marLeft w:val="0"/>
      <w:marRight w:val="0"/>
      <w:marTop w:val="0"/>
      <w:marBottom w:val="0"/>
      <w:divBdr>
        <w:top w:val="none" w:sz="0" w:space="0" w:color="auto"/>
        <w:left w:val="none" w:sz="0" w:space="0" w:color="auto"/>
        <w:bottom w:val="none" w:sz="0" w:space="0" w:color="auto"/>
        <w:right w:val="none" w:sz="0" w:space="0" w:color="auto"/>
      </w:divBdr>
    </w:div>
    <w:div w:id="52043787">
      <w:bodyDiv w:val="1"/>
      <w:marLeft w:val="0"/>
      <w:marRight w:val="0"/>
      <w:marTop w:val="0"/>
      <w:marBottom w:val="0"/>
      <w:divBdr>
        <w:top w:val="none" w:sz="0" w:space="0" w:color="auto"/>
        <w:left w:val="none" w:sz="0" w:space="0" w:color="auto"/>
        <w:bottom w:val="none" w:sz="0" w:space="0" w:color="auto"/>
        <w:right w:val="none" w:sz="0" w:space="0" w:color="auto"/>
      </w:divBdr>
    </w:div>
    <w:div w:id="52046091">
      <w:bodyDiv w:val="1"/>
      <w:marLeft w:val="0"/>
      <w:marRight w:val="0"/>
      <w:marTop w:val="0"/>
      <w:marBottom w:val="0"/>
      <w:divBdr>
        <w:top w:val="none" w:sz="0" w:space="0" w:color="auto"/>
        <w:left w:val="none" w:sz="0" w:space="0" w:color="auto"/>
        <w:bottom w:val="none" w:sz="0" w:space="0" w:color="auto"/>
        <w:right w:val="none" w:sz="0" w:space="0" w:color="auto"/>
      </w:divBdr>
    </w:div>
    <w:div w:id="57435422">
      <w:bodyDiv w:val="1"/>
      <w:marLeft w:val="0"/>
      <w:marRight w:val="0"/>
      <w:marTop w:val="0"/>
      <w:marBottom w:val="0"/>
      <w:divBdr>
        <w:top w:val="none" w:sz="0" w:space="0" w:color="auto"/>
        <w:left w:val="none" w:sz="0" w:space="0" w:color="auto"/>
        <w:bottom w:val="none" w:sz="0" w:space="0" w:color="auto"/>
        <w:right w:val="none" w:sz="0" w:space="0" w:color="auto"/>
      </w:divBdr>
      <w:divsChild>
        <w:div w:id="374085433">
          <w:marLeft w:val="480"/>
          <w:marRight w:val="0"/>
          <w:marTop w:val="0"/>
          <w:marBottom w:val="0"/>
          <w:divBdr>
            <w:top w:val="none" w:sz="0" w:space="0" w:color="auto"/>
            <w:left w:val="none" w:sz="0" w:space="0" w:color="auto"/>
            <w:bottom w:val="none" w:sz="0" w:space="0" w:color="auto"/>
            <w:right w:val="none" w:sz="0" w:space="0" w:color="auto"/>
          </w:divBdr>
        </w:div>
        <w:div w:id="494226789">
          <w:marLeft w:val="480"/>
          <w:marRight w:val="0"/>
          <w:marTop w:val="0"/>
          <w:marBottom w:val="0"/>
          <w:divBdr>
            <w:top w:val="none" w:sz="0" w:space="0" w:color="auto"/>
            <w:left w:val="none" w:sz="0" w:space="0" w:color="auto"/>
            <w:bottom w:val="none" w:sz="0" w:space="0" w:color="auto"/>
            <w:right w:val="none" w:sz="0" w:space="0" w:color="auto"/>
          </w:divBdr>
        </w:div>
        <w:div w:id="969358236">
          <w:marLeft w:val="480"/>
          <w:marRight w:val="0"/>
          <w:marTop w:val="0"/>
          <w:marBottom w:val="0"/>
          <w:divBdr>
            <w:top w:val="none" w:sz="0" w:space="0" w:color="auto"/>
            <w:left w:val="none" w:sz="0" w:space="0" w:color="auto"/>
            <w:bottom w:val="none" w:sz="0" w:space="0" w:color="auto"/>
            <w:right w:val="none" w:sz="0" w:space="0" w:color="auto"/>
          </w:divBdr>
        </w:div>
        <w:div w:id="985159219">
          <w:marLeft w:val="480"/>
          <w:marRight w:val="0"/>
          <w:marTop w:val="0"/>
          <w:marBottom w:val="0"/>
          <w:divBdr>
            <w:top w:val="none" w:sz="0" w:space="0" w:color="auto"/>
            <w:left w:val="none" w:sz="0" w:space="0" w:color="auto"/>
            <w:bottom w:val="none" w:sz="0" w:space="0" w:color="auto"/>
            <w:right w:val="none" w:sz="0" w:space="0" w:color="auto"/>
          </w:divBdr>
        </w:div>
        <w:div w:id="1244070088">
          <w:marLeft w:val="480"/>
          <w:marRight w:val="0"/>
          <w:marTop w:val="0"/>
          <w:marBottom w:val="0"/>
          <w:divBdr>
            <w:top w:val="none" w:sz="0" w:space="0" w:color="auto"/>
            <w:left w:val="none" w:sz="0" w:space="0" w:color="auto"/>
            <w:bottom w:val="none" w:sz="0" w:space="0" w:color="auto"/>
            <w:right w:val="none" w:sz="0" w:space="0" w:color="auto"/>
          </w:divBdr>
        </w:div>
        <w:div w:id="1872718160">
          <w:marLeft w:val="480"/>
          <w:marRight w:val="0"/>
          <w:marTop w:val="0"/>
          <w:marBottom w:val="0"/>
          <w:divBdr>
            <w:top w:val="none" w:sz="0" w:space="0" w:color="auto"/>
            <w:left w:val="none" w:sz="0" w:space="0" w:color="auto"/>
            <w:bottom w:val="none" w:sz="0" w:space="0" w:color="auto"/>
            <w:right w:val="none" w:sz="0" w:space="0" w:color="auto"/>
          </w:divBdr>
        </w:div>
        <w:div w:id="1887372286">
          <w:marLeft w:val="480"/>
          <w:marRight w:val="0"/>
          <w:marTop w:val="0"/>
          <w:marBottom w:val="0"/>
          <w:divBdr>
            <w:top w:val="none" w:sz="0" w:space="0" w:color="auto"/>
            <w:left w:val="none" w:sz="0" w:space="0" w:color="auto"/>
            <w:bottom w:val="none" w:sz="0" w:space="0" w:color="auto"/>
            <w:right w:val="none" w:sz="0" w:space="0" w:color="auto"/>
          </w:divBdr>
        </w:div>
      </w:divsChild>
    </w:div>
    <w:div w:id="81999196">
      <w:bodyDiv w:val="1"/>
      <w:marLeft w:val="0"/>
      <w:marRight w:val="0"/>
      <w:marTop w:val="0"/>
      <w:marBottom w:val="0"/>
      <w:divBdr>
        <w:top w:val="none" w:sz="0" w:space="0" w:color="auto"/>
        <w:left w:val="none" w:sz="0" w:space="0" w:color="auto"/>
        <w:bottom w:val="none" w:sz="0" w:space="0" w:color="auto"/>
        <w:right w:val="none" w:sz="0" w:space="0" w:color="auto"/>
      </w:divBdr>
    </w:div>
    <w:div w:id="89543951">
      <w:bodyDiv w:val="1"/>
      <w:marLeft w:val="0"/>
      <w:marRight w:val="0"/>
      <w:marTop w:val="0"/>
      <w:marBottom w:val="0"/>
      <w:divBdr>
        <w:top w:val="none" w:sz="0" w:space="0" w:color="auto"/>
        <w:left w:val="none" w:sz="0" w:space="0" w:color="auto"/>
        <w:bottom w:val="none" w:sz="0" w:space="0" w:color="auto"/>
        <w:right w:val="none" w:sz="0" w:space="0" w:color="auto"/>
      </w:divBdr>
    </w:div>
    <w:div w:id="95292730">
      <w:bodyDiv w:val="1"/>
      <w:marLeft w:val="0"/>
      <w:marRight w:val="0"/>
      <w:marTop w:val="0"/>
      <w:marBottom w:val="0"/>
      <w:divBdr>
        <w:top w:val="none" w:sz="0" w:space="0" w:color="auto"/>
        <w:left w:val="none" w:sz="0" w:space="0" w:color="auto"/>
        <w:bottom w:val="none" w:sz="0" w:space="0" w:color="auto"/>
        <w:right w:val="none" w:sz="0" w:space="0" w:color="auto"/>
      </w:divBdr>
    </w:div>
    <w:div w:id="97869813">
      <w:bodyDiv w:val="1"/>
      <w:marLeft w:val="0"/>
      <w:marRight w:val="0"/>
      <w:marTop w:val="0"/>
      <w:marBottom w:val="0"/>
      <w:divBdr>
        <w:top w:val="none" w:sz="0" w:space="0" w:color="auto"/>
        <w:left w:val="none" w:sz="0" w:space="0" w:color="auto"/>
        <w:bottom w:val="none" w:sz="0" w:space="0" w:color="auto"/>
        <w:right w:val="none" w:sz="0" w:space="0" w:color="auto"/>
      </w:divBdr>
      <w:divsChild>
        <w:div w:id="196626435">
          <w:marLeft w:val="640"/>
          <w:marRight w:val="0"/>
          <w:marTop w:val="0"/>
          <w:marBottom w:val="0"/>
          <w:divBdr>
            <w:top w:val="none" w:sz="0" w:space="0" w:color="auto"/>
            <w:left w:val="none" w:sz="0" w:space="0" w:color="auto"/>
            <w:bottom w:val="none" w:sz="0" w:space="0" w:color="auto"/>
            <w:right w:val="none" w:sz="0" w:space="0" w:color="auto"/>
          </w:divBdr>
        </w:div>
        <w:div w:id="630792167">
          <w:marLeft w:val="640"/>
          <w:marRight w:val="0"/>
          <w:marTop w:val="0"/>
          <w:marBottom w:val="0"/>
          <w:divBdr>
            <w:top w:val="none" w:sz="0" w:space="0" w:color="auto"/>
            <w:left w:val="none" w:sz="0" w:space="0" w:color="auto"/>
            <w:bottom w:val="none" w:sz="0" w:space="0" w:color="auto"/>
            <w:right w:val="none" w:sz="0" w:space="0" w:color="auto"/>
          </w:divBdr>
        </w:div>
        <w:div w:id="1826429544">
          <w:marLeft w:val="640"/>
          <w:marRight w:val="0"/>
          <w:marTop w:val="0"/>
          <w:marBottom w:val="0"/>
          <w:divBdr>
            <w:top w:val="none" w:sz="0" w:space="0" w:color="auto"/>
            <w:left w:val="none" w:sz="0" w:space="0" w:color="auto"/>
            <w:bottom w:val="none" w:sz="0" w:space="0" w:color="auto"/>
            <w:right w:val="none" w:sz="0" w:space="0" w:color="auto"/>
          </w:divBdr>
        </w:div>
      </w:divsChild>
    </w:div>
    <w:div w:id="98571249">
      <w:bodyDiv w:val="1"/>
      <w:marLeft w:val="0"/>
      <w:marRight w:val="0"/>
      <w:marTop w:val="0"/>
      <w:marBottom w:val="0"/>
      <w:divBdr>
        <w:top w:val="none" w:sz="0" w:space="0" w:color="auto"/>
        <w:left w:val="none" w:sz="0" w:space="0" w:color="auto"/>
        <w:bottom w:val="none" w:sz="0" w:space="0" w:color="auto"/>
        <w:right w:val="none" w:sz="0" w:space="0" w:color="auto"/>
      </w:divBdr>
    </w:div>
    <w:div w:id="123157505">
      <w:bodyDiv w:val="1"/>
      <w:marLeft w:val="0"/>
      <w:marRight w:val="0"/>
      <w:marTop w:val="0"/>
      <w:marBottom w:val="0"/>
      <w:divBdr>
        <w:top w:val="none" w:sz="0" w:space="0" w:color="auto"/>
        <w:left w:val="none" w:sz="0" w:space="0" w:color="auto"/>
        <w:bottom w:val="none" w:sz="0" w:space="0" w:color="auto"/>
        <w:right w:val="none" w:sz="0" w:space="0" w:color="auto"/>
      </w:divBdr>
    </w:div>
    <w:div w:id="140662787">
      <w:bodyDiv w:val="1"/>
      <w:marLeft w:val="0"/>
      <w:marRight w:val="0"/>
      <w:marTop w:val="0"/>
      <w:marBottom w:val="0"/>
      <w:divBdr>
        <w:top w:val="none" w:sz="0" w:space="0" w:color="auto"/>
        <w:left w:val="none" w:sz="0" w:space="0" w:color="auto"/>
        <w:bottom w:val="none" w:sz="0" w:space="0" w:color="auto"/>
        <w:right w:val="none" w:sz="0" w:space="0" w:color="auto"/>
      </w:divBdr>
    </w:div>
    <w:div w:id="159202059">
      <w:bodyDiv w:val="1"/>
      <w:marLeft w:val="0"/>
      <w:marRight w:val="0"/>
      <w:marTop w:val="0"/>
      <w:marBottom w:val="0"/>
      <w:divBdr>
        <w:top w:val="none" w:sz="0" w:space="0" w:color="auto"/>
        <w:left w:val="none" w:sz="0" w:space="0" w:color="auto"/>
        <w:bottom w:val="none" w:sz="0" w:space="0" w:color="auto"/>
        <w:right w:val="none" w:sz="0" w:space="0" w:color="auto"/>
      </w:divBdr>
      <w:divsChild>
        <w:div w:id="86779134">
          <w:marLeft w:val="480"/>
          <w:marRight w:val="0"/>
          <w:marTop w:val="0"/>
          <w:marBottom w:val="0"/>
          <w:divBdr>
            <w:top w:val="none" w:sz="0" w:space="0" w:color="auto"/>
            <w:left w:val="none" w:sz="0" w:space="0" w:color="auto"/>
            <w:bottom w:val="none" w:sz="0" w:space="0" w:color="auto"/>
            <w:right w:val="none" w:sz="0" w:space="0" w:color="auto"/>
          </w:divBdr>
        </w:div>
        <w:div w:id="574582977">
          <w:marLeft w:val="480"/>
          <w:marRight w:val="0"/>
          <w:marTop w:val="0"/>
          <w:marBottom w:val="0"/>
          <w:divBdr>
            <w:top w:val="none" w:sz="0" w:space="0" w:color="auto"/>
            <w:left w:val="none" w:sz="0" w:space="0" w:color="auto"/>
            <w:bottom w:val="none" w:sz="0" w:space="0" w:color="auto"/>
            <w:right w:val="none" w:sz="0" w:space="0" w:color="auto"/>
          </w:divBdr>
        </w:div>
        <w:div w:id="761608978">
          <w:marLeft w:val="480"/>
          <w:marRight w:val="0"/>
          <w:marTop w:val="0"/>
          <w:marBottom w:val="0"/>
          <w:divBdr>
            <w:top w:val="none" w:sz="0" w:space="0" w:color="auto"/>
            <w:left w:val="none" w:sz="0" w:space="0" w:color="auto"/>
            <w:bottom w:val="none" w:sz="0" w:space="0" w:color="auto"/>
            <w:right w:val="none" w:sz="0" w:space="0" w:color="auto"/>
          </w:divBdr>
        </w:div>
        <w:div w:id="805393614">
          <w:marLeft w:val="480"/>
          <w:marRight w:val="0"/>
          <w:marTop w:val="0"/>
          <w:marBottom w:val="0"/>
          <w:divBdr>
            <w:top w:val="none" w:sz="0" w:space="0" w:color="auto"/>
            <w:left w:val="none" w:sz="0" w:space="0" w:color="auto"/>
            <w:bottom w:val="none" w:sz="0" w:space="0" w:color="auto"/>
            <w:right w:val="none" w:sz="0" w:space="0" w:color="auto"/>
          </w:divBdr>
        </w:div>
        <w:div w:id="850031662">
          <w:marLeft w:val="480"/>
          <w:marRight w:val="0"/>
          <w:marTop w:val="0"/>
          <w:marBottom w:val="0"/>
          <w:divBdr>
            <w:top w:val="none" w:sz="0" w:space="0" w:color="auto"/>
            <w:left w:val="none" w:sz="0" w:space="0" w:color="auto"/>
            <w:bottom w:val="none" w:sz="0" w:space="0" w:color="auto"/>
            <w:right w:val="none" w:sz="0" w:space="0" w:color="auto"/>
          </w:divBdr>
        </w:div>
        <w:div w:id="1189177619">
          <w:marLeft w:val="480"/>
          <w:marRight w:val="0"/>
          <w:marTop w:val="0"/>
          <w:marBottom w:val="0"/>
          <w:divBdr>
            <w:top w:val="none" w:sz="0" w:space="0" w:color="auto"/>
            <w:left w:val="none" w:sz="0" w:space="0" w:color="auto"/>
            <w:bottom w:val="none" w:sz="0" w:space="0" w:color="auto"/>
            <w:right w:val="none" w:sz="0" w:space="0" w:color="auto"/>
          </w:divBdr>
        </w:div>
        <w:div w:id="1448430787">
          <w:marLeft w:val="480"/>
          <w:marRight w:val="0"/>
          <w:marTop w:val="0"/>
          <w:marBottom w:val="0"/>
          <w:divBdr>
            <w:top w:val="none" w:sz="0" w:space="0" w:color="auto"/>
            <w:left w:val="none" w:sz="0" w:space="0" w:color="auto"/>
            <w:bottom w:val="none" w:sz="0" w:space="0" w:color="auto"/>
            <w:right w:val="none" w:sz="0" w:space="0" w:color="auto"/>
          </w:divBdr>
        </w:div>
      </w:divsChild>
    </w:div>
    <w:div w:id="163204499">
      <w:bodyDiv w:val="1"/>
      <w:marLeft w:val="0"/>
      <w:marRight w:val="0"/>
      <w:marTop w:val="0"/>
      <w:marBottom w:val="0"/>
      <w:divBdr>
        <w:top w:val="none" w:sz="0" w:space="0" w:color="auto"/>
        <w:left w:val="none" w:sz="0" w:space="0" w:color="auto"/>
        <w:bottom w:val="none" w:sz="0" w:space="0" w:color="auto"/>
        <w:right w:val="none" w:sz="0" w:space="0" w:color="auto"/>
      </w:divBdr>
    </w:div>
    <w:div w:id="165368063">
      <w:bodyDiv w:val="1"/>
      <w:marLeft w:val="0"/>
      <w:marRight w:val="0"/>
      <w:marTop w:val="0"/>
      <w:marBottom w:val="0"/>
      <w:divBdr>
        <w:top w:val="none" w:sz="0" w:space="0" w:color="auto"/>
        <w:left w:val="none" w:sz="0" w:space="0" w:color="auto"/>
        <w:bottom w:val="none" w:sz="0" w:space="0" w:color="auto"/>
        <w:right w:val="none" w:sz="0" w:space="0" w:color="auto"/>
      </w:divBdr>
      <w:divsChild>
        <w:div w:id="83115171">
          <w:marLeft w:val="480"/>
          <w:marRight w:val="0"/>
          <w:marTop w:val="0"/>
          <w:marBottom w:val="0"/>
          <w:divBdr>
            <w:top w:val="none" w:sz="0" w:space="0" w:color="auto"/>
            <w:left w:val="none" w:sz="0" w:space="0" w:color="auto"/>
            <w:bottom w:val="none" w:sz="0" w:space="0" w:color="auto"/>
            <w:right w:val="none" w:sz="0" w:space="0" w:color="auto"/>
          </w:divBdr>
        </w:div>
        <w:div w:id="221528983">
          <w:marLeft w:val="480"/>
          <w:marRight w:val="0"/>
          <w:marTop w:val="0"/>
          <w:marBottom w:val="0"/>
          <w:divBdr>
            <w:top w:val="none" w:sz="0" w:space="0" w:color="auto"/>
            <w:left w:val="none" w:sz="0" w:space="0" w:color="auto"/>
            <w:bottom w:val="none" w:sz="0" w:space="0" w:color="auto"/>
            <w:right w:val="none" w:sz="0" w:space="0" w:color="auto"/>
          </w:divBdr>
        </w:div>
        <w:div w:id="249051680">
          <w:marLeft w:val="480"/>
          <w:marRight w:val="0"/>
          <w:marTop w:val="0"/>
          <w:marBottom w:val="0"/>
          <w:divBdr>
            <w:top w:val="none" w:sz="0" w:space="0" w:color="auto"/>
            <w:left w:val="none" w:sz="0" w:space="0" w:color="auto"/>
            <w:bottom w:val="none" w:sz="0" w:space="0" w:color="auto"/>
            <w:right w:val="none" w:sz="0" w:space="0" w:color="auto"/>
          </w:divBdr>
        </w:div>
        <w:div w:id="343244105">
          <w:marLeft w:val="480"/>
          <w:marRight w:val="0"/>
          <w:marTop w:val="0"/>
          <w:marBottom w:val="0"/>
          <w:divBdr>
            <w:top w:val="none" w:sz="0" w:space="0" w:color="auto"/>
            <w:left w:val="none" w:sz="0" w:space="0" w:color="auto"/>
            <w:bottom w:val="none" w:sz="0" w:space="0" w:color="auto"/>
            <w:right w:val="none" w:sz="0" w:space="0" w:color="auto"/>
          </w:divBdr>
        </w:div>
        <w:div w:id="542519384">
          <w:marLeft w:val="480"/>
          <w:marRight w:val="0"/>
          <w:marTop w:val="0"/>
          <w:marBottom w:val="0"/>
          <w:divBdr>
            <w:top w:val="none" w:sz="0" w:space="0" w:color="auto"/>
            <w:left w:val="none" w:sz="0" w:space="0" w:color="auto"/>
            <w:bottom w:val="none" w:sz="0" w:space="0" w:color="auto"/>
            <w:right w:val="none" w:sz="0" w:space="0" w:color="auto"/>
          </w:divBdr>
        </w:div>
        <w:div w:id="747580374">
          <w:marLeft w:val="480"/>
          <w:marRight w:val="0"/>
          <w:marTop w:val="0"/>
          <w:marBottom w:val="0"/>
          <w:divBdr>
            <w:top w:val="none" w:sz="0" w:space="0" w:color="auto"/>
            <w:left w:val="none" w:sz="0" w:space="0" w:color="auto"/>
            <w:bottom w:val="none" w:sz="0" w:space="0" w:color="auto"/>
            <w:right w:val="none" w:sz="0" w:space="0" w:color="auto"/>
          </w:divBdr>
        </w:div>
        <w:div w:id="1121340090">
          <w:marLeft w:val="480"/>
          <w:marRight w:val="0"/>
          <w:marTop w:val="0"/>
          <w:marBottom w:val="0"/>
          <w:divBdr>
            <w:top w:val="none" w:sz="0" w:space="0" w:color="auto"/>
            <w:left w:val="none" w:sz="0" w:space="0" w:color="auto"/>
            <w:bottom w:val="none" w:sz="0" w:space="0" w:color="auto"/>
            <w:right w:val="none" w:sz="0" w:space="0" w:color="auto"/>
          </w:divBdr>
        </w:div>
        <w:div w:id="1200513221">
          <w:marLeft w:val="480"/>
          <w:marRight w:val="0"/>
          <w:marTop w:val="0"/>
          <w:marBottom w:val="0"/>
          <w:divBdr>
            <w:top w:val="none" w:sz="0" w:space="0" w:color="auto"/>
            <w:left w:val="none" w:sz="0" w:space="0" w:color="auto"/>
            <w:bottom w:val="none" w:sz="0" w:space="0" w:color="auto"/>
            <w:right w:val="none" w:sz="0" w:space="0" w:color="auto"/>
          </w:divBdr>
        </w:div>
        <w:div w:id="1257520857">
          <w:marLeft w:val="480"/>
          <w:marRight w:val="0"/>
          <w:marTop w:val="0"/>
          <w:marBottom w:val="0"/>
          <w:divBdr>
            <w:top w:val="none" w:sz="0" w:space="0" w:color="auto"/>
            <w:left w:val="none" w:sz="0" w:space="0" w:color="auto"/>
            <w:bottom w:val="none" w:sz="0" w:space="0" w:color="auto"/>
            <w:right w:val="none" w:sz="0" w:space="0" w:color="auto"/>
          </w:divBdr>
        </w:div>
        <w:div w:id="1814180331">
          <w:marLeft w:val="480"/>
          <w:marRight w:val="0"/>
          <w:marTop w:val="0"/>
          <w:marBottom w:val="0"/>
          <w:divBdr>
            <w:top w:val="none" w:sz="0" w:space="0" w:color="auto"/>
            <w:left w:val="none" w:sz="0" w:space="0" w:color="auto"/>
            <w:bottom w:val="none" w:sz="0" w:space="0" w:color="auto"/>
            <w:right w:val="none" w:sz="0" w:space="0" w:color="auto"/>
          </w:divBdr>
        </w:div>
      </w:divsChild>
    </w:div>
    <w:div w:id="187765687">
      <w:bodyDiv w:val="1"/>
      <w:marLeft w:val="0"/>
      <w:marRight w:val="0"/>
      <w:marTop w:val="0"/>
      <w:marBottom w:val="0"/>
      <w:divBdr>
        <w:top w:val="none" w:sz="0" w:space="0" w:color="auto"/>
        <w:left w:val="none" w:sz="0" w:space="0" w:color="auto"/>
        <w:bottom w:val="none" w:sz="0" w:space="0" w:color="auto"/>
        <w:right w:val="none" w:sz="0" w:space="0" w:color="auto"/>
      </w:divBdr>
    </w:div>
    <w:div w:id="188184704">
      <w:bodyDiv w:val="1"/>
      <w:marLeft w:val="0"/>
      <w:marRight w:val="0"/>
      <w:marTop w:val="0"/>
      <w:marBottom w:val="0"/>
      <w:divBdr>
        <w:top w:val="none" w:sz="0" w:space="0" w:color="auto"/>
        <w:left w:val="none" w:sz="0" w:space="0" w:color="auto"/>
        <w:bottom w:val="none" w:sz="0" w:space="0" w:color="auto"/>
        <w:right w:val="none" w:sz="0" w:space="0" w:color="auto"/>
      </w:divBdr>
    </w:div>
    <w:div w:id="197358081">
      <w:bodyDiv w:val="1"/>
      <w:marLeft w:val="0"/>
      <w:marRight w:val="0"/>
      <w:marTop w:val="0"/>
      <w:marBottom w:val="0"/>
      <w:divBdr>
        <w:top w:val="none" w:sz="0" w:space="0" w:color="auto"/>
        <w:left w:val="none" w:sz="0" w:space="0" w:color="auto"/>
        <w:bottom w:val="none" w:sz="0" w:space="0" w:color="auto"/>
        <w:right w:val="none" w:sz="0" w:space="0" w:color="auto"/>
      </w:divBdr>
      <w:divsChild>
        <w:div w:id="168062154">
          <w:marLeft w:val="480"/>
          <w:marRight w:val="0"/>
          <w:marTop w:val="0"/>
          <w:marBottom w:val="0"/>
          <w:divBdr>
            <w:top w:val="none" w:sz="0" w:space="0" w:color="auto"/>
            <w:left w:val="none" w:sz="0" w:space="0" w:color="auto"/>
            <w:bottom w:val="none" w:sz="0" w:space="0" w:color="auto"/>
            <w:right w:val="none" w:sz="0" w:space="0" w:color="auto"/>
          </w:divBdr>
        </w:div>
        <w:div w:id="287005320">
          <w:marLeft w:val="480"/>
          <w:marRight w:val="0"/>
          <w:marTop w:val="0"/>
          <w:marBottom w:val="0"/>
          <w:divBdr>
            <w:top w:val="none" w:sz="0" w:space="0" w:color="auto"/>
            <w:left w:val="none" w:sz="0" w:space="0" w:color="auto"/>
            <w:bottom w:val="none" w:sz="0" w:space="0" w:color="auto"/>
            <w:right w:val="none" w:sz="0" w:space="0" w:color="auto"/>
          </w:divBdr>
        </w:div>
        <w:div w:id="469831991">
          <w:marLeft w:val="480"/>
          <w:marRight w:val="0"/>
          <w:marTop w:val="0"/>
          <w:marBottom w:val="0"/>
          <w:divBdr>
            <w:top w:val="none" w:sz="0" w:space="0" w:color="auto"/>
            <w:left w:val="none" w:sz="0" w:space="0" w:color="auto"/>
            <w:bottom w:val="none" w:sz="0" w:space="0" w:color="auto"/>
            <w:right w:val="none" w:sz="0" w:space="0" w:color="auto"/>
          </w:divBdr>
        </w:div>
        <w:div w:id="503518423">
          <w:marLeft w:val="480"/>
          <w:marRight w:val="0"/>
          <w:marTop w:val="0"/>
          <w:marBottom w:val="0"/>
          <w:divBdr>
            <w:top w:val="none" w:sz="0" w:space="0" w:color="auto"/>
            <w:left w:val="none" w:sz="0" w:space="0" w:color="auto"/>
            <w:bottom w:val="none" w:sz="0" w:space="0" w:color="auto"/>
            <w:right w:val="none" w:sz="0" w:space="0" w:color="auto"/>
          </w:divBdr>
        </w:div>
        <w:div w:id="617225441">
          <w:marLeft w:val="480"/>
          <w:marRight w:val="0"/>
          <w:marTop w:val="0"/>
          <w:marBottom w:val="0"/>
          <w:divBdr>
            <w:top w:val="none" w:sz="0" w:space="0" w:color="auto"/>
            <w:left w:val="none" w:sz="0" w:space="0" w:color="auto"/>
            <w:bottom w:val="none" w:sz="0" w:space="0" w:color="auto"/>
            <w:right w:val="none" w:sz="0" w:space="0" w:color="auto"/>
          </w:divBdr>
        </w:div>
        <w:div w:id="748500883">
          <w:marLeft w:val="480"/>
          <w:marRight w:val="0"/>
          <w:marTop w:val="0"/>
          <w:marBottom w:val="0"/>
          <w:divBdr>
            <w:top w:val="none" w:sz="0" w:space="0" w:color="auto"/>
            <w:left w:val="none" w:sz="0" w:space="0" w:color="auto"/>
            <w:bottom w:val="none" w:sz="0" w:space="0" w:color="auto"/>
            <w:right w:val="none" w:sz="0" w:space="0" w:color="auto"/>
          </w:divBdr>
        </w:div>
        <w:div w:id="1007246740">
          <w:marLeft w:val="480"/>
          <w:marRight w:val="0"/>
          <w:marTop w:val="0"/>
          <w:marBottom w:val="0"/>
          <w:divBdr>
            <w:top w:val="none" w:sz="0" w:space="0" w:color="auto"/>
            <w:left w:val="none" w:sz="0" w:space="0" w:color="auto"/>
            <w:bottom w:val="none" w:sz="0" w:space="0" w:color="auto"/>
            <w:right w:val="none" w:sz="0" w:space="0" w:color="auto"/>
          </w:divBdr>
        </w:div>
        <w:div w:id="1058625916">
          <w:marLeft w:val="480"/>
          <w:marRight w:val="0"/>
          <w:marTop w:val="0"/>
          <w:marBottom w:val="0"/>
          <w:divBdr>
            <w:top w:val="none" w:sz="0" w:space="0" w:color="auto"/>
            <w:left w:val="none" w:sz="0" w:space="0" w:color="auto"/>
            <w:bottom w:val="none" w:sz="0" w:space="0" w:color="auto"/>
            <w:right w:val="none" w:sz="0" w:space="0" w:color="auto"/>
          </w:divBdr>
        </w:div>
        <w:div w:id="1290043378">
          <w:marLeft w:val="480"/>
          <w:marRight w:val="0"/>
          <w:marTop w:val="0"/>
          <w:marBottom w:val="0"/>
          <w:divBdr>
            <w:top w:val="none" w:sz="0" w:space="0" w:color="auto"/>
            <w:left w:val="none" w:sz="0" w:space="0" w:color="auto"/>
            <w:bottom w:val="none" w:sz="0" w:space="0" w:color="auto"/>
            <w:right w:val="none" w:sz="0" w:space="0" w:color="auto"/>
          </w:divBdr>
        </w:div>
        <w:div w:id="1351957607">
          <w:marLeft w:val="480"/>
          <w:marRight w:val="0"/>
          <w:marTop w:val="0"/>
          <w:marBottom w:val="0"/>
          <w:divBdr>
            <w:top w:val="none" w:sz="0" w:space="0" w:color="auto"/>
            <w:left w:val="none" w:sz="0" w:space="0" w:color="auto"/>
            <w:bottom w:val="none" w:sz="0" w:space="0" w:color="auto"/>
            <w:right w:val="none" w:sz="0" w:space="0" w:color="auto"/>
          </w:divBdr>
        </w:div>
        <w:div w:id="1547177987">
          <w:marLeft w:val="480"/>
          <w:marRight w:val="0"/>
          <w:marTop w:val="0"/>
          <w:marBottom w:val="0"/>
          <w:divBdr>
            <w:top w:val="none" w:sz="0" w:space="0" w:color="auto"/>
            <w:left w:val="none" w:sz="0" w:space="0" w:color="auto"/>
            <w:bottom w:val="none" w:sz="0" w:space="0" w:color="auto"/>
            <w:right w:val="none" w:sz="0" w:space="0" w:color="auto"/>
          </w:divBdr>
        </w:div>
        <w:div w:id="1650212649">
          <w:marLeft w:val="480"/>
          <w:marRight w:val="0"/>
          <w:marTop w:val="0"/>
          <w:marBottom w:val="0"/>
          <w:divBdr>
            <w:top w:val="none" w:sz="0" w:space="0" w:color="auto"/>
            <w:left w:val="none" w:sz="0" w:space="0" w:color="auto"/>
            <w:bottom w:val="none" w:sz="0" w:space="0" w:color="auto"/>
            <w:right w:val="none" w:sz="0" w:space="0" w:color="auto"/>
          </w:divBdr>
        </w:div>
        <w:div w:id="1936934690">
          <w:marLeft w:val="480"/>
          <w:marRight w:val="0"/>
          <w:marTop w:val="0"/>
          <w:marBottom w:val="0"/>
          <w:divBdr>
            <w:top w:val="none" w:sz="0" w:space="0" w:color="auto"/>
            <w:left w:val="none" w:sz="0" w:space="0" w:color="auto"/>
            <w:bottom w:val="none" w:sz="0" w:space="0" w:color="auto"/>
            <w:right w:val="none" w:sz="0" w:space="0" w:color="auto"/>
          </w:divBdr>
        </w:div>
        <w:div w:id="2001078425">
          <w:marLeft w:val="480"/>
          <w:marRight w:val="0"/>
          <w:marTop w:val="0"/>
          <w:marBottom w:val="0"/>
          <w:divBdr>
            <w:top w:val="none" w:sz="0" w:space="0" w:color="auto"/>
            <w:left w:val="none" w:sz="0" w:space="0" w:color="auto"/>
            <w:bottom w:val="none" w:sz="0" w:space="0" w:color="auto"/>
            <w:right w:val="none" w:sz="0" w:space="0" w:color="auto"/>
          </w:divBdr>
        </w:div>
        <w:div w:id="2020279884">
          <w:marLeft w:val="480"/>
          <w:marRight w:val="0"/>
          <w:marTop w:val="0"/>
          <w:marBottom w:val="0"/>
          <w:divBdr>
            <w:top w:val="none" w:sz="0" w:space="0" w:color="auto"/>
            <w:left w:val="none" w:sz="0" w:space="0" w:color="auto"/>
            <w:bottom w:val="none" w:sz="0" w:space="0" w:color="auto"/>
            <w:right w:val="none" w:sz="0" w:space="0" w:color="auto"/>
          </w:divBdr>
        </w:div>
      </w:divsChild>
    </w:div>
    <w:div w:id="203298005">
      <w:bodyDiv w:val="1"/>
      <w:marLeft w:val="0"/>
      <w:marRight w:val="0"/>
      <w:marTop w:val="0"/>
      <w:marBottom w:val="0"/>
      <w:divBdr>
        <w:top w:val="none" w:sz="0" w:space="0" w:color="auto"/>
        <w:left w:val="none" w:sz="0" w:space="0" w:color="auto"/>
        <w:bottom w:val="none" w:sz="0" w:space="0" w:color="auto"/>
        <w:right w:val="none" w:sz="0" w:space="0" w:color="auto"/>
      </w:divBdr>
    </w:div>
    <w:div w:id="204102681">
      <w:bodyDiv w:val="1"/>
      <w:marLeft w:val="0"/>
      <w:marRight w:val="0"/>
      <w:marTop w:val="0"/>
      <w:marBottom w:val="0"/>
      <w:divBdr>
        <w:top w:val="none" w:sz="0" w:space="0" w:color="auto"/>
        <w:left w:val="none" w:sz="0" w:space="0" w:color="auto"/>
        <w:bottom w:val="none" w:sz="0" w:space="0" w:color="auto"/>
        <w:right w:val="none" w:sz="0" w:space="0" w:color="auto"/>
      </w:divBdr>
    </w:div>
    <w:div w:id="219364624">
      <w:bodyDiv w:val="1"/>
      <w:marLeft w:val="0"/>
      <w:marRight w:val="0"/>
      <w:marTop w:val="0"/>
      <w:marBottom w:val="0"/>
      <w:divBdr>
        <w:top w:val="none" w:sz="0" w:space="0" w:color="auto"/>
        <w:left w:val="none" w:sz="0" w:space="0" w:color="auto"/>
        <w:bottom w:val="none" w:sz="0" w:space="0" w:color="auto"/>
        <w:right w:val="none" w:sz="0" w:space="0" w:color="auto"/>
      </w:divBdr>
    </w:div>
    <w:div w:id="221984398">
      <w:bodyDiv w:val="1"/>
      <w:marLeft w:val="0"/>
      <w:marRight w:val="0"/>
      <w:marTop w:val="0"/>
      <w:marBottom w:val="0"/>
      <w:divBdr>
        <w:top w:val="none" w:sz="0" w:space="0" w:color="auto"/>
        <w:left w:val="none" w:sz="0" w:space="0" w:color="auto"/>
        <w:bottom w:val="none" w:sz="0" w:space="0" w:color="auto"/>
        <w:right w:val="none" w:sz="0" w:space="0" w:color="auto"/>
      </w:divBdr>
    </w:div>
    <w:div w:id="222102216">
      <w:bodyDiv w:val="1"/>
      <w:marLeft w:val="0"/>
      <w:marRight w:val="0"/>
      <w:marTop w:val="0"/>
      <w:marBottom w:val="0"/>
      <w:divBdr>
        <w:top w:val="none" w:sz="0" w:space="0" w:color="auto"/>
        <w:left w:val="none" w:sz="0" w:space="0" w:color="auto"/>
        <w:bottom w:val="none" w:sz="0" w:space="0" w:color="auto"/>
        <w:right w:val="none" w:sz="0" w:space="0" w:color="auto"/>
      </w:divBdr>
    </w:div>
    <w:div w:id="227805792">
      <w:bodyDiv w:val="1"/>
      <w:marLeft w:val="0"/>
      <w:marRight w:val="0"/>
      <w:marTop w:val="0"/>
      <w:marBottom w:val="0"/>
      <w:divBdr>
        <w:top w:val="none" w:sz="0" w:space="0" w:color="auto"/>
        <w:left w:val="none" w:sz="0" w:space="0" w:color="auto"/>
        <w:bottom w:val="none" w:sz="0" w:space="0" w:color="auto"/>
        <w:right w:val="none" w:sz="0" w:space="0" w:color="auto"/>
      </w:divBdr>
    </w:div>
    <w:div w:id="229583329">
      <w:bodyDiv w:val="1"/>
      <w:marLeft w:val="0"/>
      <w:marRight w:val="0"/>
      <w:marTop w:val="0"/>
      <w:marBottom w:val="0"/>
      <w:divBdr>
        <w:top w:val="none" w:sz="0" w:space="0" w:color="auto"/>
        <w:left w:val="none" w:sz="0" w:space="0" w:color="auto"/>
        <w:bottom w:val="none" w:sz="0" w:space="0" w:color="auto"/>
        <w:right w:val="none" w:sz="0" w:space="0" w:color="auto"/>
      </w:divBdr>
    </w:div>
    <w:div w:id="231157996">
      <w:bodyDiv w:val="1"/>
      <w:marLeft w:val="0"/>
      <w:marRight w:val="0"/>
      <w:marTop w:val="0"/>
      <w:marBottom w:val="0"/>
      <w:divBdr>
        <w:top w:val="none" w:sz="0" w:space="0" w:color="auto"/>
        <w:left w:val="none" w:sz="0" w:space="0" w:color="auto"/>
        <w:bottom w:val="none" w:sz="0" w:space="0" w:color="auto"/>
        <w:right w:val="none" w:sz="0" w:space="0" w:color="auto"/>
      </w:divBdr>
    </w:div>
    <w:div w:id="246505102">
      <w:bodyDiv w:val="1"/>
      <w:marLeft w:val="0"/>
      <w:marRight w:val="0"/>
      <w:marTop w:val="0"/>
      <w:marBottom w:val="0"/>
      <w:divBdr>
        <w:top w:val="none" w:sz="0" w:space="0" w:color="auto"/>
        <w:left w:val="none" w:sz="0" w:space="0" w:color="auto"/>
        <w:bottom w:val="none" w:sz="0" w:space="0" w:color="auto"/>
        <w:right w:val="none" w:sz="0" w:space="0" w:color="auto"/>
      </w:divBdr>
      <w:divsChild>
        <w:div w:id="834567212">
          <w:marLeft w:val="640"/>
          <w:marRight w:val="0"/>
          <w:marTop w:val="0"/>
          <w:marBottom w:val="0"/>
          <w:divBdr>
            <w:top w:val="none" w:sz="0" w:space="0" w:color="auto"/>
            <w:left w:val="none" w:sz="0" w:space="0" w:color="auto"/>
            <w:bottom w:val="none" w:sz="0" w:space="0" w:color="auto"/>
            <w:right w:val="none" w:sz="0" w:space="0" w:color="auto"/>
          </w:divBdr>
        </w:div>
        <w:div w:id="1558781531">
          <w:marLeft w:val="640"/>
          <w:marRight w:val="0"/>
          <w:marTop w:val="0"/>
          <w:marBottom w:val="0"/>
          <w:divBdr>
            <w:top w:val="none" w:sz="0" w:space="0" w:color="auto"/>
            <w:left w:val="none" w:sz="0" w:space="0" w:color="auto"/>
            <w:bottom w:val="none" w:sz="0" w:space="0" w:color="auto"/>
            <w:right w:val="none" w:sz="0" w:space="0" w:color="auto"/>
          </w:divBdr>
        </w:div>
        <w:div w:id="1799488824">
          <w:marLeft w:val="640"/>
          <w:marRight w:val="0"/>
          <w:marTop w:val="0"/>
          <w:marBottom w:val="0"/>
          <w:divBdr>
            <w:top w:val="none" w:sz="0" w:space="0" w:color="auto"/>
            <w:left w:val="none" w:sz="0" w:space="0" w:color="auto"/>
            <w:bottom w:val="none" w:sz="0" w:space="0" w:color="auto"/>
            <w:right w:val="none" w:sz="0" w:space="0" w:color="auto"/>
          </w:divBdr>
        </w:div>
      </w:divsChild>
    </w:div>
    <w:div w:id="247352212">
      <w:bodyDiv w:val="1"/>
      <w:marLeft w:val="0"/>
      <w:marRight w:val="0"/>
      <w:marTop w:val="0"/>
      <w:marBottom w:val="0"/>
      <w:divBdr>
        <w:top w:val="none" w:sz="0" w:space="0" w:color="auto"/>
        <w:left w:val="none" w:sz="0" w:space="0" w:color="auto"/>
        <w:bottom w:val="none" w:sz="0" w:space="0" w:color="auto"/>
        <w:right w:val="none" w:sz="0" w:space="0" w:color="auto"/>
      </w:divBdr>
    </w:div>
    <w:div w:id="259719853">
      <w:bodyDiv w:val="1"/>
      <w:marLeft w:val="0"/>
      <w:marRight w:val="0"/>
      <w:marTop w:val="0"/>
      <w:marBottom w:val="0"/>
      <w:divBdr>
        <w:top w:val="none" w:sz="0" w:space="0" w:color="auto"/>
        <w:left w:val="none" w:sz="0" w:space="0" w:color="auto"/>
        <w:bottom w:val="none" w:sz="0" w:space="0" w:color="auto"/>
        <w:right w:val="none" w:sz="0" w:space="0" w:color="auto"/>
      </w:divBdr>
    </w:div>
    <w:div w:id="294336878">
      <w:bodyDiv w:val="1"/>
      <w:marLeft w:val="0"/>
      <w:marRight w:val="0"/>
      <w:marTop w:val="0"/>
      <w:marBottom w:val="0"/>
      <w:divBdr>
        <w:top w:val="none" w:sz="0" w:space="0" w:color="auto"/>
        <w:left w:val="none" w:sz="0" w:space="0" w:color="auto"/>
        <w:bottom w:val="none" w:sz="0" w:space="0" w:color="auto"/>
        <w:right w:val="none" w:sz="0" w:space="0" w:color="auto"/>
      </w:divBdr>
    </w:div>
    <w:div w:id="301430497">
      <w:bodyDiv w:val="1"/>
      <w:marLeft w:val="0"/>
      <w:marRight w:val="0"/>
      <w:marTop w:val="0"/>
      <w:marBottom w:val="0"/>
      <w:divBdr>
        <w:top w:val="none" w:sz="0" w:space="0" w:color="auto"/>
        <w:left w:val="none" w:sz="0" w:space="0" w:color="auto"/>
        <w:bottom w:val="none" w:sz="0" w:space="0" w:color="auto"/>
        <w:right w:val="none" w:sz="0" w:space="0" w:color="auto"/>
      </w:divBdr>
    </w:div>
    <w:div w:id="309554625">
      <w:bodyDiv w:val="1"/>
      <w:marLeft w:val="0"/>
      <w:marRight w:val="0"/>
      <w:marTop w:val="0"/>
      <w:marBottom w:val="0"/>
      <w:divBdr>
        <w:top w:val="none" w:sz="0" w:space="0" w:color="auto"/>
        <w:left w:val="none" w:sz="0" w:space="0" w:color="auto"/>
        <w:bottom w:val="none" w:sz="0" w:space="0" w:color="auto"/>
        <w:right w:val="none" w:sz="0" w:space="0" w:color="auto"/>
      </w:divBdr>
    </w:div>
    <w:div w:id="309559283">
      <w:bodyDiv w:val="1"/>
      <w:marLeft w:val="0"/>
      <w:marRight w:val="0"/>
      <w:marTop w:val="0"/>
      <w:marBottom w:val="0"/>
      <w:divBdr>
        <w:top w:val="none" w:sz="0" w:space="0" w:color="auto"/>
        <w:left w:val="none" w:sz="0" w:space="0" w:color="auto"/>
        <w:bottom w:val="none" w:sz="0" w:space="0" w:color="auto"/>
        <w:right w:val="none" w:sz="0" w:space="0" w:color="auto"/>
      </w:divBdr>
      <w:divsChild>
        <w:div w:id="502402081">
          <w:marLeft w:val="480"/>
          <w:marRight w:val="0"/>
          <w:marTop w:val="0"/>
          <w:marBottom w:val="0"/>
          <w:divBdr>
            <w:top w:val="none" w:sz="0" w:space="0" w:color="auto"/>
            <w:left w:val="none" w:sz="0" w:space="0" w:color="auto"/>
            <w:bottom w:val="none" w:sz="0" w:space="0" w:color="auto"/>
            <w:right w:val="none" w:sz="0" w:space="0" w:color="auto"/>
          </w:divBdr>
        </w:div>
        <w:div w:id="615403638">
          <w:marLeft w:val="480"/>
          <w:marRight w:val="0"/>
          <w:marTop w:val="0"/>
          <w:marBottom w:val="0"/>
          <w:divBdr>
            <w:top w:val="none" w:sz="0" w:space="0" w:color="auto"/>
            <w:left w:val="none" w:sz="0" w:space="0" w:color="auto"/>
            <w:bottom w:val="none" w:sz="0" w:space="0" w:color="auto"/>
            <w:right w:val="none" w:sz="0" w:space="0" w:color="auto"/>
          </w:divBdr>
        </w:div>
        <w:div w:id="1093015022">
          <w:marLeft w:val="480"/>
          <w:marRight w:val="0"/>
          <w:marTop w:val="0"/>
          <w:marBottom w:val="0"/>
          <w:divBdr>
            <w:top w:val="none" w:sz="0" w:space="0" w:color="auto"/>
            <w:left w:val="none" w:sz="0" w:space="0" w:color="auto"/>
            <w:bottom w:val="none" w:sz="0" w:space="0" w:color="auto"/>
            <w:right w:val="none" w:sz="0" w:space="0" w:color="auto"/>
          </w:divBdr>
        </w:div>
        <w:div w:id="1162231861">
          <w:marLeft w:val="480"/>
          <w:marRight w:val="0"/>
          <w:marTop w:val="0"/>
          <w:marBottom w:val="0"/>
          <w:divBdr>
            <w:top w:val="none" w:sz="0" w:space="0" w:color="auto"/>
            <w:left w:val="none" w:sz="0" w:space="0" w:color="auto"/>
            <w:bottom w:val="none" w:sz="0" w:space="0" w:color="auto"/>
            <w:right w:val="none" w:sz="0" w:space="0" w:color="auto"/>
          </w:divBdr>
        </w:div>
        <w:div w:id="1296643826">
          <w:marLeft w:val="480"/>
          <w:marRight w:val="0"/>
          <w:marTop w:val="0"/>
          <w:marBottom w:val="0"/>
          <w:divBdr>
            <w:top w:val="none" w:sz="0" w:space="0" w:color="auto"/>
            <w:left w:val="none" w:sz="0" w:space="0" w:color="auto"/>
            <w:bottom w:val="none" w:sz="0" w:space="0" w:color="auto"/>
            <w:right w:val="none" w:sz="0" w:space="0" w:color="auto"/>
          </w:divBdr>
        </w:div>
        <w:div w:id="1393580195">
          <w:marLeft w:val="480"/>
          <w:marRight w:val="0"/>
          <w:marTop w:val="0"/>
          <w:marBottom w:val="0"/>
          <w:divBdr>
            <w:top w:val="none" w:sz="0" w:space="0" w:color="auto"/>
            <w:left w:val="none" w:sz="0" w:space="0" w:color="auto"/>
            <w:bottom w:val="none" w:sz="0" w:space="0" w:color="auto"/>
            <w:right w:val="none" w:sz="0" w:space="0" w:color="auto"/>
          </w:divBdr>
        </w:div>
        <w:div w:id="1436099802">
          <w:marLeft w:val="480"/>
          <w:marRight w:val="0"/>
          <w:marTop w:val="0"/>
          <w:marBottom w:val="0"/>
          <w:divBdr>
            <w:top w:val="none" w:sz="0" w:space="0" w:color="auto"/>
            <w:left w:val="none" w:sz="0" w:space="0" w:color="auto"/>
            <w:bottom w:val="none" w:sz="0" w:space="0" w:color="auto"/>
            <w:right w:val="none" w:sz="0" w:space="0" w:color="auto"/>
          </w:divBdr>
        </w:div>
        <w:div w:id="1601639925">
          <w:marLeft w:val="480"/>
          <w:marRight w:val="0"/>
          <w:marTop w:val="0"/>
          <w:marBottom w:val="0"/>
          <w:divBdr>
            <w:top w:val="none" w:sz="0" w:space="0" w:color="auto"/>
            <w:left w:val="none" w:sz="0" w:space="0" w:color="auto"/>
            <w:bottom w:val="none" w:sz="0" w:space="0" w:color="auto"/>
            <w:right w:val="none" w:sz="0" w:space="0" w:color="auto"/>
          </w:divBdr>
        </w:div>
        <w:div w:id="1748305604">
          <w:marLeft w:val="480"/>
          <w:marRight w:val="0"/>
          <w:marTop w:val="0"/>
          <w:marBottom w:val="0"/>
          <w:divBdr>
            <w:top w:val="none" w:sz="0" w:space="0" w:color="auto"/>
            <w:left w:val="none" w:sz="0" w:space="0" w:color="auto"/>
            <w:bottom w:val="none" w:sz="0" w:space="0" w:color="auto"/>
            <w:right w:val="none" w:sz="0" w:space="0" w:color="auto"/>
          </w:divBdr>
        </w:div>
        <w:div w:id="1752459928">
          <w:marLeft w:val="480"/>
          <w:marRight w:val="0"/>
          <w:marTop w:val="0"/>
          <w:marBottom w:val="0"/>
          <w:divBdr>
            <w:top w:val="none" w:sz="0" w:space="0" w:color="auto"/>
            <w:left w:val="none" w:sz="0" w:space="0" w:color="auto"/>
            <w:bottom w:val="none" w:sz="0" w:space="0" w:color="auto"/>
            <w:right w:val="none" w:sz="0" w:space="0" w:color="auto"/>
          </w:divBdr>
        </w:div>
        <w:div w:id="1766463601">
          <w:marLeft w:val="480"/>
          <w:marRight w:val="0"/>
          <w:marTop w:val="0"/>
          <w:marBottom w:val="0"/>
          <w:divBdr>
            <w:top w:val="none" w:sz="0" w:space="0" w:color="auto"/>
            <w:left w:val="none" w:sz="0" w:space="0" w:color="auto"/>
            <w:bottom w:val="none" w:sz="0" w:space="0" w:color="auto"/>
            <w:right w:val="none" w:sz="0" w:space="0" w:color="auto"/>
          </w:divBdr>
        </w:div>
        <w:div w:id="1766806618">
          <w:marLeft w:val="480"/>
          <w:marRight w:val="0"/>
          <w:marTop w:val="0"/>
          <w:marBottom w:val="0"/>
          <w:divBdr>
            <w:top w:val="none" w:sz="0" w:space="0" w:color="auto"/>
            <w:left w:val="none" w:sz="0" w:space="0" w:color="auto"/>
            <w:bottom w:val="none" w:sz="0" w:space="0" w:color="auto"/>
            <w:right w:val="none" w:sz="0" w:space="0" w:color="auto"/>
          </w:divBdr>
        </w:div>
        <w:div w:id="2005207930">
          <w:marLeft w:val="480"/>
          <w:marRight w:val="0"/>
          <w:marTop w:val="0"/>
          <w:marBottom w:val="0"/>
          <w:divBdr>
            <w:top w:val="none" w:sz="0" w:space="0" w:color="auto"/>
            <w:left w:val="none" w:sz="0" w:space="0" w:color="auto"/>
            <w:bottom w:val="none" w:sz="0" w:space="0" w:color="auto"/>
            <w:right w:val="none" w:sz="0" w:space="0" w:color="auto"/>
          </w:divBdr>
        </w:div>
      </w:divsChild>
    </w:div>
    <w:div w:id="314261732">
      <w:bodyDiv w:val="1"/>
      <w:marLeft w:val="0"/>
      <w:marRight w:val="0"/>
      <w:marTop w:val="0"/>
      <w:marBottom w:val="0"/>
      <w:divBdr>
        <w:top w:val="none" w:sz="0" w:space="0" w:color="auto"/>
        <w:left w:val="none" w:sz="0" w:space="0" w:color="auto"/>
        <w:bottom w:val="none" w:sz="0" w:space="0" w:color="auto"/>
        <w:right w:val="none" w:sz="0" w:space="0" w:color="auto"/>
      </w:divBdr>
    </w:div>
    <w:div w:id="319231818">
      <w:bodyDiv w:val="1"/>
      <w:marLeft w:val="0"/>
      <w:marRight w:val="0"/>
      <w:marTop w:val="0"/>
      <w:marBottom w:val="0"/>
      <w:divBdr>
        <w:top w:val="none" w:sz="0" w:space="0" w:color="auto"/>
        <w:left w:val="none" w:sz="0" w:space="0" w:color="auto"/>
        <w:bottom w:val="none" w:sz="0" w:space="0" w:color="auto"/>
        <w:right w:val="none" w:sz="0" w:space="0" w:color="auto"/>
      </w:divBdr>
    </w:div>
    <w:div w:id="327251290">
      <w:bodyDiv w:val="1"/>
      <w:marLeft w:val="0"/>
      <w:marRight w:val="0"/>
      <w:marTop w:val="0"/>
      <w:marBottom w:val="0"/>
      <w:divBdr>
        <w:top w:val="none" w:sz="0" w:space="0" w:color="auto"/>
        <w:left w:val="none" w:sz="0" w:space="0" w:color="auto"/>
        <w:bottom w:val="none" w:sz="0" w:space="0" w:color="auto"/>
        <w:right w:val="none" w:sz="0" w:space="0" w:color="auto"/>
      </w:divBdr>
    </w:div>
    <w:div w:id="327710323">
      <w:bodyDiv w:val="1"/>
      <w:marLeft w:val="0"/>
      <w:marRight w:val="0"/>
      <w:marTop w:val="0"/>
      <w:marBottom w:val="0"/>
      <w:divBdr>
        <w:top w:val="none" w:sz="0" w:space="0" w:color="auto"/>
        <w:left w:val="none" w:sz="0" w:space="0" w:color="auto"/>
        <w:bottom w:val="none" w:sz="0" w:space="0" w:color="auto"/>
        <w:right w:val="none" w:sz="0" w:space="0" w:color="auto"/>
      </w:divBdr>
      <w:divsChild>
        <w:div w:id="33820300">
          <w:marLeft w:val="640"/>
          <w:marRight w:val="0"/>
          <w:marTop w:val="0"/>
          <w:marBottom w:val="0"/>
          <w:divBdr>
            <w:top w:val="none" w:sz="0" w:space="0" w:color="auto"/>
            <w:left w:val="none" w:sz="0" w:space="0" w:color="auto"/>
            <w:bottom w:val="none" w:sz="0" w:space="0" w:color="auto"/>
            <w:right w:val="none" w:sz="0" w:space="0" w:color="auto"/>
          </w:divBdr>
        </w:div>
        <w:div w:id="2021468860">
          <w:marLeft w:val="640"/>
          <w:marRight w:val="0"/>
          <w:marTop w:val="0"/>
          <w:marBottom w:val="0"/>
          <w:divBdr>
            <w:top w:val="none" w:sz="0" w:space="0" w:color="auto"/>
            <w:left w:val="none" w:sz="0" w:space="0" w:color="auto"/>
            <w:bottom w:val="none" w:sz="0" w:space="0" w:color="auto"/>
            <w:right w:val="none" w:sz="0" w:space="0" w:color="auto"/>
          </w:divBdr>
        </w:div>
      </w:divsChild>
    </w:div>
    <w:div w:id="335112219">
      <w:bodyDiv w:val="1"/>
      <w:marLeft w:val="0"/>
      <w:marRight w:val="0"/>
      <w:marTop w:val="0"/>
      <w:marBottom w:val="0"/>
      <w:divBdr>
        <w:top w:val="none" w:sz="0" w:space="0" w:color="auto"/>
        <w:left w:val="none" w:sz="0" w:space="0" w:color="auto"/>
        <w:bottom w:val="none" w:sz="0" w:space="0" w:color="auto"/>
        <w:right w:val="none" w:sz="0" w:space="0" w:color="auto"/>
      </w:divBdr>
    </w:div>
    <w:div w:id="335158834">
      <w:bodyDiv w:val="1"/>
      <w:marLeft w:val="0"/>
      <w:marRight w:val="0"/>
      <w:marTop w:val="0"/>
      <w:marBottom w:val="0"/>
      <w:divBdr>
        <w:top w:val="none" w:sz="0" w:space="0" w:color="auto"/>
        <w:left w:val="none" w:sz="0" w:space="0" w:color="auto"/>
        <w:bottom w:val="none" w:sz="0" w:space="0" w:color="auto"/>
        <w:right w:val="none" w:sz="0" w:space="0" w:color="auto"/>
      </w:divBdr>
      <w:divsChild>
        <w:div w:id="1873178644">
          <w:marLeft w:val="480"/>
          <w:marRight w:val="0"/>
          <w:marTop w:val="0"/>
          <w:marBottom w:val="0"/>
          <w:divBdr>
            <w:top w:val="none" w:sz="0" w:space="0" w:color="auto"/>
            <w:left w:val="none" w:sz="0" w:space="0" w:color="auto"/>
            <w:bottom w:val="none" w:sz="0" w:space="0" w:color="auto"/>
            <w:right w:val="none" w:sz="0" w:space="0" w:color="auto"/>
          </w:divBdr>
        </w:div>
        <w:div w:id="1407259472">
          <w:marLeft w:val="480"/>
          <w:marRight w:val="0"/>
          <w:marTop w:val="0"/>
          <w:marBottom w:val="0"/>
          <w:divBdr>
            <w:top w:val="none" w:sz="0" w:space="0" w:color="auto"/>
            <w:left w:val="none" w:sz="0" w:space="0" w:color="auto"/>
            <w:bottom w:val="none" w:sz="0" w:space="0" w:color="auto"/>
            <w:right w:val="none" w:sz="0" w:space="0" w:color="auto"/>
          </w:divBdr>
        </w:div>
        <w:div w:id="1957713352">
          <w:marLeft w:val="480"/>
          <w:marRight w:val="0"/>
          <w:marTop w:val="0"/>
          <w:marBottom w:val="0"/>
          <w:divBdr>
            <w:top w:val="none" w:sz="0" w:space="0" w:color="auto"/>
            <w:left w:val="none" w:sz="0" w:space="0" w:color="auto"/>
            <w:bottom w:val="none" w:sz="0" w:space="0" w:color="auto"/>
            <w:right w:val="none" w:sz="0" w:space="0" w:color="auto"/>
          </w:divBdr>
        </w:div>
        <w:div w:id="102775985">
          <w:marLeft w:val="480"/>
          <w:marRight w:val="0"/>
          <w:marTop w:val="0"/>
          <w:marBottom w:val="0"/>
          <w:divBdr>
            <w:top w:val="none" w:sz="0" w:space="0" w:color="auto"/>
            <w:left w:val="none" w:sz="0" w:space="0" w:color="auto"/>
            <w:bottom w:val="none" w:sz="0" w:space="0" w:color="auto"/>
            <w:right w:val="none" w:sz="0" w:space="0" w:color="auto"/>
          </w:divBdr>
        </w:div>
        <w:div w:id="1737631348">
          <w:marLeft w:val="480"/>
          <w:marRight w:val="0"/>
          <w:marTop w:val="0"/>
          <w:marBottom w:val="0"/>
          <w:divBdr>
            <w:top w:val="none" w:sz="0" w:space="0" w:color="auto"/>
            <w:left w:val="none" w:sz="0" w:space="0" w:color="auto"/>
            <w:bottom w:val="none" w:sz="0" w:space="0" w:color="auto"/>
            <w:right w:val="none" w:sz="0" w:space="0" w:color="auto"/>
          </w:divBdr>
        </w:div>
        <w:div w:id="1412778084">
          <w:marLeft w:val="480"/>
          <w:marRight w:val="0"/>
          <w:marTop w:val="0"/>
          <w:marBottom w:val="0"/>
          <w:divBdr>
            <w:top w:val="none" w:sz="0" w:space="0" w:color="auto"/>
            <w:left w:val="none" w:sz="0" w:space="0" w:color="auto"/>
            <w:bottom w:val="none" w:sz="0" w:space="0" w:color="auto"/>
            <w:right w:val="none" w:sz="0" w:space="0" w:color="auto"/>
          </w:divBdr>
        </w:div>
        <w:div w:id="1219241344">
          <w:marLeft w:val="480"/>
          <w:marRight w:val="0"/>
          <w:marTop w:val="0"/>
          <w:marBottom w:val="0"/>
          <w:divBdr>
            <w:top w:val="none" w:sz="0" w:space="0" w:color="auto"/>
            <w:left w:val="none" w:sz="0" w:space="0" w:color="auto"/>
            <w:bottom w:val="none" w:sz="0" w:space="0" w:color="auto"/>
            <w:right w:val="none" w:sz="0" w:space="0" w:color="auto"/>
          </w:divBdr>
        </w:div>
        <w:div w:id="796874293">
          <w:marLeft w:val="480"/>
          <w:marRight w:val="0"/>
          <w:marTop w:val="0"/>
          <w:marBottom w:val="0"/>
          <w:divBdr>
            <w:top w:val="none" w:sz="0" w:space="0" w:color="auto"/>
            <w:left w:val="none" w:sz="0" w:space="0" w:color="auto"/>
            <w:bottom w:val="none" w:sz="0" w:space="0" w:color="auto"/>
            <w:right w:val="none" w:sz="0" w:space="0" w:color="auto"/>
          </w:divBdr>
        </w:div>
        <w:div w:id="1239487033">
          <w:marLeft w:val="480"/>
          <w:marRight w:val="0"/>
          <w:marTop w:val="0"/>
          <w:marBottom w:val="0"/>
          <w:divBdr>
            <w:top w:val="none" w:sz="0" w:space="0" w:color="auto"/>
            <w:left w:val="none" w:sz="0" w:space="0" w:color="auto"/>
            <w:bottom w:val="none" w:sz="0" w:space="0" w:color="auto"/>
            <w:right w:val="none" w:sz="0" w:space="0" w:color="auto"/>
          </w:divBdr>
        </w:div>
        <w:div w:id="876741749">
          <w:marLeft w:val="480"/>
          <w:marRight w:val="0"/>
          <w:marTop w:val="0"/>
          <w:marBottom w:val="0"/>
          <w:divBdr>
            <w:top w:val="none" w:sz="0" w:space="0" w:color="auto"/>
            <w:left w:val="none" w:sz="0" w:space="0" w:color="auto"/>
            <w:bottom w:val="none" w:sz="0" w:space="0" w:color="auto"/>
            <w:right w:val="none" w:sz="0" w:space="0" w:color="auto"/>
          </w:divBdr>
        </w:div>
        <w:div w:id="81267390">
          <w:marLeft w:val="480"/>
          <w:marRight w:val="0"/>
          <w:marTop w:val="0"/>
          <w:marBottom w:val="0"/>
          <w:divBdr>
            <w:top w:val="none" w:sz="0" w:space="0" w:color="auto"/>
            <w:left w:val="none" w:sz="0" w:space="0" w:color="auto"/>
            <w:bottom w:val="none" w:sz="0" w:space="0" w:color="auto"/>
            <w:right w:val="none" w:sz="0" w:space="0" w:color="auto"/>
          </w:divBdr>
        </w:div>
        <w:div w:id="466822500">
          <w:marLeft w:val="480"/>
          <w:marRight w:val="0"/>
          <w:marTop w:val="0"/>
          <w:marBottom w:val="0"/>
          <w:divBdr>
            <w:top w:val="none" w:sz="0" w:space="0" w:color="auto"/>
            <w:left w:val="none" w:sz="0" w:space="0" w:color="auto"/>
            <w:bottom w:val="none" w:sz="0" w:space="0" w:color="auto"/>
            <w:right w:val="none" w:sz="0" w:space="0" w:color="auto"/>
          </w:divBdr>
        </w:div>
        <w:div w:id="308361955">
          <w:marLeft w:val="480"/>
          <w:marRight w:val="0"/>
          <w:marTop w:val="0"/>
          <w:marBottom w:val="0"/>
          <w:divBdr>
            <w:top w:val="none" w:sz="0" w:space="0" w:color="auto"/>
            <w:left w:val="none" w:sz="0" w:space="0" w:color="auto"/>
            <w:bottom w:val="none" w:sz="0" w:space="0" w:color="auto"/>
            <w:right w:val="none" w:sz="0" w:space="0" w:color="auto"/>
          </w:divBdr>
        </w:div>
        <w:div w:id="507717862">
          <w:marLeft w:val="480"/>
          <w:marRight w:val="0"/>
          <w:marTop w:val="0"/>
          <w:marBottom w:val="0"/>
          <w:divBdr>
            <w:top w:val="none" w:sz="0" w:space="0" w:color="auto"/>
            <w:left w:val="none" w:sz="0" w:space="0" w:color="auto"/>
            <w:bottom w:val="none" w:sz="0" w:space="0" w:color="auto"/>
            <w:right w:val="none" w:sz="0" w:space="0" w:color="auto"/>
          </w:divBdr>
        </w:div>
        <w:div w:id="102848369">
          <w:marLeft w:val="480"/>
          <w:marRight w:val="0"/>
          <w:marTop w:val="0"/>
          <w:marBottom w:val="0"/>
          <w:divBdr>
            <w:top w:val="none" w:sz="0" w:space="0" w:color="auto"/>
            <w:left w:val="none" w:sz="0" w:space="0" w:color="auto"/>
            <w:bottom w:val="none" w:sz="0" w:space="0" w:color="auto"/>
            <w:right w:val="none" w:sz="0" w:space="0" w:color="auto"/>
          </w:divBdr>
        </w:div>
        <w:div w:id="945773572">
          <w:marLeft w:val="480"/>
          <w:marRight w:val="0"/>
          <w:marTop w:val="0"/>
          <w:marBottom w:val="0"/>
          <w:divBdr>
            <w:top w:val="none" w:sz="0" w:space="0" w:color="auto"/>
            <w:left w:val="none" w:sz="0" w:space="0" w:color="auto"/>
            <w:bottom w:val="none" w:sz="0" w:space="0" w:color="auto"/>
            <w:right w:val="none" w:sz="0" w:space="0" w:color="auto"/>
          </w:divBdr>
        </w:div>
        <w:div w:id="885065712">
          <w:marLeft w:val="480"/>
          <w:marRight w:val="0"/>
          <w:marTop w:val="0"/>
          <w:marBottom w:val="0"/>
          <w:divBdr>
            <w:top w:val="none" w:sz="0" w:space="0" w:color="auto"/>
            <w:left w:val="none" w:sz="0" w:space="0" w:color="auto"/>
            <w:bottom w:val="none" w:sz="0" w:space="0" w:color="auto"/>
            <w:right w:val="none" w:sz="0" w:space="0" w:color="auto"/>
          </w:divBdr>
        </w:div>
      </w:divsChild>
    </w:div>
    <w:div w:id="339505973">
      <w:bodyDiv w:val="1"/>
      <w:marLeft w:val="0"/>
      <w:marRight w:val="0"/>
      <w:marTop w:val="0"/>
      <w:marBottom w:val="0"/>
      <w:divBdr>
        <w:top w:val="none" w:sz="0" w:space="0" w:color="auto"/>
        <w:left w:val="none" w:sz="0" w:space="0" w:color="auto"/>
        <w:bottom w:val="none" w:sz="0" w:space="0" w:color="auto"/>
        <w:right w:val="none" w:sz="0" w:space="0" w:color="auto"/>
      </w:divBdr>
    </w:div>
    <w:div w:id="373848034">
      <w:bodyDiv w:val="1"/>
      <w:marLeft w:val="0"/>
      <w:marRight w:val="0"/>
      <w:marTop w:val="0"/>
      <w:marBottom w:val="0"/>
      <w:divBdr>
        <w:top w:val="none" w:sz="0" w:space="0" w:color="auto"/>
        <w:left w:val="none" w:sz="0" w:space="0" w:color="auto"/>
        <w:bottom w:val="none" w:sz="0" w:space="0" w:color="auto"/>
        <w:right w:val="none" w:sz="0" w:space="0" w:color="auto"/>
      </w:divBdr>
    </w:div>
    <w:div w:id="376048383">
      <w:bodyDiv w:val="1"/>
      <w:marLeft w:val="0"/>
      <w:marRight w:val="0"/>
      <w:marTop w:val="0"/>
      <w:marBottom w:val="0"/>
      <w:divBdr>
        <w:top w:val="none" w:sz="0" w:space="0" w:color="auto"/>
        <w:left w:val="none" w:sz="0" w:space="0" w:color="auto"/>
        <w:bottom w:val="none" w:sz="0" w:space="0" w:color="auto"/>
        <w:right w:val="none" w:sz="0" w:space="0" w:color="auto"/>
      </w:divBdr>
    </w:div>
    <w:div w:id="379480780">
      <w:bodyDiv w:val="1"/>
      <w:marLeft w:val="0"/>
      <w:marRight w:val="0"/>
      <w:marTop w:val="0"/>
      <w:marBottom w:val="0"/>
      <w:divBdr>
        <w:top w:val="none" w:sz="0" w:space="0" w:color="auto"/>
        <w:left w:val="none" w:sz="0" w:space="0" w:color="auto"/>
        <w:bottom w:val="none" w:sz="0" w:space="0" w:color="auto"/>
        <w:right w:val="none" w:sz="0" w:space="0" w:color="auto"/>
      </w:divBdr>
    </w:div>
    <w:div w:id="383213426">
      <w:bodyDiv w:val="1"/>
      <w:marLeft w:val="0"/>
      <w:marRight w:val="0"/>
      <w:marTop w:val="0"/>
      <w:marBottom w:val="0"/>
      <w:divBdr>
        <w:top w:val="none" w:sz="0" w:space="0" w:color="auto"/>
        <w:left w:val="none" w:sz="0" w:space="0" w:color="auto"/>
        <w:bottom w:val="none" w:sz="0" w:space="0" w:color="auto"/>
        <w:right w:val="none" w:sz="0" w:space="0" w:color="auto"/>
      </w:divBdr>
    </w:div>
    <w:div w:id="385640922">
      <w:bodyDiv w:val="1"/>
      <w:marLeft w:val="0"/>
      <w:marRight w:val="0"/>
      <w:marTop w:val="0"/>
      <w:marBottom w:val="0"/>
      <w:divBdr>
        <w:top w:val="none" w:sz="0" w:space="0" w:color="auto"/>
        <w:left w:val="none" w:sz="0" w:space="0" w:color="auto"/>
        <w:bottom w:val="none" w:sz="0" w:space="0" w:color="auto"/>
        <w:right w:val="none" w:sz="0" w:space="0" w:color="auto"/>
      </w:divBdr>
    </w:div>
    <w:div w:id="408037985">
      <w:bodyDiv w:val="1"/>
      <w:marLeft w:val="0"/>
      <w:marRight w:val="0"/>
      <w:marTop w:val="0"/>
      <w:marBottom w:val="0"/>
      <w:divBdr>
        <w:top w:val="none" w:sz="0" w:space="0" w:color="auto"/>
        <w:left w:val="none" w:sz="0" w:space="0" w:color="auto"/>
        <w:bottom w:val="none" w:sz="0" w:space="0" w:color="auto"/>
        <w:right w:val="none" w:sz="0" w:space="0" w:color="auto"/>
      </w:divBdr>
    </w:div>
    <w:div w:id="410002626">
      <w:bodyDiv w:val="1"/>
      <w:marLeft w:val="0"/>
      <w:marRight w:val="0"/>
      <w:marTop w:val="0"/>
      <w:marBottom w:val="0"/>
      <w:divBdr>
        <w:top w:val="none" w:sz="0" w:space="0" w:color="auto"/>
        <w:left w:val="none" w:sz="0" w:space="0" w:color="auto"/>
        <w:bottom w:val="none" w:sz="0" w:space="0" w:color="auto"/>
        <w:right w:val="none" w:sz="0" w:space="0" w:color="auto"/>
      </w:divBdr>
      <w:divsChild>
        <w:div w:id="568618275">
          <w:marLeft w:val="480"/>
          <w:marRight w:val="0"/>
          <w:marTop w:val="0"/>
          <w:marBottom w:val="0"/>
          <w:divBdr>
            <w:top w:val="none" w:sz="0" w:space="0" w:color="auto"/>
            <w:left w:val="none" w:sz="0" w:space="0" w:color="auto"/>
            <w:bottom w:val="none" w:sz="0" w:space="0" w:color="auto"/>
            <w:right w:val="none" w:sz="0" w:space="0" w:color="auto"/>
          </w:divBdr>
        </w:div>
        <w:div w:id="187525959">
          <w:marLeft w:val="480"/>
          <w:marRight w:val="0"/>
          <w:marTop w:val="0"/>
          <w:marBottom w:val="0"/>
          <w:divBdr>
            <w:top w:val="none" w:sz="0" w:space="0" w:color="auto"/>
            <w:left w:val="none" w:sz="0" w:space="0" w:color="auto"/>
            <w:bottom w:val="none" w:sz="0" w:space="0" w:color="auto"/>
            <w:right w:val="none" w:sz="0" w:space="0" w:color="auto"/>
          </w:divBdr>
        </w:div>
        <w:div w:id="955253632">
          <w:marLeft w:val="480"/>
          <w:marRight w:val="0"/>
          <w:marTop w:val="0"/>
          <w:marBottom w:val="0"/>
          <w:divBdr>
            <w:top w:val="none" w:sz="0" w:space="0" w:color="auto"/>
            <w:left w:val="none" w:sz="0" w:space="0" w:color="auto"/>
            <w:bottom w:val="none" w:sz="0" w:space="0" w:color="auto"/>
            <w:right w:val="none" w:sz="0" w:space="0" w:color="auto"/>
          </w:divBdr>
        </w:div>
        <w:div w:id="1361392118">
          <w:marLeft w:val="480"/>
          <w:marRight w:val="0"/>
          <w:marTop w:val="0"/>
          <w:marBottom w:val="0"/>
          <w:divBdr>
            <w:top w:val="none" w:sz="0" w:space="0" w:color="auto"/>
            <w:left w:val="none" w:sz="0" w:space="0" w:color="auto"/>
            <w:bottom w:val="none" w:sz="0" w:space="0" w:color="auto"/>
            <w:right w:val="none" w:sz="0" w:space="0" w:color="auto"/>
          </w:divBdr>
        </w:div>
        <w:div w:id="966812247">
          <w:marLeft w:val="480"/>
          <w:marRight w:val="0"/>
          <w:marTop w:val="0"/>
          <w:marBottom w:val="0"/>
          <w:divBdr>
            <w:top w:val="none" w:sz="0" w:space="0" w:color="auto"/>
            <w:left w:val="none" w:sz="0" w:space="0" w:color="auto"/>
            <w:bottom w:val="none" w:sz="0" w:space="0" w:color="auto"/>
            <w:right w:val="none" w:sz="0" w:space="0" w:color="auto"/>
          </w:divBdr>
        </w:div>
        <w:div w:id="1167330168">
          <w:marLeft w:val="480"/>
          <w:marRight w:val="0"/>
          <w:marTop w:val="0"/>
          <w:marBottom w:val="0"/>
          <w:divBdr>
            <w:top w:val="none" w:sz="0" w:space="0" w:color="auto"/>
            <w:left w:val="none" w:sz="0" w:space="0" w:color="auto"/>
            <w:bottom w:val="none" w:sz="0" w:space="0" w:color="auto"/>
            <w:right w:val="none" w:sz="0" w:space="0" w:color="auto"/>
          </w:divBdr>
        </w:div>
        <w:div w:id="67240777">
          <w:marLeft w:val="480"/>
          <w:marRight w:val="0"/>
          <w:marTop w:val="0"/>
          <w:marBottom w:val="0"/>
          <w:divBdr>
            <w:top w:val="none" w:sz="0" w:space="0" w:color="auto"/>
            <w:left w:val="none" w:sz="0" w:space="0" w:color="auto"/>
            <w:bottom w:val="none" w:sz="0" w:space="0" w:color="auto"/>
            <w:right w:val="none" w:sz="0" w:space="0" w:color="auto"/>
          </w:divBdr>
        </w:div>
        <w:div w:id="2134866712">
          <w:marLeft w:val="480"/>
          <w:marRight w:val="0"/>
          <w:marTop w:val="0"/>
          <w:marBottom w:val="0"/>
          <w:divBdr>
            <w:top w:val="none" w:sz="0" w:space="0" w:color="auto"/>
            <w:left w:val="none" w:sz="0" w:space="0" w:color="auto"/>
            <w:bottom w:val="none" w:sz="0" w:space="0" w:color="auto"/>
            <w:right w:val="none" w:sz="0" w:space="0" w:color="auto"/>
          </w:divBdr>
        </w:div>
        <w:div w:id="1970546860">
          <w:marLeft w:val="480"/>
          <w:marRight w:val="0"/>
          <w:marTop w:val="0"/>
          <w:marBottom w:val="0"/>
          <w:divBdr>
            <w:top w:val="none" w:sz="0" w:space="0" w:color="auto"/>
            <w:left w:val="none" w:sz="0" w:space="0" w:color="auto"/>
            <w:bottom w:val="none" w:sz="0" w:space="0" w:color="auto"/>
            <w:right w:val="none" w:sz="0" w:space="0" w:color="auto"/>
          </w:divBdr>
        </w:div>
        <w:div w:id="1620212593">
          <w:marLeft w:val="480"/>
          <w:marRight w:val="0"/>
          <w:marTop w:val="0"/>
          <w:marBottom w:val="0"/>
          <w:divBdr>
            <w:top w:val="none" w:sz="0" w:space="0" w:color="auto"/>
            <w:left w:val="none" w:sz="0" w:space="0" w:color="auto"/>
            <w:bottom w:val="none" w:sz="0" w:space="0" w:color="auto"/>
            <w:right w:val="none" w:sz="0" w:space="0" w:color="auto"/>
          </w:divBdr>
        </w:div>
        <w:div w:id="1512378032">
          <w:marLeft w:val="480"/>
          <w:marRight w:val="0"/>
          <w:marTop w:val="0"/>
          <w:marBottom w:val="0"/>
          <w:divBdr>
            <w:top w:val="none" w:sz="0" w:space="0" w:color="auto"/>
            <w:left w:val="none" w:sz="0" w:space="0" w:color="auto"/>
            <w:bottom w:val="none" w:sz="0" w:space="0" w:color="auto"/>
            <w:right w:val="none" w:sz="0" w:space="0" w:color="auto"/>
          </w:divBdr>
        </w:div>
        <w:div w:id="1937247463">
          <w:marLeft w:val="480"/>
          <w:marRight w:val="0"/>
          <w:marTop w:val="0"/>
          <w:marBottom w:val="0"/>
          <w:divBdr>
            <w:top w:val="none" w:sz="0" w:space="0" w:color="auto"/>
            <w:left w:val="none" w:sz="0" w:space="0" w:color="auto"/>
            <w:bottom w:val="none" w:sz="0" w:space="0" w:color="auto"/>
            <w:right w:val="none" w:sz="0" w:space="0" w:color="auto"/>
          </w:divBdr>
        </w:div>
        <w:div w:id="1989745634">
          <w:marLeft w:val="480"/>
          <w:marRight w:val="0"/>
          <w:marTop w:val="0"/>
          <w:marBottom w:val="0"/>
          <w:divBdr>
            <w:top w:val="none" w:sz="0" w:space="0" w:color="auto"/>
            <w:left w:val="none" w:sz="0" w:space="0" w:color="auto"/>
            <w:bottom w:val="none" w:sz="0" w:space="0" w:color="auto"/>
            <w:right w:val="none" w:sz="0" w:space="0" w:color="auto"/>
          </w:divBdr>
        </w:div>
        <w:div w:id="1101529686">
          <w:marLeft w:val="480"/>
          <w:marRight w:val="0"/>
          <w:marTop w:val="0"/>
          <w:marBottom w:val="0"/>
          <w:divBdr>
            <w:top w:val="none" w:sz="0" w:space="0" w:color="auto"/>
            <w:left w:val="none" w:sz="0" w:space="0" w:color="auto"/>
            <w:bottom w:val="none" w:sz="0" w:space="0" w:color="auto"/>
            <w:right w:val="none" w:sz="0" w:space="0" w:color="auto"/>
          </w:divBdr>
        </w:div>
        <w:div w:id="382599700">
          <w:marLeft w:val="480"/>
          <w:marRight w:val="0"/>
          <w:marTop w:val="0"/>
          <w:marBottom w:val="0"/>
          <w:divBdr>
            <w:top w:val="none" w:sz="0" w:space="0" w:color="auto"/>
            <w:left w:val="none" w:sz="0" w:space="0" w:color="auto"/>
            <w:bottom w:val="none" w:sz="0" w:space="0" w:color="auto"/>
            <w:right w:val="none" w:sz="0" w:space="0" w:color="auto"/>
          </w:divBdr>
        </w:div>
        <w:div w:id="1004161689">
          <w:marLeft w:val="480"/>
          <w:marRight w:val="0"/>
          <w:marTop w:val="0"/>
          <w:marBottom w:val="0"/>
          <w:divBdr>
            <w:top w:val="none" w:sz="0" w:space="0" w:color="auto"/>
            <w:left w:val="none" w:sz="0" w:space="0" w:color="auto"/>
            <w:bottom w:val="none" w:sz="0" w:space="0" w:color="auto"/>
            <w:right w:val="none" w:sz="0" w:space="0" w:color="auto"/>
          </w:divBdr>
        </w:div>
        <w:div w:id="1908539693">
          <w:marLeft w:val="480"/>
          <w:marRight w:val="0"/>
          <w:marTop w:val="0"/>
          <w:marBottom w:val="0"/>
          <w:divBdr>
            <w:top w:val="none" w:sz="0" w:space="0" w:color="auto"/>
            <w:left w:val="none" w:sz="0" w:space="0" w:color="auto"/>
            <w:bottom w:val="none" w:sz="0" w:space="0" w:color="auto"/>
            <w:right w:val="none" w:sz="0" w:space="0" w:color="auto"/>
          </w:divBdr>
        </w:div>
      </w:divsChild>
    </w:div>
    <w:div w:id="414471335">
      <w:bodyDiv w:val="1"/>
      <w:marLeft w:val="0"/>
      <w:marRight w:val="0"/>
      <w:marTop w:val="0"/>
      <w:marBottom w:val="0"/>
      <w:divBdr>
        <w:top w:val="none" w:sz="0" w:space="0" w:color="auto"/>
        <w:left w:val="none" w:sz="0" w:space="0" w:color="auto"/>
        <w:bottom w:val="none" w:sz="0" w:space="0" w:color="auto"/>
        <w:right w:val="none" w:sz="0" w:space="0" w:color="auto"/>
      </w:divBdr>
    </w:div>
    <w:div w:id="419913219">
      <w:bodyDiv w:val="1"/>
      <w:marLeft w:val="0"/>
      <w:marRight w:val="0"/>
      <w:marTop w:val="0"/>
      <w:marBottom w:val="0"/>
      <w:divBdr>
        <w:top w:val="none" w:sz="0" w:space="0" w:color="auto"/>
        <w:left w:val="none" w:sz="0" w:space="0" w:color="auto"/>
        <w:bottom w:val="none" w:sz="0" w:space="0" w:color="auto"/>
        <w:right w:val="none" w:sz="0" w:space="0" w:color="auto"/>
      </w:divBdr>
    </w:div>
    <w:div w:id="421805069">
      <w:bodyDiv w:val="1"/>
      <w:marLeft w:val="0"/>
      <w:marRight w:val="0"/>
      <w:marTop w:val="0"/>
      <w:marBottom w:val="0"/>
      <w:divBdr>
        <w:top w:val="none" w:sz="0" w:space="0" w:color="auto"/>
        <w:left w:val="none" w:sz="0" w:space="0" w:color="auto"/>
        <w:bottom w:val="none" w:sz="0" w:space="0" w:color="auto"/>
        <w:right w:val="none" w:sz="0" w:space="0" w:color="auto"/>
      </w:divBdr>
    </w:div>
    <w:div w:id="422801414">
      <w:bodyDiv w:val="1"/>
      <w:marLeft w:val="0"/>
      <w:marRight w:val="0"/>
      <w:marTop w:val="0"/>
      <w:marBottom w:val="0"/>
      <w:divBdr>
        <w:top w:val="none" w:sz="0" w:space="0" w:color="auto"/>
        <w:left w:val="none" w:sz="0" w:space="0" w:color="auto"/>
        <w:bottom w:val="none" w:sz="0" w:space="0" w:color="auto"/>
        <w:right w:val="none" w:sz="0" w:space="0" w:color="auto"/>
      </w:divBdr>
      <w:divsChild>
        <w:div w:id="719406779">
          <w:marLeft w:val="480"/>
          <w:marRight w:val="0"/>
          <w:marTop w:val="0"/>
          <w:marBottom w:val="0"/>
          <w:divBdr>
            <w:top w:val="none" w:sz="0" w:space="0" w:color="auto"/>
            <w:left w:val="none" w:sz="0" w:space="0" w:color="auto"/>
            <w:bottom w:val="none" w:sz="0" w:space="0" w:color="auto"/>
            <w:right w:val="none" w:sz="0" w:space="0" w:color="auto"/>
          </w:divBdr>
        </w:div>
        <w:div w:id="490802344">
          <w:marLeft w:val="480"/>
          <w:marRight w:val="0"/>
          <w:marTop w:val="0"/>
          <w:marBottom w:val="0"/>
          <w:divBdr>
            <w:top w:val="none" w:sz="0" w:space="0" w:color="auto"/>
            <w:left w:val="none" w:sz="0" w:space="0" w:color="auto"/>
            <w:bottom w:val="none" w:sz="0" w:space="0" w:color="auto"/>
            <w:right w:val="none" w:sz="0" w:space="0" w:color="auto"/>
          </w:divBdr>
        </w:div>
        <w:div w:id="118033749">
          <w:marLeft w:val="480"/>
          <w:marRight w:val="0"/>
          <w:marTop w:val="0"/>
          <w:marBottom w:val="0"/>
          <w:divBdr>
            <w:top w:val="none" w:sz="0" w:space="0" w:color="auto"/>
            <w:left w:val="none" w:sz="0" w:space="0" w:color="auto"/>
            <w:bottom w:val="none" w:sz="0" w:space="0" w:color="auto"/>
            <w:right w:val="none" w:sz="0" w:space="0" w:color="auto"/>
          </w:divBdr>
        </w:div>
        <w:div w:id="193076581">
          <w:marLeft w:val="480"/>
          <w:marRight w:val="0"/>
          <w:marTop w:val="0"/>
          <w:marBottom w:val="0"/>
          <w:divBdr>
            <w:top w:val="none" w:sz="0" w:space="0" w:color="auto"/>
            <w:left w:val="none" w:sz="0" w:space="0" w:color="auto"/>
            <w:bottom w:val="none" w:sz="0" w:space="0" w:color="auto"/>
            <w:right w:val="none" w:sz="0" w:space="0" w:color="auto"/>
          </w:divBdr>
        </w:div>
        <w:div w:id="1221673251">
          <w:marLeft w:val="480"/>
          <w:marRight w:val="0"/>
          <w:marTop w:val="0"/>
          <w:marBottom w:val="0"/>
          <w:divBdr>
            <w:top w:val="none" w:sz="0" w:space="0" w:color="auto"/>
            <w:left w:val="none" w:sz="0" w:space="0" w:color="auto"/>
            <w:bottom w:val="none" w:sz="0" w:space="0" w:color="auto"/>
            <w:right w:val="none" w:sz="0" w:space="0" w:color="auto"/>
          </w:divBdr>
        </w:div>
        <w:div w:id="1990936766">
          <w:marLeft w:val="480"/>
          <w:marRight w:val="0"/>
          <w:marTop w:val="0"/>
          <w:marBottom w:val="0"/>
          <w:divBdr>
            <w:top w:val="none" w:sz="0" w:space="0" w:color="auto"/>
            <w:left w:val="none" w:sz="0" w:space="0" w:color="auto"/>
            <w:bottom w:val="none" w:sz="0" w:space="0" w:color="auto"/>
            <w:right w:val="none" w:sz="0" w:space="0" w:color="auto"/>
          </w:divBdr>
        </w:div>
        <w:div w:id="1167131668">
          <w:marLeft w:val="480"/>
          <w:marRight w:val="0"/>
          <w:marTop w:val="0"/>
          <w:marBottom w:val="0"/>
          <w:divBdr>
            <w:top w:val="none" w:sz="0" w:space="0" w:color="auto"/>
            <w:left w:val="none" w:sz="0" w:space="0" w:color="auto"/>
            <w:bottom w:val="none" w:sz="0" w:space="0" w:color="auto"/>
            <w:right w:val="none" w:sz="0" w:space="0" w:color="auto"/>
          </w:divBdr>
        </w:div>
        <w:div w:id="1984579372">
          <w:marLeft w:val="480"/>
          <w:marRight w:val="0"/>
          <w:marTop w:val="0"/>
          <w:marBottom w:val="0"/>
          <w:divBdr>
            <w:top w:val="none" w:sz="0" w:space="0" w:color="auto"/>
            <w:left w:val="none" w:sz="0" w:space="0" w:color="auto"/>
            <w:bottom w:val="none" w:sz="0" w:space="0" w:color="auto"/>
            <w:right w:val="none" w:sz="0" w:space="0" w:color="auto"/>
          </w:divBdr>
        </w:div>
        <w:div w:id="1937399961">
          <w:marLeft w:val="480"/>
          <w:marRight w:val="0"/>
          <w:marTop w:val="0"/>
          <w:marBottom w:val="0"/>
          <w:divBdr>
            <w:top w:val="none" w:sz="0" w:space="0" w:color="auto"/>
            <w:left w:val="none" w:sz="0" w:space="0" w:color="auto"/>
            <w:bottom w:val="none" w:sz="0" w:space="0" w:color="auto"/>
            <w:right w:val="none" w:sz="0" w:space="0" w:color="auto"/>
          </w:divBdr>
        </w:div>
        <w:div w:id="1780178626">
          <w:marLeft w:val="480"/>
          <w:marRight w:val="0"/>
          <w:marTop w:val="0"/>
          <w:marBottom w:val="0"/>
          <w:divBdr>
            <w:top w:val="none" w:sz="0" w:space="0" w:color="auto"/>
            <w:left w:val="none" w:sz="0" w:space="0" w:color="auto"/>
            <w:bottom w:val="none" w:sz="0" w:space="0" w:color="auto"/>
            <w:right w:val="none" w:sz="0" w:space="0" w:color="auto"/>
          </w:divBdr>
        </w:div>
        <w:div w:id="1715153710">
          <w:marLeft w:val="480"/>
          <w:marRight w:val="0"/>
          <w:marTop w:val="0"/>
          <w:marBottom w:val="0"/>
          <w:divBdr>
            <w:top w:val="none" w:sz="0" w:space="0" w:color="auto"/>
            <w:left w:val="none" w:sz="0" w:space="0" w:color="auto"/>
            <w:bottom w:val="none" w:sz="0" w:space="0" w:color="auto"/>
            <w:right w:val="none" w:sz="0" w:space="0" w:color="auto"/>
          </w:divBdr>
        </w:div>
        <w:div w:id="114763017">
          <w:marLeft w:val="480"/>
          <w:marRight w:val="0"/>
          <w:marTop w:val="0"/>
          <w:marBottom w:val="0"/>
          <w:divBdr>
            <w:top w:val="none" w:sz="0" w:space="0" w:color="auto"/>
            <w:left w:val="none" w:sz="0" w:space="0" w:color="auto"/>
            <w:bottom w:val="none" w:sz="0" w:space="0" w:color="auto"/>
            <w:right w:val="none" w:sz="0" w:space="0" w:color="auto"/>
          </w:divBdr>
        </w:div>
        <w:div w:id="1374191589">
          <w:marLeft w:val="480"/>
          <w:marRight w:val="0"/>
          <w:marTop w:val="0"/>
          <w:marBottom w:val="0"/>
          <w:divBdr>
            <w:top w:val="none" w:sz="0" w:space="0" w:color="auto"/>
            <w:left w:val="none" w:sz="0" w:space="0" w:color="auto"/>
            <w:bottom w:val="none" w:sz="0" w:space="0" w:color="auto"/>
            <w:right w:val="none" w:sz="0" w:space="0" w:color="auto"/>
          </w:divBdr>
        </w:div>
        <w:div w:id="731736641">
          <w:marLeft w:val="480"/>
          <w:marRight w:val="0"/>
          <w:marTop w:val="0"/>
          <w:marBottom w:val="0"/>
          <w:divBdr>
            <w:top w:val="none" w:sz="0" w:space="0" w:color="auto"/>
            <w:left w:val="none" w:sz="0" w:space="0" w:color="auto"/>
            <w:bottom w:val="none" w:sz="0" w:space="0" w:color="auto"/>
            <w:right w:val="none" w:sz="0" w:space="0" w:color="auto"/>
          </w:divBdr>
        </w:div>
        <w:div w:id="1429038184">
          <w:marLeft w:val="480"/>
          <w:marRight w:val="0"/>
          <w:marTop w:val="0"/>
          <w:marBottom w:val="0"/>
          <w:divBdr>
            <w:top w:val="none" w:sz="0" w:space="0" w:color="auto"/>
            <w:left w:val="none" w:sz="0" w:space="0" w:color="auto"/>
            <w:bottom w:val="none" w:sz="0" w:space="0" w:color="auto"/>
            <w:right w:val="none" w:sz="0" w:space="0" w:color="auto"/>
          </w:divBdr>
        </w:div>
        <w:div w:id="2145659724">
          <w:marLeft w:val="480"/>
          <w:marRight w:val="0"/>
          <w:marTop w:val="0"/>
          <w:marBottom w:val="0"/>
          <w:divBdr>
            <w:top w:val="none" w:sz="0" w:space="0" w:color="auto"/>
            <w:left w:val="none" w:sz="0" w:space="0" w:color="auto"/>
            <w:bottom w:val="none" w:sz="0" w:space="0" w:color="auto"/>
            <w:right w:val="none" w:sz="0" w:space="0" w:color="auto"/>
          </w:divBdr>
        </w:div>
      </w:divsChild>
    </w:div>
    <w:div w:id="434641199">
      <w:bodyDiv w:val="1"/>
      <w:marLeft w:val="0"/>
      <w:marRight w:val="0"/>
      <w:marTop w:val="0"/>
      <w:marBottom w:val="0"/>
      <w:divBdr>
        <w:top w:val="none" w:sz="0" w:space="0" w:color="auto"/>
        <w:left w:val="none" w:sz="0" w:space="0" w:color="auto"/>
        <w:bottom w:val="none" w:sz="0" w:space="0" w:color="auto"/>
        <w:right w:val="none" w:sz="0" w:space="0" w:color="auto"/>
      </w:divBdr>
    </w:div>
    <w:div w:id="442842428">
      <w:bodyDiv w:val="1"/>
      <w:marLeft w:val="0"/>
      <w:marRight w:val="0"/>
      <w:marTop w:val="0"/>
      <w:marBottom w:val="0"/>
      <w:divBdr>
        <w:top w:val="none" w:sz="0" w:space="0" w:color="auto"/>
        <w:left w:val="none" w:sz="0" w:space="0" w:color="auto"/>
        <w:bottom w:val="none" w:sz="0" w:space="0" w:color="auto"/>
        <w:right w:val="none" w:sz="0" w:space="0" w:color="auto"/>
      </w:divBdr>
    </w:div>
    <w:div w:id="443961333">
      <w:bodyDiv w:val="1"/>
      <w:marLeft w:val="0"/>
      <w:marRight w:val="0"/>
      <w:marTop w:val="0"/>
      <w:marBottom w:val="0"/>
      <w:divBdr>
        <w:top w:val="none" w:sz="0" w:space="0" w:color="auto"/>
        <w:left w:val="none" w:sz="0" w:space="0" w:color="auto"/>
        <w:bottom w:val="none" w:sz="0" w:space="0" w:color="auto"/>
        <w:right w:val="none" w:sz="0" w:space="0" w:color="auto"/>
      </w:divBdr>
    </w:div>
    <w:div w:id="449207080">
      <w:bodyDiv w:val="1"/>
      <w:marLeft w:val="0"/>
      <w:marRight w:val="0"/>
      <w:marTop w:val="0"/>
      <w:marBottom w:val="0"/>
      <w:divBdr>
        <w:top w:val="none" w:sz="0" w:space="0" w:color="auto"/>
        <w:left w:val="none" w:sz="0" w:space="0" w:color="auto"/>
        <w:bottom w:val="none" w:sz="0" w:space="0" w:color="auto"/>
        <w:right w:val="none" w:sz="0" w:space="0" w:color="auto"/>
      </w:divBdr>
    </w:div>
    <w:div w:id="455028152">
      <w:bodyDiv w:val="1"/>
      <w:marLeft w:val="0"/>
      <w:marRight w:val="0"/>
      <w:marTop w:val="0"/>
      <w:marBottom w:val="0"/>
      <w:divBdr>
        <w:top w:val="none" w:sz="0" w:space="0" w:color="auto"/>
        <w:left w:val="none" w:sz="0" w:space="0" w:color="auto"/>
        <w:bottom w:val="none" w:sz="0" w:space="0" w:color="auto"/>
        <w:right w:val="none" w:sz="0" w:space="0" w:color="auto"/>
      </w:divBdr>
    </w:div>
    <w:div w:id="459231956">
      <w:bodyDiv w:val="1"/>
      <w:marLeft w:val="0"/>
      <w:marRight w:val="0"/>
      <w:marTop w:val="0"/>
      <w:marBottom w:val="0"/>
      <w:divBdr>
        <w:top w:val="none" w:sz="0" w:space="0" w:color="auto"/>
        <w:left w:val="none" w:sz="0" w:space="0" w:color="auto"/>
        <w:bottom w:val="none" w:sz="0" w:space="0" w:color="auto"/>
        <w:right w:val="none" w:sz="0" w:space="0" w:color="auto"/>
      </w:divBdr>
    </w:div>
    <w:div w:id="462385479">
      <w:bodyDiv w:val="1"/>
      <w:marLeft w:val="0"/>
      <w:marRight w:val="0"/>
      <w:marTop w:val="0"/>
      <w:marBottom w:val="0"/>
      <w:divBdr>
        <w:top w:val="none" w:sz="0" w:space="0" w:color="auto"/>
        <w:left w:val="none" w:sz="0" w:space="0" w:color="auto"/>
        <w:bottom w:val="none" w:sz="0" w:space="0" w:color="auto"/>
        <w:right w:val="none" w:sz="0" w:space="0" w:color="auto"/>
      </w:divBdr>
    </w:div>
    <w:div w:id="477918416">
      <w:bodyDiv w:val="1"/>
      <w:marLeft w:val="0"/>
      <w:marRight w:val="0"/>
      <w:marTop w:val="0"/>
      <w:marBottom w:val="0"/>
      <w:divBdr>
        <w:top w:val="none" w:sz="0" w:space="0" w:color="auto"/>
        <w:left w:val="none" w:sz="0" w:space="0" w:color="auto"/>
        <w:bottom w:val="none" w:sz="0" w:space="0" w:color="auto"/>
        <w:right w:val="none" w:sz="0" w:space="0" w:color="auto"/>
      </w:divBdr>
    </w:div>
    <w:div w:id="483396411">
      <w:bodyDiv w:val="1"/>
      <w:marLeft w:val="0"/>
      <w:marRight w:val="0"/>
      <w:marTop w:val="0"/>
      <w:marBottom w:val="0"/>
      <w:divBdr>
        <w:top w:val="none" w:sz="0" w:space="0" w:color="auto"/>
        <w:left w:val="none" w:sz="0" w:space="0" w:color="auto"/>
        <w:bottom w:val="none" w:sz="0" w:space="0" w:color="auto"/>
        <w:right w:val="none" w:sz="0" w:space="0" w:color="auto"/>
      </w:divBdr>
      <w:divsChild>
        <w:div w:id="1310591413">
          <w:marLeft w:val="480"/>
          <w:marRight w:val="0"/>
          <w:marTop w:val="0"/>
          <w:marBottom w:val="0"/>
          <w:divBdr>
            <w:top w:val="none" w:sz="0" w:space="0" w:color="auto"/>
            <w:left w:val="none" w:sz="0" w:space="0" w:color="auto"/>
            <w:bottom w:val="none" w:sz="0" w:space="0" w:color="auto"/>
            <w:right w:val="none" w:sz="0" w:space="0" w:color="auto"/>
          </w:divBdr>
        </w:div>
        <w:div w:id="1343165047">
          <w:marLeft w:val="480"/>
          <w:marRight w:val="0"/>
          <w:marTop w:val="0"/>
          <w:marBottom w:val="0"/>
          <w:divBdr>
            <w:top w:val="none" w:sz="0" w:space="0" w:color="auto"/>
            <w:left w:val="none" w:sz="0" w:space="0" w:color="auto"/>
            <w:bottom w:val="none" w:sz="0" w:space="0" w:color="auto"/>
            <w:right w:val="none" w:sz="0" w:space="0" w:color="auto"/>
          </w:divBdr>
        </w:div>
        <w:div w:id="1404109424">
          <w:marLeft w:val="480"/>
          <w:marRight w:val="0"/>
          <w:marTop w:val="0"/>
          <w:marBottom w:val="0"/>
          <w:divBdr>
            <w:top w:val="none" w:sz="0" w:space="0" w:color="auto"/>
            <w:left w:val="none" w:sz="0" w:space="0" w:color="auto"/>
            <w:bottom w:val="none" w:sz="0" w:space="0" w:color="auto"/>
            <w:right w:val="none" w:sz="0" w:space="0" w:color="auto"/>
          </w:divBdr>
        </w:div>
        <w:div w:id="1474324466">
          <w:marLeft w:val="480"/>
          <w:marRight w:val="0"/>
          <w:marTop w:val="0"/>
          <w:marBottom w:val="0"/>
          <w:divBdr>
            <w:top w:val="none" w:sz="0" w:space="0" w:color="auto"/>
            <w:left w:val="none" w:sz="0" w:space="0" w:color="auto"/>
            <w:bottom w:val="none" w:sz="0" w:space="0" w:color="auto"/>
            <w:right w:val="none" w:sz="0" w:space="0" w:color="auto"/>
          </w:divBdr>
        </w:div>
        <w:div w:id="1534031709">
          <w:marLeft w:val="480"/>
          <w:marRight w:val="0"/>
          <w:marTop w:val="0"/>
          <w:marBottom w:val="0"/>
          <w:divBdr>
            <w:top w:val="none" w:sz="0" w:space="0" w:color="auto"/>
            <w:left w:val="none" w:sz="0" w:space="0" w:color="auto"/>
            <w:bottom w:val="none" w:sz="0" w:space="0" w:color="auto"/>
            <w:right w:val="none" w:sz="0" w:space="0" w:color="auto"/>
          </w:divBdr>
        </w:div>
        <w:div w:id="1713068733">
          <w:marLeft w:val="480"/>
          <w:marRight w:val="0"/>
          <w:marTop w:val="0"/>
          <w:marBottom w:val="0"/>
          <w:divBdr>
            <w:top w:val="none" w:sz="0" w:space="0" w:color="auto"/>
            <w:left w:val="none" w:sz="0" w:space="0" w:color="auto"/>
            <w:bottom w:val="none" w:sz="0" w:space="0" w:color="auto"/>
            <w:right w:val="none" w:sz="0" w:space="0" w:color="auto"/>
          </w:divBdr>
        </w:div>
        <w:div w:id="2090034609">
          <w:marLeft w:val="480"/>
          <w:marRight w:val="0"/>
          <w:marTop w:val="0"/>
          <w:marBottom w:val="0"/>
          <w:divBdr>
            <w:top w:val="none" w:sz="0" w:space="0" w:color="auto"/>
            <w:left w:val="none" w:sz="0" w:space="0" w:color="auto"/>
            <w:bottom w:val="none" w:sz="0" w:space="0" w:color="auto"/>
            <w:right w:val="none" w:sz="0" w:space="0" w:color="auto"/>
          </w:divBdr>
        </w:div>
        <w:div w:id="2093431054">
          <w:marLeft w:val="480"/>
          <w:marRight w:val="0"/>
          <w:marTop w:val="0"/>
          <w:marBottom w:val="0"/>
          <w:divBdr>
            <w:top w:val="none" w:sz="0" w:space="0" w:color="auto"/>
            <w:left w:val="none" w:sz="0" w:space="0" w:color="auto"/>
            <w:bottom w:val="none" w:sz="0" w:space="0" w:color="auto"/>
            <w:right w:val="none" w:sz="0" w:space="0" w:color="auto"/>
          </w:divBdr>
        </w:div>
        <w:div w:id="2096899461">
          <w:marLeft w:val="480"/>
          <w:marRight w:val="0"/>
          <w:marTop w:val="0"/>
          <w:marBottom w:val="0"/>
          <w:divBdr>
            <w:top w:val="none" w:sz="0" w:space="0" w:color="auto"/>
            <w:left w:val="none" w:sz="0" w:space="0" w:color="auto"/>
            <w:bottom w:val="none" w:sz="0" w:space="0" w:color="auto"/>
            <w:right w:val="none" w:sz="0" w:space="0" w:color="auto"/>
          </w:divBdr>
        </w:div>
      </w:divsChild>
    </w:div>
    <w:div w:id="487283955">
      <w:bodyDiv w:val="1"/>
      <w:marLeft w:val="0"/>
      <w:marRight w:val="0"/>
      <w:marTop w:val="0"/>
      <w:marBottom w:val="0"/>
      <w:divBdr>
        <w:top w:val="none" w:sz="0" w:space="0" w:color="auto"/>
        <w:left w:val="none" w:sz="0" w:space="0" w:color="auto"/>
        <w:bottom w:val="none" w:sz="0" w:space="0" w:color="auto"/>
        <w:right w:val="none" w:sz="0" w:space="0" w:color="auto"/>
      </w:divBdr>
    </w:div>
    <w:div w:id="495339187">
      <w:bodyDiv w:val="1"/>
      <w:marLeft w:val="0"/>
      <w:marRight w:val="0"/>
      <w:marTop w:val="0"/>
      <w:marBottom w:val="0"/>
      <w:divBdr>
        <w:top w:val="none" w:sz="0" w:space="0" w:color="auto"/>
        <w:left w:val="none" w:sz="0" w:space="0" w:color="auto"/>
        <w:bottom w:val="none" w:sz="0" w:space="0" w:color="auto"/>
        <w:right w:val="none" w:sz="0" w:space="0" w:color="auto"/>
      </w:divBdr>
      <w:divsChild>
        <w:div w:id="291525072">
          <w:marLeft w:val="480"/>
          <w:marRight w:val="0"/>
          <w:marTop w:val="0"/>
          <w:marBottom w:val="0"/>
          <w:divBdr>
            <w:top w:val="none" w:sz="0" w:space="0" w:color="auto"/>
            <w:left w:val="none" w:sz="0" w:space="0" w:color="auto"/>
            <w:bottom w:val="none" w:sz="0" w:space="0" w:color="auto"/>
            <w:right w:val="none" w:sz="0" w:space="0" w:color="auto"/>
          </w:divBdr>
        </w:div>
        <w:div w:id="744768628">
          <w:marLeft w:val="480"/>
          <w:marRight w:val="0"/>
          <w:marTop w:val="0"/>
          <w:marBottom w:val="0"/>
          <w:divBdr>
            <w:top w:val="none" w:sz="0" w:space="0" w:color="auto"/>
            <w:left w:val="none" w:sz="0" w:space="0" w:color="auto"/>
            <w:bottom w:val="none" w:sz="0" w:space="0" w:color="auto"/>
            <w:right w:val="none" w:sz="0" w:space="0" w:color="auto"/>
          </w:divBdr>
        </w:div>
        <w:div w:id="841432151">
          <w:marLeft w:val="480"/>
          <w:marRight w:val="0"/>
          <w:marTop w:val="0"/>
          <w:marBottom w:val="0"/>
          <w:divBdr>
            <w:top w:val="none" w:sz="0" w:space="0" w:color="auto"/>
            <w:left w:val="none" w:sz="0" w:space="0" w:color="auto"/>
            <w:bottom w:val="none" w:sz="0" w:space="0" w:color="auto"/>
            <w:right w:val="none" w:sz="0" w:space="0" w:color="auto"/>
          </w:divBdr>
        </w:div>
        <w:div w:id="1094519070">
          <w:marLeft w:val="480"/>
          <w:marRight w:val="0"/>
          <w:marTop w:val="0"/>
          <w:marBottom w:val="0"/>
          <w:divBdr>
            <w:top w:val="none" w:sz="0" w:space="0" w:color="auto"/>
            <w:left w:val="none" w:sz="0" w:space="0" w:color="auto"/>
            <w:bottom w:val="none" w:sz="0" w:space="0" w:color="auto"/>
            <w:right w:val="none" w:sz="0" w:space="0" w:color="auto"/>
          </w:divBdr>
        </w:div>
        <w:div w:id="1160080797">
          <w:marLeft w:val="480"/>
          <w:marRight w:val="0"/>
          <w:marTop w:val="0"/>
          <w:marBottom w:val="0"/>
          <w:divBdr>
            <w:top w:val="none" w:sz="0" w:space="0" w:color="auto"/>
            <w:left w:val="none" w:sz="0" w:space="0" w:color="auto"/>
            <w:bottom w:val="none" w:sz="0" w:space="0" w:color="auto"/>
            <w:right w:val="none" w:sz="0" w:space="0" w:color="auto"/>
          </w:divBdr>
        </w:div>
        <w:div w:id="1180385743">
          <w:marLeft w:val="480"/>
          <w:marRight w:val="0"/>
          <w:marTop w:val="0"/>
          <w:marBottom w:val="0"/>
          <w:divBdr>
            <w:top w:val="none" w:sz="0" w:space="0" w:color="auto"/>
            <w:left w:val="none" w:sz="0" w:space="0" w:color="auto"/>
            <w:bottom w:val="none" w:sz="0" w:space="0" w:color="auto"/>
            <w:right w:val="none" w:sz="0" w:space="0" w:color="auto"/>
          </w:divBdr>
        </w:div>
        <w:div w:id="1278828513">
          <w:marLeft w:val="480"/>
          <w:marRight w:val="0"/>
          <w:marTop w:val="0"/>
          <w:marBottom w:val="0"/>
          <w:divBdr>
            <w:top w:val="none" w:sz="0" w:space="0" w:color="auto"/>
            <w:left w:val="none" w:sz="0" w:space="0" w:color="auto"/>
            <w:bottom w:val="none" w:sz="0" w:space="0" w:color="auto"/>
            <w:right w:val="none" w:sz="0" w:space="0" w:color="auto"/>
          </w:divBdr>
        </w:div>
        <w:div w:id="1305626977">
          <w:marLeft w:val="480"/>
          <w:marRight w:val="0"/>
          <w:marTop w:val="0"/>
          <w:marBottom w:val="0"/>
          <w:divBdr>
            <w:top w:val="none" w:sz="0" w:space="0" w:color="auto"/>
            <w:left w:val="none" w:sz="0" w:space="0" w:color="auto"/>
            <w:bottom w:val="none" w:sz="0" w:space="0" w:color="auto"/>
            <w:right w:val="none" w:sz="0" w:space="0" w:color="auto"/>
          </w:divBdr>
        </w:div>
        <w:div w:id="1349604628">
          <w:marLeft w:val="480"/>
          <w:marRight w:val="0"/>
          <w:marTop w:val="0"/>
          <w:marBottom w:val="0"/>
          <w:divBdr>
            <w:top w:val="none" w:sz="0" w:space="0" w:color="auto"/>
            <w:left w:val="none" w:sz="0" w:space="0" w:color="auto"/>
            <w:bottom w:val="none" w:sz="0" w:space="0" w:color="auto"/>
            <w:right w:val="none" w:sz="0" w:space="0" w:color="auto"/>
          </w:divBdr>
        </w:div>
        <w:div w:id="1370182713">
          <w:marLeft w:val="480"/>
          <w:marRight w:val="0"/>
          <w:marTop w:val="0"/>
          <w:marBottom w:val="0"/>
          <w:divBdr>
            <w:top w:val="none" w:sz="0" w:space="0" w:color="auto"/>
            <w:left w:val="none" w:sz="0" w:space="0" w:color="auto"/>
            <w:bottom w:val="none" w:sz="0" w:space="0" w:color="auto"/>
            <w:right w:val="none" w:sz="0" w:space="0" w:color="auto"/>
          </w:divBdr>
        </w:div>
        <w:div w:id="1603221311">
          <w:marLeft w:val="480"/>
          <w:marRight w:val="0"/>
          <w:marTop w:val="0"/>
          <w:marBottom w:val="0"/>
          <w:divBdr>
            <w:top w:val="none" w:sz="0" w:space="0" w:color="auto"/>
            <w:left w:val="none" w:sz="0" w:space="0" w:color="auto"/>
            <w:bottom w:val="none" w:sz="0" w:space="0" w:color="auto"/>
            <w:right w:val="none" w:sz="0" w:space="0" w:color="auto"/>
          </w:divBdr>
        </w:div>
        <w:div w:id="2019035924">
          <w:marLeft w:val="480"/>
          <w:marRight w:val="0"/>
          <w:marTop w:val="0"/>
          <w:marBottom w:val="0"/>
          <w:divBdr>
            <w:top w:val="none" w:sz="0" w:space="0" w:color="auto"/>
            <w:left w:val="none" w:sz="0" w:space="0" w:color="auto"/>
            <w:bottom w:val="none" w:sz="0" w:space="0" w:color="auto"/>
            <w:right w:val="none" w:sz="0" w:space="0" w:color="auto"/>
          </w:divBdr>
        </w:div>
        <w:div w:id="2086024274">
          <w:marLeft w:val="480"/>
          <w:marRight w:val="0"/>
          <w:marTop w:val="0"/>
          <w:marBottom w:val="0"/>
          <w:divBdr>
            <w:top w:val="none" w:sz="0" w:space="0" w:color="auto"/>
            <w:left w:val="none" w:sz="0" w:space="0" w:color="auto"/>
            <w:bottom w:val="none" w:sz="0" w:space="0" w:color="auto"/>
            <w:right w:val="none" w:sz="0" w:space="0" w:color="auto"/>
          </w:divBdr>
        </w:div>
      </w:divsChild>
    </w:div>
    <w:div w:id="495804929">
      <w:bodyDiv w:val="1"/>
      <w:marLeft w:val="0"/>
      <w:marRight w:val="0"/>
      <w:marTop w:val="0"/>
      <w:marBottom w:val="0"/>
      <w:divBdr>
        <w:top w:val="none" w:sz="0" w:space="0" w:color="auto"/>
        <w:left w:val="none" w:sz="0" w:space="0" w:color="auto"/>
        <w:bottom w:val="none" w:sz="0" w:space="0" w:color="auto"/>
        <w:right w:val="none" w:sz="0" w:space="0" w:color="auto"/>
      </w:divBdr>
    </w:div>
    <w:div w:id="517741577">
      <w:bodyDiv w:val="1"/>
      <w:marLeft w:val="0"/>
      <w:marRight w:val="0"/>
      <w:marTop w:val="0"/>
      <w:marBottom w:val="0"/>
      <w:divBdr>
        <w:top w:val="none" w:sz="0" w:space="0" w:color="auto"/>
        <w:left w:val="none" w:sz="0" w:space="0" w:color="auto"/>
        <w:bottom w:val="none" w:sz="0" w:space="0" w:color="auto"/>
        <w:right w:val="none" w:sz="0" w:space="0" w:color="auto"/>
      </w:divBdr>
    </w:div>
    <w:div w:id="522128904">
      <w:bodyDiv w:val="1"/>
      <w:marLeft w:val="0"/>
      <w:marRight w:val="0"/>
      <w:marTop w:val="0"/>
      <w:marBottom w:val="0"/>
      <w:divBdr>
        <w:top w:val="none" w:sz="0" w:space="0" w:color="auto"/>
        <w:left w:val="none" w:sz="0" w:space="0" w:color="auto"/>
        <w:bottom w:val="none" w:sz="0" w:space="0" w:color="auto"/>
        <w:right w:val="none" w:sz="0" w:space="0" w:color="auto"/>
      </w:divBdr>
    </w:div>
    <w:div w:id="525095658">
      <w:bodyDiv w:val="1"/>
      <w:marLeft w:val="0"/>
      <w:marRight w:val="0"/>
      <w:marTop w:val="0"/>
      <w:marBottom w:val="0"/>
      <w:divBdr>
        <w:top w:val="none" w:sz="0" w:space="0" w:color="auto"/>
        <w:left w:val="none" w:sz="0" w:space="0" w:color="auto"/>
        <w:bottom w:val="none" w:sz="0" w:space="0" w:color="auto"/>
        <w:right w:val="none" w:sz="0" w:space="0" w:color="auto"/>
      </w:divBdr>
    </w:div>
    <w:div w:id="534001767">
      <w:bodyDiv w:val="1"/>
      <w:marLeft w:val="0"/>
      <w:marRight w:val="0"/>
      <w:marTop w:val="0"/>
      <w:marBottom w:val="0"/>
      <w:divBdr>
        <w:top w:val="none" w:sz="0" w:space="0" w:color="auto"/>
        <w:left w:val="none" w:sz="0" w:space="0" w:color="auto"/>
        <w:bottom w:val="none" w:sz="0" w:space="0" w:color="auto"/>
        <w:right w:val="none" w:sz="0" w:space="0" w:color="auto"/>
      </w:divBdr>
      <w:divsChild>
        <w:div w:id="62990203">
          <w:marLeft w:val="480"/>
          <w:marRight w:val="0"/>
          <w:marTop w:val="0"/>
          <w:marBottom w:val="0"/>
          <w:divBdr>
            <w:top w:val="none" w:sz="0" w:space="0" w:color="auto"/>
            <w:left w:val="none" w:sz="0" w:space="0" w:color="auto"/>
            <w:bottom w:val="none" w:sz="0" w:space="0" w:color="auto"/>
            <w:right w:val="none" w:sz="0" w:space="0" w:color="auto"/>
          </w:divBdr>
        </w:div>
        <w:div w:id="75789000">
          <w:marLeft w:val="480"/>
          <w:marRight w:val="0"/>
          <w:marTop w:val="0"/>
          <w:marBottom w:val="0"/>
          <w:divBdr>
            <w:top w:val="none" w:sz="0" w:space="0" w:color="auto"/>
            <w:left w:val="none" w:sz="0" w:space="0" w:color="auto"/>
            <w:bottom w:val="none" w:sz="0" w:space="0" w:color="auto"/>
            <w:right w:val="none" w:sz="0" w:space="0" w:color="auto"/>
          </w:divBdr>
        </w:div>
        <w:div w:id="160197209">
          <w:marLeft w:val="480"/>
          <w:marRight w:val="0"/>
          <w:marTop w:val="0"/>
          <w:marBottom w:val="0"/>
          <w:divBdr>
            <w:top w:val="none" w:sz="0" w:space="0" w:color="auto"/>
            <w:left w:val="none" w:sz="0" w:space="0" w:color="auto"/>
            <w:bottom w:val="none" w:sz="0" w:space="0" w:color="auto"/>
            <w:right w:val="none" w:sz="0" w:space="0" w:color="auto"/>
          </w:divBdr>
        </w:div>
        <w:div w:id="411003092">
          <w:marLeft w:val="480"/>
          <w:marRight w:val="0"/>
          <w:marTop w:val="0"/>
          <w:marBottom w:val="0"/>
          <w:divBdr>
            <w:top w:val="none" w:sz="0" w:space="0" w:color="auto"/>
            <w:left w:val="none" w:sz="0" w:space="0" w:color="auto"/>
            <w:bottom w:val="none" w:sz="0" w:space="0" w:color="auto"/>
            <w:right w:val="none" w:sz="0" w:space="0" w:color="auto"/>
          </w:divBdr>
        </w:div>
        <w:div w:id="422067442">
          <w:marLeft w:val="480"/>
          <w:marRight w:val="0"/>
          <w:marTop w:val="0"/>
          <w:marBottom w:val="0"/>
          <w:divBdr>
            <w:top w:val="none" w:sz="0" w:space="0" w:color="auto"/>
            <w:left w:val="none" w:sz="0" w:space="0" w:color="auto"/>
            <w:bottom w:val="none" w:sz="0" w:space="0" w:color="auto"/>
            <w:right w:val="none" w:sz="0" w:space="0" w:color="auto"/>
          </w:divBdr>
        </w:div>
        <w:div w:id="438835795">
          <w:marLeft w:val="480"/>
          <w:marRight w:val="0"/>
          <w:marTop w:val="0"/>
          <w:marBottom w:val="0"/>
          <w:divBdr>
            <w:top w:val="none" w:sz="0" w:space="0" w:color="auto"/>
            <w:left w:val="none" w:sz="0" w:space="0" w:color="auto"/>
            <w:bottom w:val="none" w:sz="0" w:space="0" w:color="auto"/>
            <w:right w:val="none" w:sz="0" w:space="0" w:color="auto"/>
          </w:divBdr>
        </w:div>
        <w:div w:id="632713385">
          <w:marLeft w:val="480"/>
          <w:marRight w:val="0"/>
          <w:marTop w:val="0"/>
          <w:marBottom w:val="0"/>
          <w:divBdr>
            <w:top w:val="none" w:sz="0" w:space="0" w:color="auto"/>
            <w:left w:val="none" w:sz="0" w:space="0" w:color="auto"/>
            <w:bottom w:val="none" w:sz="0" w:space="0" w:color="auto"/>
            <w:right w:val="none" w:sz="0" w:space="0" w:color="auto"/>
          </w:divBdr>
        </w:div>
        <w:div w:id="662973980">
          <w:marLeft w:val="480"/>
          <w:marRight w:val="0"/>
          <w:marTop w:val="0"/>
          <w:marBottom w:val="0"/>
          <w:divBdr>
            <w:top w:val="none" w:sz="0" w:space="0" w:color="auto"/>
            <w:left w:val="none" w:sz="0" w:space="0" w:color="auto"/>
            <w:bottom w:val="none" w:sz="0" w:space="0" w:color="auto"/>
            <w:right w:val="none" w:sz="0" w:space="0" w:color="auto"/>
          </w:divBdr>
        </w:div>
        <w:div w:id="673845751">
          <w:marLeft w:val="480"/>
          <w:marRight w:val="0"/>
          <w:marTop w:val="0"/>
          <w:marBottom w:val="0"/>
          <w:divBdr>
            <w:top w:val="none" w:sz="0" w:space="0" w:color="auto"/>
            <w:left w:val="none" w:sz="0" w:space="0" w:color="auto"/>
            <w:bottom w:val="none" w:sz="0" w:space="0" w:color="auto"/>
            <w:right w:val="none" w:sz="0" w:space="0" w:color="auto"/>
          </w:divBdr>
        </w:div>
        <w:div w:id="1359239869">
          <w:marLeft w:val="480"/>
          <w:marRight w:val="0"/>
          <w:marTop w:val="0"/>
          <w:marBottom w:val="0"/>
          <w:divBdr>
            <w:top w:val="none" w:sz="0" w:space="0" w:color="auto"/>
            <w:left w:val="none" w:sz="0" w:space="0" w:color="auto"/>
            <w:bottom w:val="none" w:sz="0" w:space="0" w:color="auto"/>
            <w:right w:val="none" w:sz="0" w:space="0" w:color="auto"/>
          </w:divBdr>
        </w:div>
        <w:div w:id="1512915556">
          <w:marLeft w:val="480"/>
          <w:marRight w:val="0"/>
          <w:marTop w:val="0"/>
          <w:marBottom w:val="0"/>
          <w:divBdr>
            <w:top w:val="none" w:sz="0" w:space="0" w:color="auto"/>
            <w:left w:val="none" w:sz="0" w:space="0" w:color="auto"/>
            <w:bottom w:val="none" w:sz="0" w:space="0" w:color="auto"/>
            <w:right w:val="none" w:sz="0" w:space="0" w:color="auto"/>
          </w:divBdr>
        </w:div>
        <w:div w:id="2121341187">
          <w:marLeft w:val="480"/>
          <w:marRight w:val="0"/>
          <w:marTop w:val="0"/>
          <w:marBottom w:val="0"/>
          <w:divBdr>
            <w:top w:val="none" w:sz="0" w:space="0" w:color="auto"/>
            <w:left w:val="none" w:sz="0" w:space="0" w:color="auto"/>
            <w:bottom w:val="none" w:sz="0" w:space="0" w:color="auto"/>
            <w:right w:val="none" w:sz="0" w:space="0" w:color="auto"/>
          </w:divBdr>
        </w:div>
      </w:divsChild>
    </w:div>
    <w:div w:id="534537648">
      <w:bodyDiv w:val="1"/>
      <w:marLeft w:val="0"/>
      <w:marRight w:val="0"/>
      <w:marTop w:val="0"/>
      <w:marBottom w:val="0"/>
      <w:divBdr>
        <w:top w:val="none" w:sz="0" w:space="0" w:color="auto"/>
        <w:left w:val="none" w:sz="0" w:space="0" w:color="auto"/>
        <w:bottom w:val="none" w:sz="0" w:space="0" w:color="auto"/>
        <w:right w:val="none" w:sz="0" w:space="0" w:color="auto"/>
      </w:divBdr>
    </w:div>
    <w:div w:id="536045051">
      <w:bodyDiv w:val="1"/>
      <w:marLeft w:val="0"/>
      <w:marRight w:val="0"/>
      <w:marTop w:val="0"/>
      <w:marBottom w:val="0"/>
      <w:divBdr>
        <w:top w:val="none" w:sz="0" w:space="0" w:color="auto"/>
        <w:left w:val="none" w:sz="0" w:space="0" w:color="auto"/>
        <w:bottom w:val="none" w:sz="0" w:space="0" w:color="auto"/>
        <w:right w:val="none" w:sz="0" w:space="0" w:color="auto"/>
      </w:divBdr>
    </w:div>
    <w:div w:id="565267987">
      <w:bodyDiv w:val="1"/>
      <w:marLeft w:val="0"/>
      <w:marRight w:val="0"/>
      <w:marTop w:val="0"/>
      <w:marBottom w:val="0"/>
      <w:divBdr>
        <w:top w:val="none" w:sz="0" w:space="0" w:color="auto"/>
        <w:left w:val="none" w:sz="0" w:space="0" w:color="auto"/>
        <w:bottom w:val="none" w:sz="0" w:space="0" w:color="auto"/>
        <w:right w:val="none" w:sz="0" w:space="0" w:color="auto"/>
      </w:divBdr>
      <w:divsChild>
        <w:div w:id="15159172">
          <w:marLeft w:val="480"/>
          <w:marRight w:val="0"/>
          <w:marTop w:val="0"/>
          <w:marBottom w:val="0"/>
          <w:divBdr>
            <w:top w:val="none" w:sz="0" w:space="0" w:color="auto"/>
            <w:left w:val="none" w:sz="0" w:space="0" w:color="auto"/>
            <w:bottom w:val="none" w:sz="0" w:space="0" w:color="auto"/>
            <w:right w:val="none" w:sz="0" w:space="0" w:color="auto"/>
          </w:divBdr>
        </w:div>
        <w:div w:id="41559105">
          <w:marLeft w:val="480"/>
          <w:marRight w:val="0"/>
          <w:marTop w:val="0"/>
          <w:marBottom w:val="0"/>
          <w:divBdr>
            <w:top w:val="none" w:sz="0" w:space="0" w:color="auto"/>
            <w:left w:val="none" w:sz="0" w:space="0" w:color="auto"/>
            <w:bottom w:val="none" w:sz="0" w:space="0" w:color="auto"/>
            <w:right w:val="none" w:sz="0" w:space="0" w:color="auto"/>
          </w:divBdr>
        </w:div>
        <w:div w:id="244804542">
          <w:marLeft w:val="480"/>
          <w:marRight w:val="0"/>
          <w:marTop w:val="0"/>
          <w:marBottom w:val="0"/>
          <w:divBdr>
            <w:top w:val="none" w:sz="0" w:space="0" w:color="auto"/>
            <w:left w:val="none" w:sz="0" w:space="0" w:color="auto"/>
            <w:bottom w:val="none" w:sz="0" w:space="0" w:color="auto"/>
            <w:right w:val="none" w:sz="0" w:space="0" w:color="auto"/>
          </w:divBdr>
        </w:div>
        <w:div w:id="290982884">
          <w:marLeft w:val="480"/>
          <w:marRight w:val="0"/>
          <w:marTop w:val="0"/>
          <w:marBottom w:val="0"/>
          <w:divBdr>
            <w:top w:val="none" w:sz="0" w:space="0" w:color="auto"/>
            <w:left w:val="none" w:sz="0" w:space="0" w:color="auto"/>
            <w:bottom w:val="none" w:sz="0" w:space="0" w:color="auto"/>
            <w:right w:val="none" w:sz="0" w:space="0" w:color="auto"/>
          </w:divBdr>
        </w:div>
        <w:div w:id="663824177">
          <w:marLeft w:val="480"/>
          <w:marRight w:val="0"/>
          <w:marTop w:val="0"/>
          <w:marBottom w:val="0"/>
          <w:divBdr>
            <w:top w:val="none" w:sz="0" w:space="0" w:color="auto"/>
            <w:left w:val="none" w:sz="0" w:space="0" w:color="auto"/>
            <w:bottom w:val="none" w:sz="0" w:space="0" w:color="auto"/>
            <w:right w:val="none" w:sz="0" w:space="0" w:color="auto"/>
          </w:divBdr>
        </w:div>
        <w:div w:id="833683608">
          <w:marLeft w:val="480"/>
          <w:marRight w:val="0"/>
          <w:marTop w:val="0"/>
          <w:marBottom w:val="0"/>
          <w:divBdr>
            <w:top w:val="none" w:sz="0" w:space="0" w:color="auto"/>
            <w:left w:val="none" w:sz="0" w:space="0" w:color="auto"/>
            <w:bottom w:val="none" w:sz="0" w:space="0" w:color="auto"/>
            <w:right w:val="none" w:sz="0" w:space="0" w:color="auto"/>
          </w:divBdr>
        </w:div>
        <w:div w:id="902521052">
          <w:marLeft w:val="480"/>
          <w:marRight w:val="0"/>
          <w:marTop w:val="0"/>
          <w:marBottom w:val="0"/>
          <w:divBdr>
            <w:top w:val="none" w:sz="0" w:space="0" w:color="auto"/>
            <w:left w:val="none" w:sz="0" w:space="0" w:color="auto"/>
            <w:bottom w:val="none" w:sz="0" w:space="0" w:color="auto"/>
            <w:right w:val="none" w:sz="0" w:space="0" w:color="auto"/>
          </w:divBdr>
        </w:div>
        <w:div w:id="1099523015">
          <w:marLeft w:val="480"/>
          <w:marRight w:val="0"/>
          <w:marTop w:val="0"/>
          <w:marBottom w:val="0"/>
          <w:divBdr>
            <w:top w:val="none" w:sz="0" w:space="0" w:color="auto"/>
            <w:left w:val="none" w:sz="0" w:space="0" w:color="auto"/>
            <w:bottom w:val="none" w:sz="0" w:space="0" w:color="auto"/>
            <w:right w:val="none" w:sz="0" w:space="0" w:color="auto"/>
          </w:divBdr>
        </w:div>
        <w:div w:id="1631782339">
          <w:marLeft w:val="480"/>
          <w:marRight w:val="0"/>
          <w:marTop w:val="0"/>
          <w:marBottom w:val="0"/>
          <w:divBdr>
            <w:top w:val="none" w:sz="0" w:space="0" w:color="auto"/>
            <w:left w:val="none" w:sz="0" w:space="0" w:color="auto"/>
            <w:bottom w:val="none" w:sz="0" w:space="0" w:color="auto"/>
            <w:right w:val="none" w:sz="0" w:space="0" w:color="auto"/>
          </w:divBdr>
        </w:div>
        <w:div w:id="1746342090">
          <w:marLeft w:val="480"/>
          <w:marRight w:val="0"/>
          <w:marTop w:val="0"/>
          <w:marBottom w:val="0"/>
          <w:divBdr>
            <w:top w:val="none" w:sz="0" w:space="0" w:color="auto"/>
            <w:left w:val="none" w:sz="0" w:space="0" w:color="auto"/>
            <w:bottom w:val="none" w:sz="0" w:space="0" w:color="auto"/>
            <w:right w:val="none" w:sz="0" w:space="0" w:color="auto"/>
          </w:divBdr>
        </w:div>
        <w:div w:id="2140878702">
          <w:marLeft w:val="480"/>
          <w:marRight w:val="0"/>
          <w:marTop w:val="0"/>
          <w:marBottom w:val="0"/>
          <w:divBdr>
            <w:top w:val="none" w:sz="0" w:space="0" w:color="auto"/>
            <w:left w:val="none" w:sz="0" w:space="0" w:color="auto"/>
            <w:bottom w:val="none" w:sz="0" w:space="0" w:color="auto"/>
            <w:right w:val="none" w:sz="0" w:space="0" w:color="auto"/>
          </w:divBdr>
        </w:div>
      </w:divsChild>
    </w:div>
    <w:div w:id="568611772">
      <w:bodyDiv w:val="1"/>
      <w:marLeft w:val="0"/>
      <w:marRight w:val="0"/>
      <w:marTop w:val="0"/>
      <w:marBottom w:val="0"/>
      <w:divBdr>
        <w:top w:val="none" w:sz="0" w:space="0" w:color="auto"/>
        <w:left w:val="none" w:sz="0" w:space="0" w:color="auto"/>
        <w:bottom w:val="none" w:sz="0" w:space="0" w:color="auto"/>
        <w:right w:val="none" w:sz="0" w:space="0" w:color="auto"/>
      </w:divBdr>
    </w:div>
    <w:div w:id="569343231">
      <w:bodyDiv w:val="1"/>
      <w:marLeft w:val="0"/>
      <w:marRight w:val="0"/>
      <w:marTop w:val="0"/>
      <w:marBottom w:val="0"/>
      <w:divBdr>
        <w:top w:val="none" w:sz="0" w:space="0" w:color="auto"/>
        <w:left w:val="none" w:sz="0" w:space="0" w:color="auto"/>
        <w:bottom w:val="none" w:sz="0" w:space="0" w:color="auto"/>
        <w:right w:val="none" w:sz="0" w:space="0" w:color="auto"/>
      </w:divBdr>
    </w:div>
    <w:div w:id="573709882">
      <w:bodyDiv w:val="1"/>
      <w:marLeft w:val="0"/>
      <w:marRight w:val="0"/>
      <w:marTop w:val="0"/>
      <w:marBottom w:val="0"/>
      <w:divBdr>
        <w:top w:val="none" w:sz="0" w:space="0" w:color="auto"/>
        <w:left w:val="none" w:sz="0" w:space="0" w:color="auto"/>
        <w:bottom w:val="none" w:sz="0" w:space="0" w:color="auto"/>
        <w:right w:val="none" w:sz="0" w:space="0" w:color="auto"/>
      </w:divBdr>
    </w:div>
    <w:div w:id="579798228">
      <w:bodyDiv w:val="1"/>
      <w:marLeft w:val="0"/>
      <w:marRight w:val="0"/>
      <w:marTop w:val="0"/>
      <w:marBottom w:val="0"/>
      <w:divBdr>
        <w:top w:val="none" w:sz="0" w:space="0" w:color="auto"/>
        <w:left w:val="none" w:sz="0" w:space="0" w:color="auto"/>
        <w:bottom w:val="none" w:sz="0" w:space="0" w:color="auto"/>
        <w:right w:val="none" w:sz="0" w:space="0" w:color="auto"/>
      </w:divBdr>
    </w:div>
    <w:div w:id="583414076">
      <w:bodyDiv w:val="1"/>
      <w:marLeft w:val="0"/>
      <w:marRight w:val="0"/>
      <w:marTop w:val="0"/>
      <w:marBottom w:val="0"/>
      <w:divBdr>
        <w:top w:val="none" w:sz="0" w:space="0" w:color="auto"/>
        <w:left w:val="none" w:sz="0" w:space="0" w:color="auto"/>
        <w:bottom w:val="none" w:sz="0" w:space="0" w:color="auto"/>
        <w:right w:val="none" w:sz="0" w:space="0" w:color="auto"/>
      </w:divBdr>
      <w:divsChild>
        <w:div w:id="106894419">
          <w:marLeft w:val="480"/>
          <w:marRight w:val="0"/>
          <w:marTop w:val="0"/>
          <w:marBottom w:val="0"/>
          <w:divBdr>
            <w:top w:val="none" w:sz="0" w:space="0" w:color="auto"/>
            <w:left w:val="none" w:sz="0" w:space="0" w:color="auto"/>
            <w:bottom w:val="none" w:sz="0" w:space="0" w:color="auto"/>
            <w:right w:val="none" w:sz="0" w:space="0" w:color="auto"/>
          </w:divBdr>
        </w:div>
        <w:div w:id="328094478">
          <w:marLeft w:val="480"/>
          <w:marRight w:val="0"/>
          <w:marTop w:val="0"/>
          <w:marBottom w:val="0"/>
          <w:divBdr>
            <w:top w:val="none" w:sz="0" w:space="0" w:color="auto"/>
            <w:left w:val="none" w:sz="0" w:space="0" w:color="auto"/>
            <w:bottom w:val="none" w:sz="0" w:space="0" w:color="auto"/>
            <w:right w:val="none" w:sz="0" w:space="0" w:color="auto"/>
          </w:divBdr>
        </w:div>
        <w:div w:id="777798269">
          <w:marLeft w:val="480"/>
          <w:marRight w:val="0"/>
          <w:marTop w:val="0"/>
          <w:marBottom w:val="0"/>
          <w:divBdr>
            <w:top w:val="none" w:sz="0" w:space="0" w:color="auto"/>
            <w:left w:val="none" w:sz="0" w:space="0" w:color="auto"/>
            <w:bottom w:val="none" w:sz="0" w:space="0" w:color="auto"/>
            <w:right w:val="none" w:sz="0" w:space="0" w:color="auto"/>
          </w:divBdr>
        </w:div>
        <w:div w:id="945846432">
          <w:marLeft w:val="480"/>
          <w:marRight w:val="0"/>
          <w:marTop w:val="0"/>
          <w:marBottom w:val="0"/>
          <w:divBdr>
            <w:top w:val="none" w:sz="0" w:space="0" w:color="auto"/>
            <w:left w:val="none" w:sz="0" w:space="0" w:color="auto"/>
            <w:bottom w:val="none" w:sz="0" w:space="0" w:color="auto"/>
            <w:right w:val="none" w:sz="0" w:space="0" w:color="auto"/>
          </w:divBdr>
        </w:div>
        <w:div w:id="1079837331">
          <w:marLeft w:val="480"/>
          <w:marRight w:val="0"/>
          <w:marTop w:val="0"/>
          <w:marBottom w:val="0"/>
          <w:divBdr>
            <w:top w:val="none" w:sz="0" w:space="0" w:color="auto"/>
            <w:left w:val="none" w:sz="0" w:space="0" w:color="auto"/>
            <w:bottom w:val="none" w:sz="0" w:space="0" w:color="auto"/>
            <w:right w:val="none" w:sz="0" w:space="0" w:color="auto"/>
          </w:divBdr>
        </w:div>
        <w:div w:id="1176503309">
          <w:marLeft w:val="480"/>
          <w:marRight w:val="0"/>
          <w:marTop w:val="0"/>
          <w:marBottom w:val="0"/>
          <w:divBdr>
            <w:top w:val="none" w:sz="0" w:space="0" w:color="auto"/>
            <w:left w:val="none" w:sz="0" w:space="0" w:color="auto"/>
            <w:bottom w:val="none" w:sz="0" w:space="0" w:color="auto"/>
            <w:right w:val="none" w:sz="0" w:space="0" w:color="auto"/>
          </w:divBdr>
        </w:div>
        <w:div w:id="1199970935">
          <w:marLeft w:val="480"/>
          <w:marRight w:val="0"/>
          <w:marTop w:val="0"/>
          <w:marBottom w:val="0"/>
          <w:divBdr>
            <w:top w:val="none" w:sz="0" w:space="0" w:color="auto"/>
            <w:left w:val="none" w:sz="0" w:space="0" w:color="auto"/>
            <w:bottom w:val="none" w:sz="0" w:space="0" w:color="auto"/>
            <w:right w:val="none" w:sz="0" w:space="0" w:color="auto"/>
          </w:divBdr>
        </w:div>
        <w:div w:id="1271232722">
          <w:marLeft w:val="480"/>
          <w:marRight w:val="0"/>
          <w:marTop w:val="0"/>
          <w:marBottom w:val="0"/>
          <w:divBdr>
            <w:top w:val="none" w:sz="0" w:space="0" w:color="auto"/>
            <w:left w:val="none" w:sz="0" w:space="0" w:color="auto"/>
            <w:bottom w:val="none" w:sz="0" w:space="0" w:color="auto"/>
            <w:right w:val="none" w:sz="0" w:space="0" w:color="auto"/>
          </w:divBdr>
        </w:div>
        <w:div w:id="1325091577">
          <w:marLeft w:val="480"/>
          <w:marRight w:val="0"/>
          <w:marTop w:val="0"/>
          <w:marBottom w:val="0"/>
          <w:divBdr>
            <w:top w:val="none" w:sz="0" w:space="0" w:color="auto"/>
            <w:left w:val="none" w:sz="0" w:space="0" w:color="auto"/>
            <w:bottom w:val="none" w:sz="0" w:space="0" w:color="auto"/>
            <w:right w:val="none" w:sz="0" w:space="0" w:color="auto"/>
          </w:divBdr>
        </w:div>
        <w:div w:id="1350987356">
          <w:marLeft w:val="480"/>
          <w:marRight w:val="0"/>
          <w:marTop w:val="0"/>
          <w:marBottom w:val="0"/>
          <w:divBdr>
            <w:top w:val="none" w:sz="0" w:space="0" w:color="auto"/>
            <w:left w:val="none" w:sz="0" w:space="0" w:color="auto"/>
            <w:bottom w:val="none" w:sz="0" w:space="0" w:color="auto"/>
            <w:right w:val="none" w:sz="0" w:space="0" w:color="auto"/>
          </w:divBdr>
        </w:div>
        <w:div w:id="1578436400">
          <w:marLeft w:val="480"/>
          <w:marRight w:val="0"/>
          <w:marTop w:val="0"/>
          <w:marBottom w:val="0"/>
          <w:divBdr>
            <w:top w:val="none" w:sz="0" w:space="0" w:color="auto"/>
            <w:left w:val="none" w:sz="0" w:space="0" w:color="auto"/>
            <w:bottom w:val="none" w:sz="0" w:space="0" w:color="auto"/>
            <w:right w:val="none" w:sz="0" w:space="0" w:color="auto"/>
          </w:divBdr>
        </w:div>
        <w:div w:id="1626737862">
          <w:marLeft w:val="480"/>
          <w:marRight w:val="0"/>
          <w:marTop w:val="0"/>
          <w:marBottom w:val="0"/>
          <w:divBdr>
            <w:top w:val="none" w:sz="0" w:space="0" w:color="auto"/>
            <w:left w:val="none" w:sz="0" w:space="0" w:color="auto"/>
            <w:bottom w:val="none" w:sz="0" w:space="0" w:color="auto"/>
            <w:right w:val="none" w:sz="0" w:space="0" w:color="auto"/>
          </w:divBdr>
        </w:div>
        <w:div w:id="1773015536">
          <w:marLeft w:val="480"/>
          <w:marRight w:val="0"/>
          <w:marTop w:val="0"/>
          <w:marBottom w:val="0"/>
          <w:divBdr>
            <w:top w:val="none" w:sz="0" w:space="0" w:color="auto"/>
            <w:left w:val="none" w:sz="0" w:space="0" w:color="auto"/>
            <w:bottom w:val="none" w:sz="0" w:space="0" w:color="auto"/>
            <w:right w:val="none" w:sz="0" w:space="0" w:color="auto"/>
          </w:divBdr>
        </w:div>
      </w:divsChild>
    </w:div>
    <w:div w:id="588346420">
      <w:bodyDiv w:val="1"/>
      <w:marLeft w:val="0"/>
      <w:marRight w:val="0"/>
      <w:marTop w:val="0"/>
      <w:marBottom w:val="0"/>
      <w:divBdr>
        <w:top w:val="none" w:sz="0" w:space="0" w:color="auto"/>
        <w:left w:val="none" w:sz="0" w:space="0" w:color="auto"/>
        <w:bottom w:val="none" w:sz="0" w:space="0" w:color="auto"/>
        <w:right w:val="none" w:sz="0" w:space="0" w:color="auto"/>
      </w:divBdr>
    </w:div>
    <w:div w:id="591935359">
      <w:bodyDiv w:val="1"/>
      <w:marLeft w:val="0"/>
      <w:marRight w:val="0"/>
      <w:marTop w:val="0"/>
      <w:marBottom w:val="0"/>
      <w:divBdr>
        <w:top w:val="none" w:sz="0" w:space="0" w:color="auto"/>
        <w:left w:val="none" w:sz="0" w:space="0" w:color="auto"/>
        <w:bottom w:val="none" w:sz="0" w:space="0" w:color="auto"/>
        <w:right w:val="none" w:sz="0" w:space="0" w:color="auto"/>
      </w:divBdr>
    </w:div>
    <w:div w:id="602419808">
      <w:bodyDiv w:val="1"/>
      <w:marLeft w:val="0"/>
      <w:marRight w:val="0"/>
      <w:marTop w:val="0"/>
      <w:marBottom w:val="0"/>
      <w:divBdr>
        <w:top w:val="none" w:sz="0" w:space="0" w:color="auto"/>
        <w:left w:val="none" w:sz="0" w:space="0" w:color="auto"/>
        <w:bottom w:val="none" w:sz="0" w:space="0" w:color="auto"/>
        <w:right w:val="none" w:sz="0" w:space="0" w:color="auto"/>
      </w:divBdr>
    </w:div>
    <w:div w:id="617637572">
      <w:bodyDiv w:val="1"/>
      <w:marLeft w:val="0"/>
      <w:marRight w:val="0"/>
      <w:marTop w:val="0"/>
      <w:marBottom w:val="0"/>
      <w:divBdr>
        <w:top w:val="none" w:sz="0" w:space="0" w:color="auto"/>
        <w:left w:val="none" w:sz="0" w:space="0" w:color="auto"/>
        <w:bottom w:val="none" w:sz="0" w:space="0" w:color="auto"/>
        <w:right w:val="none" w:sz="0" w:space="0" w:color="auto"/>
      </w:divBdr>
    </w:div>
    <w:div w:id="633875855">
      <w:bodyDiv w:val="1"/>
      <w:marLeft w:val="0"/>
      <w:marRight w:val="0"/>
      <w:marTop w:val="0"/>
      <w:marBottom w:val="0"/>
      <w:divBdr>
        <w:top w:val="none" w:sz="0" w:space="0" w:color="auto"/>
        <w:left w:val="none" w:sz="0" w:space="0" w:color="auto"/>
        <w:bottom w:val="none" w:sz="0" w:space="0" w:color="auto"/>
        <w:right w:val="none" w:sz="0" w:space="0" w:color="auto"/>
      </w:divBdr>
    </w:div>
    <w:div w:id="636960592">
      <w:bodyDiv w:val="1"/>
      <w:marLeft w:val="0"/>
      <w:marRight w:val="0"/>
      <w:marTop w:val="0"/>
      <w:marBottom w:val="0"/>
      <w:divBdr>
        <w:top w:val="none" w:sz="0" w:space="0" w:color="auto"/>
        <w:left w:val="none" w:sz="0" w:space="0" w:color="auto"/>
        <w:bottom w:val="none" w:sz="0" w:space="0" w:color="auto"/>
        <w:right w:val="none" w:sz="0" w:space="0" w:color="auto"/>
      </w:divBdr>
    </w:div>
    <w:div w:id="637221481">
      <w:bodyDiv w:val="1"/>
      <w:marLeft w:val="0"/>
      <w:marRight w:val="0"/>
      <w:marTop w:val="0"/>
      <w:marBottom w:val="0"/>
      <w:divBdr>
        <w:top w:val="none" w:sz="0" w:space="0" w:color="auto"/>
        <w:left w:val="none" w:sz="0" w:space="0" w:color="auto"/>
        <w:bottom w:val="none" w:sz="0" w:space="0" w:color="auto"/>
        <w:right w:val="none" w:sz="0" w:space="0" w:color="auto"/>
      </w:divBdr>
      <w:divsChild>
        <w:div w:id="766466272">
          <w:marLeft w:val="0"/>
          <w:marRight w:val="0"/>
          <w:marTop w:val="0"/>
          <w:marBottom w:val="0"/>
          <w:divBdr>
            <w:top w:val="none" w:sz="0" w:space="0" w:color="auto"/>
            <w:left w:val="none" w:sz="0" w:space="0" w:color="auto"/>
            <w:bottom w:val="none" w:sz="0" w:space="0" w:color="auto"/>
            <w:right w:val="none" w:sz="0" w:space="0" w:color="auto"/>
          </w:divBdr>
          <w:divsChild>
            <w:div w:id="19882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5362">
      <w:bodyDiv w:val="1"/>
      <w:marLeft w:val="0"/>
      <w:marRight w:val="0"/>
      <w:marTop w:val="0"/>
      <w:marBottom w:val="0"/>
      <w:divBdr>
        <w:top w:val="none" w:sz="0" w:space="0" w:color="auto"/>
        <w:left w:val="none" w:sz="0" w:space="0" w:color="auto"/>
        <w:bottom w:val="none" w:sz="0" w:space="0" w:color="auto"/>
        <w:right w:val="none" w:sz="0" w:space="0" w:color="auto"/>
      </w:divBdr>
    </w:div>
    <w:div w:id="665133374">
      <w:bodyDiv w:val="1"/>
      <w:marLeft w:val="0"/>
      <w:marRight w:val="0"/>
      <w:marTop w:val="0"/>
      <w:marBottom w:val="0"/>
      <w:divBdr>
        <w:top w:val="none" w:sz="0" w:space="0" w:color="auto"/>
        <w:left w:val="none" w:sz="0" w:space="0" w:color="auto"/>
        <w:bottom w:val="none" w:sz="0" w:space="0" w:color="auto"/>
        <w:right w:val="none" w:sz="0" w:space="0" w:color="auto"/>
      </w:divBdr>
    </w:div>
    <w:div w:id="671565212">
      <w:bodyDiv w:val="1"/>
      <w:marLeft w:val="0"/>
      <w:marRight w:val="0"/>
      <w:marTop w:val="0"/>
      <w:marBottom w:val="0"/>
      <w:divBdr>
        <w:top w:val="none" w:sz="0" w:space="0" w:color="auto"/>
        <w:left w:val="none" w:sz="0" w:space="0" w:color="auto"/>
        <w:bottom w:val="none" w:sz="0" w:space="0" w:color="auto"/>
        <w:right w:val="none" w:sz="0" w:space="0" w:color="auto"/>
      </w:divBdr>
    </w:div>
    <w:div w:id="674184919">
      <w:bodyDiv w:val="1"/>
      <w:marLeft w:val="0"/>
      <w:marRight w:val="0"/>
      <w:marTop w:val="0"/>
      <w:marBottom w:val="0"/>
      <w:divBdr>
        <w:top w:val="none" w:sz="0" w:space="0" w:color="auto"/>
        <w:left w:val="none" w:sz="0" w:space="0" w:color="auto"/>
        <w:bottom w:val="none" w:sz="0" w:space="0" w:color="auto"/>
        <w:right w:val="none" w:sz="0" w:space="0" w:color="auto"/>
      </w:divBdr>
      <w:divsChild>
        <w:div w:id="989090213">
          <w:marLeft w:val="480"/>
          <w:marRight w:val="0"/>
          <w:marTop w:val="0"/>
          <w:marBottom w:val="0"/>
          <w:divBdr>
            <w:top w:val="none" w:sz="0" w:space="0" w:color="auto"/>
            <w:left w:val="none" w:sz="0" w:space="0" w:color="auto"/>
            <w:bottom w:val="none" w:sz="0" w:space="0" w:color="auto"/>
            <w:right w:val="none" w:sz="0" w:space="0" w:color="auto"/>
          </w:divBdr>
        </w:div>
        <w:div w:id="1451507686">
          <w:marLeft w:val="480"/>
          <w:marRight w:val="0"/>
          <w:marTop w:val="0"/>
          <w:marBottom w:val="0"/>
          <w:divBdr>
            <w:top w:val="none" w:sz="0" w:space="0" w:color="auto"/>
            <w:left w:val="none" w:sz="0" w:space="0" w:color="auto"/>
            <w:bottom w:val="none" w:sz="0" w:space="0" w:color="auto"/>
            <w:right w:val="none" w:sz="0" w:space="0" w:color="auto"/>
          </w:divBdr>
        </w:div>
        <w:div w:id="1952778466">
          <w:marLeft w:val="480"/>
          <w:marRight w:val="0"/>
          <w:marTop w:val="0"/>
          <w:marBottom w:val="0"/>
          <w:divBdr>
            <w:top w:val="none" w:sz="0" w:space="0" w:color="auto"/>
            <w:left w:val="none" w:sz="0" w:space="0" w:color="auto"/>
            <w:bottom w:val="none" w:sz="0" w:space="0" w:color="auto"/>
            <w:right w:val="none" w:sz="0" w:space="0" w:color="auto"/>
          </w:divBdr>
        </w:div>
        <w:div w:id="1491797085">
          <w:marLeft w:val="480"/>
          <w:marRight w:val="0"/>
          <w:marTop w:val="0"/>
          <w:marBottom w:val="0"/>
          <w:divBdr>
            <w:top w:val="none" w:sz="0" w:space="0" w:color="auto"/>
            <w:left w:val="none" w:sz="0" w:space="0" w:color="auto"/>
            <w:bottom w:val="none" w:sz="0" w:space="0" w:color="auto"/>
            <w:right w:val="none" w:sz="0" w:space="0" w:color="auto"/>
          </w:divBdr>
        </w:div>
        <w:div w:id="2066249518">
          <w:marLeft w:val="480"/>
          <w:marRight w:val="0"/>
          <w:marTop w:val="0"/>
          <w:marBottom w:val="0"/>
          <w:divBdr>
            <w:top w:val="none" w:sz="0" w:space="0" w:color="auto"/>
            <w:left w:val="none" w:sz="0" w:space="0" w:color="auto"/>
            <w:bottom w:val="none" w:sz="0" w:space="0" w:color="auto"/>
            <w:right w:val="none" w:sz="0" w:space="0" w:color="auto"/>
          </w:divBdr>
        </w:div>
        <w:div w:id="1406682468">
          <w:marLeft w:val="480"/>
          <w:marRight w:val="0"/>
          <w:marTop w:val="0"/>
          <w:marBottom w:val="0"/>
          <w:divBdr>
            <w:top w:val="none" w:sz="0" w:space="0" w:color="auto"/>
            <w:left w:val="none" w:sz="0" w:space="0" w:color="auto"/>
            <w:bottom w:val="none" w:sz="0" w:space="0" w:color="auto"/>
            <w:right w:val="none" w:sz="0" w:space="0" w:color="auto"/>
          </w:divBdr>
        </w:div>
        <w:div w:id="895164434">
          <w:marLeft w:val="480"/>
          <w:marRight w:val="0"/>
          <w:marTop w:val="0"/>
          <w:marBottom w:val="0"/>
          <w:divBdr>
            <w:top w:val="none" w:sz="0" w:space="0" w:color="auto"/>
            <w:left w:val="none" w:sz="0" w:space="0" w:color="auto"/>
            <w:bottom w:val="none" w:sz="0" w:space="0" w:color="auto"/>
            <w:right w:val="none" w:sz="0" w:space="0" w:color="auto"/>
          </w:divBdr>
        </w:div>
        <w:div w:id="1515874217">
          <w:marLeft w:val="480"/>
          <w:marRight w:val="0"/>
          <w:marTop w:val="0"/>
          <w:marBottom w:val="0"/>
          <w:divBdr>
            <w:top w:val="none" w:sz="0" w:space="0" w:color="auto"/>
            <w:left w:val="none" w:sz="0" w:space="0" w:color="auto"/>
            <w:bottom w:val="none" w:sz="0" w:space="0" w:color="auto"/>
            <w:right w:val="none" w:sz="0" w:space="0" w:color="auto"/>
          </w:divBdr>
        </w:div>
        <w:div w:id="1931044265">
          <w:marLeft w:val="480"/>
          <w:marRight w:val="0"/>
          <w:marTop w:val="0"/>
          <w:marBottom w:val="0"/>
          <w:divBdr>
            <w:top w:val="none" w:sz="0" w:space="0" w:color="auto"/>
            <w:left w:val="none" w:sz="0" w:space="0" w:color="auto"/>
            <w:bottom w:val="none" w:sz="0" w:space="0" w:color="auto"/>
            <w:right w:val="none" w:sz="0" w:space="0" w:color="auto"/>
          </w:divBdr>
        </w:div>
        <w:div w:id="877283174">
          <w:marLeft w:val="480"/>
          <w:marRight w:val="0"/>
          <w:marTop w:val="0"/>
          <w:marBottom w:val="0"/>
          <w:divBdr>
            <w:top w:val="none" w:sz="0" w:space="0" w:color="auto"/>
            <w:left w:val="none" w:sz="0" w:space="0" w:color="auto"/>
            <w:bottom w:val="none" w:sz="0" w:space="0" w:color="auto"/>
            <w:right w:val="none" w:sz="0" w:space="0" w:color="auto"/>
          </w:divBdr>
        </w:div>
        <w:div w:id="614214108">
          <w:marLeft w:val="480"/>
          <w:marRight w:val="0"/>
          <w:marTop w:val="0"/>
          <w:marBottom w:val="0"/>
          <w:divBdr>
            <w:top w:val="none" w:sz="0" w:space="0" w:color="auto"/>
            <w:left w:val="none" w:sz="0" w:space="0" w:color="auto"/>
            <w:bottom w:val="none" w:sz="0" w:space="0" w:color="auto"/>
            <w:right w:val="none" w:sz="0" w:space="0" w:color="auto"/>
          </w:divBdr>
        </w:div>
        <w:div w:id="2132700701">
          <w:marLeft w:val="480"/>
          <w:marRight w:val="0"/>
          <w:marTop w:val="0"/>
          <w:marBottom w:val="0"/>
          <w:divBdr>
            <w:top w:val="none" w:sz="0" w:space="0" w:color="auto"/>
            <w:left w:val="none" w:sz="0" w:space="0" w:color="auto"/>
            <w:bottom w:val="none" w:sz="0" w:space="0" w:color="auto"/>
            <w:right w:val="none" w:sz="0" w:space="0" w:color="auto"/>
          </w:divBdr>
        </w:div>
        <w:div w:id="1968000920">
          <w:marLeft w:val="480"/>
          <w:marRight w:val="0"/>
          <w:marTop w:val="0"/>
          <w:marBottom w:val="0"/>
          <w:divBdr>
            <w:top w:val="none" w:sz="0" w:space="0" w:color="auto"/>
            <w:left w:val="none" w:sz="0" w:space="0" w:color="auto"/>
            <w:bottom w:val="none" w:sz="0" w:space="0" w:color="auto"/>
            <w:right w:val="none" w:sz="0" w:space="0" w:color="auto"/>
          </w:divBdr>
        </w:div>
        <w:div w:id="345865503">
          <w:marLeft w:val="480"/>
          <w:marRight w:val="0"/>
          <w:marTop w:val="0"/>
          <w:marBottom w:val="0"/>
          <w:divBdr>
            <w:top w:val="none" w:sz="0" w:space="0" w:color="auto"/>
            <w:left w:val="none" w:sz="0" w:space="0" w:color="auto"/>
            <w:bottom w:val="none" w:sz="0" w:space="0" w:color="auto"/>
            <w:right w:val="none" w:sz="0" w:space="0" w:color="auto"/>
          </w:divBdr>
        </w:div>
        <w:div w:id="721246442">
          <w:marLeft w:val="480"/>
          <w:marRight w:val="0"/>
          <w:marTop w:val="0"/>
          <w:marBottom w:val="0"/>
          <w:divBdr>
            <w:top w:val="none" w:sz="0" w:space="0" w:color="auto"/>
            <w:left w:val="none" w:sz="0" w:space="0" w:color="auto"/>
            <w:bottom w:val="none" w:sz="0" w:space="0" w:color="auto"/>
            <w:right w:val="none" w:sz="0" w:space="0" w:color="auto"/>
          </w:divBdr>
        </w:div>
        <w:div w:id="993291715">
          <w:marLeft w:val="480"/>
          <w:marRight w:val="0"/>
          <w:marTop w:val="0"/>
          <w:marBottom w:val="0"/>
          <w:divBdr>
            <w:top w:val="none" w:sz="0" w:space="0" w:color="auto"/>
            <w:left w:val="none" w:sz="0" w:space="0" w:color="auto"/>
            <w:bottom w:val="none" w:sz="0" w:space="0" w:color="auto"/>
            <w:right w:val="none" w:sz="0" w:space="0" w:color="auto"/>
          </w:divBdr>
        </w:div>
        <w:div w:id="2051374863">
          <w:marLeft w:val="480"/>
          <w:marRight w:val="0"/>
          <w:marTop w:val="0"/>
          <w:marBottom w:val="0"/>
          <w:divBdr>
            <w:top w:val="none" w:sz="0" w:space="0" w:color="auto"/>
            <w:left w:val="none" w:sz="0" w:space="0" w:color="auto"/>
            <w:bottom w:val="none" w:sz="0" w:space="0" w:color="auto"/>
            <w:right w:val="none" w:sz="0" w:space="0" w:color="auto"/>
          </w:divBdr>
        </w:div>
        <w:div w:id="313687175">
          <w:marLeft w:val="480"/>
          <w:marRight w:val="0"/>
          <w:marTop w:val="0"/>
          <w:marBottom w:val="0"/>
          <w:divBdr>
            <w:top w:val="none" w:sz="0" w:space="0" w:color="auto"/>
            <w:left w:val="none" w:sz="0" w:space="0" w:color="auto"/>
            <w:bottom w:val="none" w:sz="0" w:space="0" w:color="auto"/>
            <w:right w:val="none" w:sz="0" w:space="0" w:color="auto"/>
          </w:divBdr>
        </w:div>
        <w:div w:id="100876167">
          <w:marLeft w:val="480"/>
          <w:marRight w:val="0"/>
          <w:marTop w:val="0"/>
          <w:marBottom w:val="0"/>
          <w:divBdr>
            <w:top w:val="none" w:sz="0" w:space="0" w:color="auto"/>
            <w:left w:val="none" w:sz="0" w:space="0" w:color="auto"/>
            <w:bottom w:val="none" w:sz="0" w:space="0" w:color="auto"/>
            <w:right w:val="none" w:sz="0" w:space="0" w:color="auto"/>
          </w:divBdr>
        </w:div>
      </w:divsChild>
    </w:div>
    <w:div w:id="685670138">
      <w:bodyDiv w:val="1"/>
      <w:marLeft w:val="0"/>
      <w:marRight w:val="0"/>
      <w:marTop w:val="0"/>
      <w:marBottom w:val="0"/>
      <w:divBdr>
        <w:top w:val="none" w:sz="0" w:space="0" w:color="auto"/>
        <w:left w:val="none" w:sz="0" w:space="0" w:color="auto"/>
        <w:bottom w:val="none" w:sz="0" w:space="0" w:color="auto"/>
        <w:right w:val="none" w:sz="0" w:space="0" w:color="auto"/>
      </w:divBdr>
    </w:div>
    <w:div w:id="689987443">
      <w:bodyDiv w:val="1"/>
      <w:marLeft w:val="0"/>
      <w:marRight w:val="0"/>
      <w:marTop w:val="0"/>
      <w:marBottom w:val="0"/>
      <w:divBdr>
        <w:top w:val="none" w:sz="0" w:space="0" w:color="auto"/>
        <w:left w:val="none" w:sz="0" w:space="0" w:color="auto"/>
        <w:bottom w:val="none" w:sz="0" w:space="0" w:color="auto"/>
        <w:right w:val="none" w:sz="0" w:space="0" w:color="auto"/>
      </w:divBdr>
    </w:div>
    <w:div w:id="698623880">
      <w:bodyDiv w:val="1"/>
      <w:marLeft w:val="0"/>
      <w:marRight w:val="0"/>
      <w:marTop w:val="0"/>
      <w:marBottom w:val="0"/>
      <w:divBdr>
        <w:top w:val="none" w:sz="0" w:space="0" w:color="auto"/>
        <w:left w:val="none" w:sz="0" w:space="0" w:color="auto"/>
        <w:bottom w:val="none" w:sz="0" w:space="0" w:color="auto"/>
        <w:right w:val="none" w:sz="0" w:space="0" w:color="auto"/>
      </w:divBdr>
      <w:divsChild>
        <w:div w:id="36051198">
          <w:marLeft w:val="480"/>
          <w:marRight w:val="0"/>
          <w:marTop w:val="0"/>
          <w:marBottom w:val="0"/>
          <w:divBdr>
            <w:top w:val="none" w:sz="0" w:space="0" w:color="auto"/>
            <w:left w:val="none" w:sz="0" w:space="0" w:color="auto"/>
            <w:bottom w:val="none" w:sz="0" w:space="0" w:color="auto"/>
            <w:right w:val="none" w:sz="0" w:space="0" w:color="auto"/>
          </w:divBdr>
        </w:div>
        <w:div w:id="120804739">
          <w:marLeft w:val="480"/>
          <w:marRight w:val="0"/>
          <w:marTop w:val="0"/>
          <w:marBottom w:val="0"/>
          <w:divBdr>
            <w:top w:val="none" w:sz="0" w:space="0" w:color="auto"/>
            <w:left w:val="none" w:sz="0" w:space="0" w:color="auto"/>
            <w:bottom w:val="none" w:sz="0" w:space="0" w:color="auto"/>
            <w:right w:val="none" w:sz="0" w:space="0" w:color="auto"/>
          </w:divBdr>
        </w:div>
        <w:div w:id="336618949">
          <w:marLeft w:val="480"/>
          <w:marRight w:val="0"/>
          <w:marTop w:val="0"/>
          <w:marBottom w:val="0"/>
          <w:divBdr>
            <w:top w:val="none" w:sz="0" w:space="0" w:color="auto"/>
            <w:left w:val="none" w:sz="0" w:space="0" w:color="auto"/>
            <w:bottom w:val="none" w:sz="0" w:space="0" w:color="auto"/>
            <w:right w:val="none" w:sz="0" w:space="0" w:color="auto"/>
          </w:divBdr>
        </w:div>
        <w:div w:id="549457579">
          <w:marLeft w:val="480"/>
          <w:marRight w:val="0"/>
          <w:marTop w:val="0"/>
          <w:marBottom w:val="0"/>
          <w:divBdr>
            <w:top w:val="none" w:sz="0" w:space="0" w:color="auto"/>
            <w:left w:val="none" w:sz="0" w:space="0" w:color="auto"/>
            <w:bottom w:val="none" w:sz="0" w:space="0" w:color="auto"/>
            <w:right w:val="none" w:sz="0" w:space="0" w:color="auto"/>
          </w:divBdr>
        </w:div>
        <w:div w:id="1149589056">
          <w:marLeft w:val="480"/>
          <w:marRight w:val="0"/>
          <w:marTop w:val="0"/>
          <w:marBottom w:val="0"/>
          <w:divBdr>
            <w:top w:val="none" w:sz="0" w:space="0" w:color="auto"/>
            <w:left w:val="none" w:sz="0" w:space="0" w:color="auto"/>
            <w:bottom w:val="none" w:sz="0" w:space="0" w:color="auto"/>
            <w:right w:val="none" w:sz="0" w:space="0" w:color="auto"/>
          </w:divBdr>
        </w:div>
        <w:div w:id="1187519884">
          <w:marLeft w:val="480"/>
          <w:marRight w:val="0"/>
          <w:marTop w:val="0"/>
          <w:marBottom w:val="0"/>
          <w:divBdr>
            <w:top w:val="none" w:sz="0" w:space="0" w:color="auto"/>
            <w:left w:val="none" w:sz="0" w:space="0" w:color="auto"/>
            <w:bottom w:val="none" w:sz="0" w:space="0" w:color="auto"/>
            <w:right w:val="none" w:sz="0" w:space="0" w:color="auto"/>
          </w:divBdr>
        </w:div>
        <w:div w:id="1462189266">
          <w:marLeft w:val="480"/>
          <w:marRight w:val="0"/>
          <w:marTop w:val="0"/>
          <w:marBottom w:val="0"/>
          <w:divBdr>
            <w:top w:val="none" w:sz="0" w:space="0" w:color="auto"/>
            <w:left w:val="none" w:sz="0" w:space="0" w:color="auto"/>
            <w:bottom w:val="none" w:sz="0" w:space="0" w:color="auto"/>
            <w:right w:val="none" w:sz="0" w:space="0" w:color="auto"/>
          </w:divBdr>
        </w:div>
        <w:div w:id="1544901214">
          <w:marLeft w:val="480"/>
          <w:marRight w:val="0"/>
          <w:marTop w:val="0"/>
          <w:marBottom w:val="0"/>
          <w:divBdr>
            <w:top w:val="none" w:sz="0" w:space="0" w:color="auto"/>
            <w:left w:val="none" w:sz="0" w:space="0" w:color="auto"/>
            <w:bottom w:val="none" w:sz="0" w:space="0" w:color="auto"/>
            <w:right w:val="none" w:sz="0" w:space="0" w:color="auto"/>
          </w:divBdr>
        </w:div>
        <w:div w:id="1574924986">
          <w:marLeft w:val="480"/>
          <w:marRight w:val="0"/>
          <w:marTop w:val="0"/>
          <w:marBottom w:val="0"/>
          <w:divBdr>
            <w:top w:val="none" w:sz="0" w:space="0" w:color="auto"/>
            <w:left w:val="none" w:sz="0" w:space="0" w:color="auto"/>
            <w:bottom w:val="none" w:sz="0" w:space="0" w:color="auto"/>
            <w:right w:val="none" w:sz="0" w:space="0" w:color="auto"/>
          </w:divBdr>
        </w:div>
        <w:div w:id="1890453212">
          <w:marLeft w:val="480"/>
          <w:marRight w:val="0"/>
          <w:marTop w:val="0"/>
          <w:marBottom w:val="0"/>
          <w:divBdr>
            <w:top w:val="none" w:sz="0" w:space="0" w:color="auto"/>
            <w:left w:val="none" w:sz="0" w:space="0" w:color="auto"/>
            <w:bottom w:val="none" w:sz="0" w:space="0" w:color="auto"/>
            <w:right w:val="none" w:sz="0" w:space="0" w:color="auto"/>
          </w:divBdr>
        </w:div>
        <w:div w:id="1998609875">
          <w:marLeft w:val="480"/>
          <w:marRight w:val="0"/>
          <w:marTop w:val="0"/>
          <w:marBottom w:val="0"/>
          <w:divBdr>
            <w:top w:val="none" w:sz="0" w:space="0" w:color="auto"/>
            <w:left w:val="none" w:sz="0" w:space="0" w:color="auto"/>
            <w:bottom w:val="none" w:sz="0" w:space="0" w:color="auto"/>
            <w:right w:val="none" w:sz="0" w:space="0" w:color="auto"/>
          </w:divBdr>
        </w:div>
        <w:div w:id="2120299202">
          <w:marLeft w:val="480"/>
          <w:marRight w:val="0"/>
          <w:marTop w:val="0"/>
          <w:marBottom w:val="0"/>
          <w:divBdr>
            <w:top w:val="none" w:sz="0" w:space="0" w:color="auto"/>
            <w:left w:val="none" w:sz="0" w:space="0" w:color="auto"/>
            <w:bottom w:val="none" w:sz="0" w:space="0" w:color="auto"/>
            <w:right w:val="none" w:sz="0" w:space="0" w:color="auto"/>
          </w:divBdr>
        </w:div>
      </w:divsChild>
    </w:div>
    <w:div w:id="704715471">
      <w:bodyDiv w:val="1"/>
      <w:marLeft w:val="0"/>
      <w:marRight w:val="0"/>
      <w:marTop w:val="0"/>
      <w:marBottom w:val="0"/>
      <w:divBdr>
        <w:top w:val="none" w:sz="0" w:space="0" w:color="auto"/>
        <w:left w:val="none" w:sz="0" w:space="0" w:color="auto"/>
        <w:bottom w:val="none" w:sz="0" w:space="0" w:color="auto"/>
        <w:right w:val="none" w:sz="0" w:space="0" w:color="auto"/>
      </w:divBdr>
    </w:div>
    <w:div w:id="709912662">
      <w:bodyDiv w:val="1"/>
      <w:marLeft w:val="0"/>
      <w:marRight w:val="0"/>
      <w:marTop w:val="0"/>
      <w:marBottom w:val="0"/>
      <w:divBdr>
        <w:top w:val="none" w:sz="0" w:space="0" w:color="auto"/>
        <w:left w:val="none" w:sz="0" w:space="0" w:color="auto"/>
        <w:bottom w:val="none" w:sz="0" w:space="0" w:color="auto"/>
        <w:right w:val="none" w:sz="0" w:space="0" w:color="auto"/>
      </w:divBdr>
    </w:div>
    <w:div w:id="713383208">
      <w:bodyDiv w:val="1"/>
      <w:marLeft w:val="0"/>
      <w:marRight w:val="0"/>
      <w:marTop w:val="0"/>
      <w:marBottom w:val="0"/>
      <w:divBdr>
        <w:top w:val="none" w:sz="0" w:space="0" w:color="auto"/>
        <w:left w:val="none" w:sz="0" w:space="0" w:color="auto"/>
        <w:bottom w:val="none" w:sz="0" w:space="0" w:color="auto"/>
        <w:right w:val="none" w:sz="0" w:space="0" w:color="auto"/>
      </w:divBdr>
    </w:div>
    <w:div w:id="718671635">
      <w:bodyDiv w:val="1"/>
      <w:marLeft w:val="0"/>
      <w:marRight w:val="0"/>
      <w:marTop w:val="0"/>
      <w:marBottom w:val="0"/>
      <w:divBdr>
        <w:top w:val="none" w:sz="0" w:space="0" w:color="auto"/>
        <w:left w:val="none" w:sz="0" w:space="0" w:color="auto"/>
        <w:bottom w:val="none" w:sz="0" w:space="0" w:color="auto"/>
        <w:right w:val="none" w:sz="0" w:space="0" w:color="auto"/>
      </w:divBdr>
    </w:div>
    <w:div w:id="719865764">
      <w:bodyDiv w:val="1"/>
      <w:marLeft w:val="0"/>
      <w:marRight w:val="0"/>
      <w:marTop w:val="0"/>
      <w:marBottom w:val="0"/>
      <w:divBdr>
        <w:top w:val="none" w:sz="0" w:space="0" w:color="auto"/>
        <w:left w:val="none" w:sz="0" w:space="0" w:color="auto"/>
        <w:bottom w:val="none" w:sz="0" w:space="0" w:color="auto"/>
        <w:right w:val="none" w:sz="0" w:space="0" w:color="auto"/>
      </w:divBdr>
      <w:divsChild>
        <w:div w:id="499194356">
          <w:marLeft w:val="0"/>
          <w:marRight w:val="0"/>
          <w:marTop w:val="0"/>
          <w:marBottom w:val="0"/>
          <w:divBdr>
            <w:top w:val="none" w:sz="0" w:space="0" w:color="auto"/>
            <w:left w:val="none" w:sz="0" w:space="0" w:color="auto"/>
            <w:bottom w:val="none" w:sz="0" w:space="0" w:color="auto"/>
            <w:right w:val="none" w:sz="0" w:space="0" w:color="auto"/>
          </w:divBdr>
          <w:divsChild>
            <w:div w:id="83298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82494">
      <w:bodyDiv w:val="1"/>
      <w:marLeft w:val="0"/>
      <w:marRight w:val="0"/>
      <w:marTop w:val="0"/>
      <w:marBottom w:val="0"/>
      <w:divBdr>
        <w:top w:val="none" w:sz="0" w:space="0" w:color="auto"/>
        <w:left w:val="none" w:sz="0" w:space="0" w:color="auto"/>
        <w:bottom w:val="none" w:sz="0" w:space="0" w:color="auto"/>
        <w:right w:val="none" w:sz="0" w:space="0" w:color="auto"/>
      </w:divBdr>
      <w:divsChild>
        <w:div w:id="744032321">
          <w:marLeft w:val="640"/>
          <w:marRight w:val="0"/>
          <w:marTop w:val="0"/>
          <w:marBottom w:val="0"/>
          <w:divBdr>
            <w:top w:val="none" w:sz="0" w:space="0" w:color="auto"/>
            <w:left w:val="none" w:sz="0" w:space="0" w:color="auto"/>
            <w:bottom w:val="none" w:sz="0" w:space="0" w:color="auto"/>
            <w:right w:val="none" w:sz="0" w:space="0" w:color="auto"/>
          </w:divBdr>
        </w:div>
        <w:div w:id="944654706">
          <w:marLeft w:val="640"/>
          <w:marRight w:val="0"/>
          <w:marTop w:val="0"/>
          <w:marBottom w:val="0"/>
          <w:divBdr>
            <w:top w:val="none" w:sz="0" w:space="0" w:color="auto"/>
            <w:left w:val="none" w:sz="0" w:space="0" w:color="auto"/>
            <w:bottom w:val="none" w:sz="0" w:space="0" w:color="auto"/>
            <w:right w:val="none" w:sz="0" w:space="0" w:color="auto"/>
          </w:divBdr>
        </w:div>
      </w:divsChild>
    </w:div>
    <w:div w:id="762531609">
      <w:bodyDiv w:val="1"/>
      <w:marLeft w:val="0"/>
      <w:marRight w:val="0"/>
      <w:marTop w:val="0"/>
      <w:marBottom w:val="0"/>
      <w:divBdr>
        <w:top w:val="none" w:sz="0" w:space="0" w:color="auto"/>
        <w:left w:val="none" w:sz="0" w:space="0" w:color="auto"/>
        <w:bottom w:val="none" w:sz="0" w:space="0" w:color="auto"/>
        <w:right w:val="none" w:sz="0" w:space="0" w:color="auto"/>
      </w:divBdr>
      <w:divsChild>
        <w:div w:id="534538727">
          <w:marLeft w:val="640"/>
          <w:marRight w:val="0"/>
          <w:marTop w:val="0"/>
          <w:marBottom w:val="0"/>
          <w:divBdr>
            <w:top w:val="none" w:sz="0" w:space="0" w:color="auto"/>
            <w:left w:val="none" w:sz="0" w:space="0" w:color="auto"/>
            <w:bottom w:val="none" w:sz="0" w:space="0" w:color="auto"/>
            <w:right w:val="none" w:sz="0" w:space="0" w:color="auto"/>
          </w:divBdr>
        </w:div>
        <w:div w:id="1201625712">
          <w:marLeft w:val="640"/>
          <w:marRight w:val="0"/>
          <w:marTop w:val="0"/>
          <w:marBottom w:val="0"/>
          <w:divBdr>
            <w:top w:val="none" w:sz="0" w:space="0" w:color="auto"/>
            <w:left w:val="none" w:sz="0" w:space="0" w:color="auto"/>
            <w:bottom w:val="none" w:sz="0" w:space="0" w:color="auto"/>
            <w:right w:val="none" w:sz="0" w:space="0" w:color="auto"/>
          </w:divBdr>
        </w:div>
        <w:div w:id="2002729852">
          <w:marLeft w:val="640"/>
          <w:marRight w:val="0"/>
          <w:marTop w:val="0"/>
          <w:marBottom w:val="0"/>
          <w:divBdr>
            <w:top w:val="none" w:sz="0" w:space="0" w:color="auto"/>
            <w:left w:val="none" w:sz="0" w:space="0" w:color="auto"/>
            <w:bottom w:val="none" w:sz="0" w:space="0" w:color="auto"/>
            <w:right w:val="none" w:sz="0" w:space="0" w:color="auto"/>
          </w:divBdr>
        </w:div>
      </w:divsChild>
    </w:div>
    <w:div w:id="774712959">
      <w:bodyDiv w:val="1"/>
      <w:marLeft w:val="0"/>
      <w:marRight w:val="0"/>
      <w:marTop w:val="0"/>
      <w:marBottom w:val="0"/>
      <w:divBdr>
        <w:top w:val="none" w:sz="0" w:space="0" w:color="auto"/>
        <w:left w:val="none" w:sz="0" w:space="0" w:color="auto"/>
        <w:bottom w:val="none" w:sz="0" w:space="0" w:color="auto"/>
        <w:right w:val="none" w:sz="0" w:space="0" w:color="auto"/>
      </w:divBdr>
      <w:divsChild>
        <w:div w:id="7954886">
          <w:marLeft w:val="480"/>
          <w:marRight w:val="0"/>
          <w:marTop w:val="0"/>
          <w:marBottom w:val="0"/>
          <w:divBdr>
            <w:top w:val="none" w:sz="0" w:space="0" w:color="auto"/>
            <w:left w:val="none" w:sz="0" w:space="0" w:color="auto"/>
            <w:bottom w:val="none" w:sz="0" w:space="0" w:color="auto"/>
            <w:right w:val="none" w:sz="0" w:space="0" w:color="auto"/>
          </w:divBdr>
        </w:div>
        <w:div w:id="343749787">
          <w:marLeft w:val="480"/>
          <w:marRight w:val="0"/>
          <w:marTop w:val="0"/>
          <w:marBottom w:val="0"/>
          <w:divBdr>
            <w:top w:val="none" w:sz="0" w:space="0" w:color="auto"/>
            <w:left w:val="none" w:sz="0" w:space="0" w:color="auto"/>
            <w:bottom w:val="none" w:sz="0" w:space="0" w:color="auto"/>
            <w:right w:val="none" w:sz="0" w:space="0" w:color="auto"/>
          </w:divBdr>
        </w:div>
        <w:div w:id="533999173">
          <w:marLeft w:val="480"/>
          <w:marRight w:val="0"/>
          <w:marTop w:val="0"/>
          <w:marBottom w:val="0"/>
          <w:divBdr>
            <w:top w:val="none" w:sz="0" w:space="0" w:color="auto"/>
            <w:left w:val="none" w:sz="0" w:space="0" w:color="auto"/>
            <w:bottom w:val="none" w:sz="0" w:space="0" w:color="auto"/>
            <w:right w:val="none" w:sz="0" w:space="0" w:color="auto"/>
          </w:divBdr>
        </w:div>
        <w:div w:id="706950923">
          <w:marLeft w:val="480"/>
          <w:marRight w:val="0"/>
          <w:marTop w:val="0"/>
          <w:marBottom w:val="0"/>
          <w:divBdr>
            <w:top w:val="none" w:sz="0" w:space="0" w:color="auto"/>
            <w:left w:val="none" w:sz="0" w:space="0" w:color="auto"/>
            <w:bottom w:val="none" w:sz="0" w:space="0" w:color="auto"/>
            <w:right w:val="none" w:sz="0" w:space="0" w:color="auto"/>
          </w:divBdr>
        </w:div>
        <w:div w:id="823621229">
          <w:marLeft w:val="480"/>
          <w:marRight w:val="0"/>
          <w:marTop w:val="0"/>
          <w:marBottom w:val="0"/>
          <w:divBdr>
            <w:top w:val="none" w:sz="0" w:space="0" w:color="auto"/>
            <w:left w:val="none" w:sz="0" w:space="0" w:color="auto"/>
            <w:bottom w:val="none" w:sz="0" w:space="0" w:color="auto"/>
            <w:right w:val="none" w:sz="0" w:space="0" w:color="auto"/>
          </w:divBdr>
        </w:div>
        <w:div w:id="875629272">
          <w:marLeft w:val="480"/>
          <w:marRight w:val="0"/>
          <w:marTop w:val="0"/>
          <w:marBottom w:val="0"/>
          <w:divBdr>
            <w:top w:val="none" w:sz="0" w:space="0" w:color="auto"/>
            <w:left w:val="none" w:sz="0" w:space="0" w:color="auto"/>
            <w:bottom w:val="none" w:sz="0" w:space="0" w:color="auto"/>
            <w:right w:val="none" w:sz="0" w:space="0" w:color="auto"/>
          </w:divBdr>
        </w:div>
        <w:div w:id="1499273501">
          <w:marLeft w:val="480"/>
          <w:marRight w:val="0"/>
          <w:marTop w:val="0"/>
          <w:marBottom w:val="0"/>
          <w:divBdr>
            <w:top w:val="none" w:sz="0" w:space="0" w:color="auto"/>
            <w:left w:val="none" w:sz="0" w:space="0" w:color="auto"/>
            <w:bottom w:val="none" w:sz="0" w:space="0" w:color="auto"/>
            <w:right w:val="none" w:sz="0" w:space="0" w:color="auto"/>
          </w:divBdr>
        </w:div>
        <w:div w:id="1608540380">
          <w:marLeft w:val="480"/>
          <w:marRight w:val="0"/>
          <w:marTop w:val="0"/>
          <w:marBottom w:val="0"/>
          <w:divBdr>
            <w:top w:val="none" w:sz="0" w:space="0" w:color="auto"/>
            <w:left w:val="none" w:sz="0" w:space="0" w:color="auto"/>
            <w:bottom w:val="none" w:sz="0" w:space="0" w:color="auto"/>
            <w:right w:val="none" w:sz="0" w:space="0" w:color="auto"/>
          </w:divBdr>
        </w:div>
        <w:div w:id="1661303224">
          <w:marLeft w:val="480"/>
          <w:marRight w:val="0"/>
          <w:marTop w:val="0"/>
          <w:marBottom w:val="0"/>
          <w:divBdr>
            <w:top w:val="none" w:sz="0" w:space="0" w:color="auto"/>
            <w:left w:val="none" w:sz="0" w:space="0" w:color="auto"/>
            <w:bottom w:val="none" w:sz="0" w:space="0" w:color="auto"/>
            <w:right w:val="none" w:sz="0" w:space="0" w:color="auto"/>
          </w:divBdr>
        </w:div>
        <w:div w:id="1733961393">
          <w:marLeft w:val="480"/>
          <w:marRight w:val="0"/>
          <w:marTop w:val="0"/>
          <w:marBottom w:val="0"/>
          <w:divBdr>
            <w:top w:val="none" w:sz="0" w:space="0" w:color="auto"/>
            <w:left w:val="none" w:sz="0" w:space="0" w:color="auto"/>
            <w:bottom w:val="none" w:sz="0" w:space="0" w:color="auto"/>
            <w:right w:val="none" w:sz="0" w:space="0" w:color="auto"/>
          </w:divBdr>
        </w:div>
        <w:div w:id="1834492706">
          <w:marLeft w:val="480"/>
          <w:marRight w:val="0"/>
          <w:marTop w:val="0"/>
          <w:marBottom w:val="0"/>
          <w:divBdr>
            <w:top w:val="none" w:sz="0" w:space="0" w:color="auto"/>
            <w:left w:val="none" w:sz="0" w:space="0" w:color="auto"/>
            <w:bottom w:val="none" w:sz="0" w:space="0" w:color="auto"/>
            <w:right w:val="none" w:sz="0" w:space="0" w:color="auto"/>
          </w:divBdr>
        </w:div>
      </w:divsChild>
    </w:div>
    <w:div w:id="775057854">
      <w:bodyDiv w:val="1"/>
      <w:marLeft w:val="0"/>
      <w:marRight w:val="0"/>
      <w:marTop w:val="0"/>
      <w:marBottom w:val="0"/>
      <w:divBdr>
        <w:top w:val="none" w:sz="0" w:space="0" w:color="auto"/>
        <w:left w:val="none" w:sz="0" w:space="0" w:color="auto"/>
        <w:bottom w:val="none" w:sz="0" w:space="0" w:color="auto"/>
        <w:right w:val="none" w:sz="0" w:space="0" w:color="auto"/>
      </w:divBdr>
    </w:div>
    <w:div w:id="775248004">
      <w:bodyDiv w:val="1"/>
      <w:marLeft w:val="0"/>
      <w:marRight w:val="0"/>
      <w:marTop w:val="0"/>
      <w:marBottom w:val="0"/>
      <w:divBdr>
        <w:top w:val="none" w:sz="0" w:space="0" w:color="auto"/>
        <w:left w:val="none" w:sz="0" w:space="0" w:color="auto"/>
        <w:bottom w:val="none" w:sz="0" w:space="0" w:color="auto"/>
        <w:right w:val="none" w:sz="0" w:space="0" w:color="auto"/>
      </w:divBdr>
    </w:div>
    <w:div w:id="780884345">
      <w:bodyDiv w:val="1"/>
      <w:marLeft w:val="0"/>
      <w:marRight w:val="0"/>
      <w:marTop w:val="0"/>
      <w:marBottom w:val="0"/>
      <w:divBdr>
        <w:top w:val="none" w:sz="0" w:space="0" w:color="auto"/>
        <w:left w:val="none" w:sz="0" w:space="0" w:color="auto"/>
        <w:bottom w:val="none" w:sz="0" w:space="0" w:color="auto"/>
        <w:right w:val="none" w:sz="0" w:space="0" w:color="auto"/>
      </w:divBdr>
    </w:div>
    <w:div w:id="795180284">
      <w:bodyDiv w:val="1"/>
      <w:marLeft w:val="0"/>
      <w:marRight w:val="0"/>
      <w:marTop w:val="0"/>
      <w:marBottom w:val="0"/>
      <w:divBdr>
        <w:top w:val="none" w:sz="0" w:space="0" w:color="auto"/>
        <w:left w:val="none" w:sz="0" w:space="0" w:color="auto"/>
        <w:bottom w:val="none" w:sz="0" w:space="0" w:color="auto"/>
        <w:right w:val="none" w:sz="0" w:space="0" w:color="auto"/>
      </w:divBdr>
    </w:div>
    <w:div w:id="797188634">
      <w:bodyDiv w:val="1"/>
      <w:marLeft w:val="0"/>
      <w:marRight w:val="0"/>
      <w:marTop w:val="0"/>
      <w:marBottom w:val="0"/>
      <w:divBdr>
        <w:top w:val="none" w:sz="0" w:space="0" w:color="auto"/>
        <w:left w:val="none" w:sz="0" w:space="0" w:color="auto"/>
        <w:bottom w:val="none" w:sz="0" w:space="0" w:color="auto"/>
        <w:right w:val="none" w:sz="0" w:space="0" w:color="auto"/>
      </w:divBdr>
      <w:divsChild>
        <w:div w:id="1831170677">
          <w:marLeft w:val="640"/>
          <w:marRight w:val="0"/>
          <w:marTop w:val="0"/>
          <w:marBottom w:val="0"/>
          <w:divBdr>
            <w:top w:val="none" w:sz="0" w:space="0" w:color="auto"/>
            <w:left w:val="none" w:sz="0" w:space="0" w:color="auto"/>
            <w:bottom w:val="none" w:sz="0" w:space="0" w:color="auto"/>
            <w:right w:val="none" w:sz="0" w:space="0" w:color="auto"/>
          </w:divBdr>
        </w:div>
        <w:div w:id="2138333477">
          <w:marLeft w:val="640"/>
          <w:marRight w:val="0"/>
          <w:marTop w:val="0"/>
          <w:marBottom w:val="0"/>
          <w:divBdr>
            <w:top w:val="none" w:sz="0" w:space="0" w:color="auto"/>
            <w:left w:val="none" w:sz="0" w:space="0" w:color="auto"/>
            <w:bottom w:val="none" w:sz="0" w:space="0" w:color="auto"/>
            <w:right w:val="none" w:sz="0" w:space="0" w:color="auto"/>
          </w:divBdr>
        </w:div>
      </w:divsChild>
    </w:div>
    <w:div w:id="799030312">
      <w:bodyDiv w:val="1"/>
      <w:marLeft w:val="0"/>
      <w:marRight w:val="0"/>
      <w:marTop w:val="0"/>
      <w:marBottom w:val="0"/>
      <w:divBdr>
        <w:top w:val="none" w:sz="0" w:space="0" w:color="auto"/>
        <w:left w:val="none" w:sz="0" w:space="0" w:color="auto"/>
        <w:bottom w:val="none" w:sz="0" w:space="0" w:color="auto"/>
        <w:right w:val="none" w:sz="0" w:space="0" w:color="auto"/>
      </w:divBdr>
      <w:divsChild>
        <w:div w:id="522286976">
          <w:marLeft w:val="480"/>
          <w:marRight w:val="0"/>
          <w:marTop w:val="0"/>
          <w:marBottom w:val="0"/>
          <w:divBdr>
            <w:top w:val="none" w:sz="0" w:space="0" w:color="auto"/>
            <w:left w:val="none" w:sz="0" w:space="0" w:color="auto"/>
            <w:bottom w:val="none" w:sz="0" w:space="0" w:color="auto"/>
            <w:right w:val="none" w:sz="0" w:space="0" w:color="auto"/>
          </w:divBdr>
        </w:div>
        <w:div w:id="533888240">
          <w:marLeft w:val="480"/>
          <w:marRight w:val="0"/>
          <w:marTop w:val="0"/>
          <w:marBottom w:val="0"/>
          <w:divBdr>
            <w:top w:val="none" w:sz="0" w:space="0" w:color="auto"/>
            <w:left w:val="none" w:sz="0" w:space="0" w:color="auto"/>
            <w:bottom w:val="none" w:sz="0" w:space="0" w:color="auto"/>
            <w:right w:val="none" w:sz="0" w:space="0" w:color="auto"/>
          </w:divBdr>
        </w:div>
        <w:div w:id="654064183">
          <w:marLeft w:val="480"/>
          <w:marRight w:val="0"/>
          <w:marTop w:val="0"/>
          <w:marBottom w:val="0"/>
          <w:divBdr>
            <w:top w:val="none" w:sz="0" w:space="0" w:color="auto"/>
            <w:left w:val="none" w:sz="0" w:space="0" w:color="auto"/>
            <w:bottom w:val="none" w:sz="0" w:space="0" w:color="auto"/>
            <w:right w:val="none" w:sz="0" w:space="0" w:color="auto"/>
          </w:divBdr>
        </w:div>
        <w:div w:id="727924645">
          <w:marLeft w:val="480"/>
          <w:marRight w:val="0"/>
          <w:marTop w:val="0"/>
          <w:marBottom w:val="0"/>
          <w:divBdr>
            <w:top w:val="none" w:sz="0" w:space="0" w:color="auto"/>
            <w:left w:val="none" w:sz="0" w:space="0" w:color="auto"/>
            <w:bottom w:val="none" w:sz="0" w:space="0" w:color="auto"/>
            <w:right w:val="none" w:sz="0" w:space="0" w:color="auto"/>
          </w:divBdr>
        </w:div>
        <w:div w:id="762843302">
          <w:marLeft w:val="480"/>
          <w:marRight w:val="0"/>
          <w:marTop w:val="0"/>
          <w:marBottom w:val="0"/>
          <w:divBdr>
            <w:top w:val="none" w:sz="0" w:space="0" w:color="auto"/>
            <w:left w:val="none" w:sz="0" w:space="0" w:color="auto"/>
            <w:bottom w:val="none" w:sz="0" w:space="0" w:color="auto"/>
            <w:right w:val="none" w:sz="0" w:space="0" w:color="auto"/>
          </w:divBdr>
        </w:div>
        <w:div w:id="1110318827">
          <w:marLeft w:val="480"/>
          <w:marRight w:val="0"/>
          <w:marTop w:val="0"/>
          <w:marBottom w:val="0"/>
          <w:divBdr>
            <w:top w:val="none" w:sz="0" w:space="0" w:color="auto"/>
            <w:left w:val="none" w:sz="0" w:space="0" w:color="auto"/>
            <w:bottom w:val="none" w:sz="0" w:space="0" w:color="auto"/>
            <w:right w:val="none" w:sz="0" w:space="0" w:color="auto"/>
          </w:divBdr>
        </w:div>
        <w:div w:id="1159081660">
          <w:marLeft w:val="480"/>
          <w:marRight w:val="0"/>
          <w:marTop w:val="0"/>
          <w:marBottom w:val="0"/>
          <w:divBdr>
            <w:top w:val="none" w:sz="0" w:space="0" w:color="auto"/>
            <w:left w:val="none" w:sz="0" w:space="0" w:color="auto"/>
            <w:bottom w:val="none" w:sz="0" w:space="0" w:color="auto"/>
            <w:right w:val="none" w:sz="0" w:space="0" w:color="auto"/>
          </w:divBdr>
        </w:div>
        <w:div w:id="1528565871">
          <w:marLeft w:val="480"/>
          <w:marRight w:val="0"/>
          <w:marTop w:val="0"/>
          <w:marBottom w:val="0"/>
          <w:divBdr>
            <w:top w:val="none" w:sz="0" w:space="0" w:color="auto"/>
            <w:left w:val="none" w:sz="0" w:space="0" w:color="auto"/>
            <w:bottom w:val="none" w:sz="0" w:space="0" w:color="auto"/>
            <w:right w:val="none" w:sz="0" w:space="0" w:color="auto"/>
          </w:divBdr>
        </w:div>
        <w:div w:id="1533953891">
          <w:marLeft w:val="480"/>
          <w:marRight w:val="0"/>
          <w:marTop w:val="0"/>
          <w:marBottom w:val="0"/>
          <w:divBdr>
            <w:top w:val="none" w:sz="0" w:space="0" w:color="auto"/>
            <w:left w:val="none" w:sz="0" w:space="0" w:color="auto"/>
            <w:bottom w:val="none" w:sz="0" w:space="0" w:color="auto"/>
            <w:right w:val="none" w:sz="0" w:space="0" w:color="auto"/>
          </w:divBdr>
        </w:div>
        <w:div w:id="1780175980">
          <w:marLeft w:val="480"/>
          <w:marRight w:val="0"/>
          <w:marTop w:val="0"/>
          <w:marBottom w:val="0"/>
          <w:divBdr>
            <w:top w:val="none" w:sz="0" w:space="0" w:color="auto"/>
            <w:left w:val="none" w:sz="0" w:space="0" w:color="auto"/>
            <w:bottom w:val="none" w:sz="0" w:space="0" w:color="auto"/>
            <w:right w:val="none" w:sz="0" w:space="0" w:color="auto"/>
          </w:divBdr>
        </w:div>
        <w:div w:id="1862864623">
          <w:marLeft w:val="480"/>
          <w:marRight w:val="0"/>
          <w:marTop w:val="0"/>
          <w:marBottom w:val="0"/>
          <w:divBdr>
            <w:top w:val="none" w:sz="0" w:space="0" w:color="auto"/>
            <w:left w:val="none" w:sz="0" w:space="0" w:color="auto"/>
            <w:bottom w:val="none" w:sz="0" w:space="0" w:color="auto"/>
            <w:right w:val="none" w:sz="0" w:space="0" w:color="auto"/>
          </w:divBdr>
        </w:div>
        <w:div w:id="1871991633">
          <w:marLeft w:val="480"/>
          <w:marRight w:val="0"/>
          <w:marTop w:val="0"/>
          <w:marBottom w:val="0"/>
          <w:divBdr>
            <w:top w:val="none" w:sz="0" w:space="0" w:color="auto"/>
            <w:left w:val="none" w:sz="0" w:space="0" w:color="auto"/>
            <w:bottom w:val="none" w:sz="0" w:space="0" w:color="auto"/>
            <w:right w:val="none" w:sz="0" w:space="0" w:color="auto"/>
          </w:divBdr>
        </w:div>
        <w:div w:id="2095928413">
          <w:marLeft w:val="480"/>
          <w:marRight w:val="0"/>
          <w:marTop w:val="0"/>
          <w:marBottom w:val="0"/>
          <w:divBdr>
            <w:top w:val="none" w:sz="0" w:space="0" w:color="auto"/>
            <w:left w:val="none" w:sz="0" w:space="0" w:color="auto"/>
            <w:bottom w:val="none" w:sz="0" w:space="0" w:color="auto"/>
            <w:right w:val="none" w:sz="0" w:space="0" w:color="auto"/>
          </w:divBdr>
        </w:div>
      </w:divsChild>
    </w:div>
    <w:div w:id="799684273">
      <w:bodyDiv w:val="1"/>
      <w:marLeft w:val="0"/>
      <w:marRight w:val="0"/>
      <w:marTop w:val="0"/>
      <w:marBottom w:val="0"/>
      <w:divBdr>
        <w:top w:val="none" w:sz="0" w:space="0" w:color="auto"/>
        <w:left w:val="none" w:sz="0" w:space="0" w:color="auto"/>
        <w:bottom w:val="none" w:sz="0" w:space="0" w:color="auto"/>
        <w:right w:val="none" w:sz="0" w:space="0" w:color="auto"/>
      </w:divBdr>
      <w:divsChild>
        <w:div w:id="4140533">
          <w:marLeft w:val="480"/>
          <w:marRight w:val="0"/>
          <w:marTop w:val="0"/>
          <w:marBottom w:val="0"/>
          <w:divBdr>
            <w:top w:val="none" w:sz="0" w:space="0" w:color="auto"/>
            <w:left w:val="none" w:sz="0" w:space="0" w:color="auto"/>
            <w:bottom w:val="none" w:sz="0" w:space="0" w:color="auto"/>
            <w:right w:val="none" w:sz="0" w:space="0" w:color="auto"/>
          </w:divBdr>
        </w:div>
        <w:div w:id="317152047">
          <w:marLeft w:val="480"/>
          <w:marRight w:val="0"/>
          <w:marTop w:val="0"/>
          <w:marBottom w:val="0"/>
          <w:divBdr>
            <w:top w:val="none" w:sz="0" w:space="0" w:color="auto"/>
            <w:left w:val="none" w:sz="0" w:space="0" w:color="auto"/>
            <w:bottom w:val="none" w:sz="0" w:space="0" w:color="auto"/>
            <w:right w:val="none" w:sz="0" w:space="0" w:color="auto"/>
          </w:divBdr>
        </w:div>
        <w:div w:id="447093203">
          <w:marLeft w:val="480"/>
          <w:marRight w:val="0"/>
          <w:marTop w:val="0"/>
          <w:marBottom w:val="0"/>
          <w:divBdr>
            <w:top w:val="none" w:sz="0" w:space="0" w:color="auto"/>
            <w:left w:val="none" w:sz="0" w:space="0" w:color="auto"/>
            <w:bottom w:val="none" w:sz="0" w:space="0" w:color="auto"/>
            <w:right w:val="none" w:sz="0" w:space="0" w:color="auto"/>
          </w:divBdr>
        </w:div>
        <w:div w:id="624310129">
          <w:marLeft w:val="480"/>
          <w:marRight w:val="0"/>
          <w:marTop w:val="0"/>
          <w:marBottom w:val="0"/>
          <w:divBdr>
            <w:top w:val="none" w:sz="0" w:space="0" w:color="auto"/>
            <w:left w:val="none" w:sz="0" w:space="0" w:color="auto"/>
            <w:bottom w:val="none" w:sz="0" w:space="0" w:color="auto"/>
            <w:right w:val="none" w:sz="0" w:space="0" w:color="auto"/>
          </w:divBdr>
        </w:div>
        <w:div w:id="878668103">
          <w:marLeft w:val="480"/>
          <w:marRight w:val="0"/>
          <w:marTop w:val="0"/>
          <w:marBottom w:val="0"/>
          <w:divBdr>
            <w:top w:val="none" w:sz="0" w:space="0" w:color="auto"/>
            <w:left w:val="none" w:sz="0" w:space="0" w:color="auto"/>
            <w:bottom w:val="none" w:sz="0" w:space="0" w:color="auto"/>
            <w:right w:val="none" w:sz="0" w:space="0" w:color="auto"/>
          </w:divBdr>
        </w:div>
        <w:div w:id="908157189">
          <w:marLeft w:val="480"/>
          <w:marRight w:val="0"/>
          <w:marTop w:val="0"/>
          <w:marBottom w:val="0"/>
          <w:divBdr>
            <w:top w:val="none" w:sz="0" w:space="0" w:color="auto"/>
            <w:left w:val="none" w:sz="0" w:space="0" w:color="auto"/>
            <w:bottom w:val="none" w:sz="0" w:space="0" w:color="auto"/>
            <w:right w:val="none" w:sz="0" w:space="0" w:color="auto"/>
          </w:divBdr>
        </w:div>
        <w:div w:id="955866842">
          <w:marLeft w:val="480"/>
          <w:marRight w:val="0"/>
          <w:marTop w:val="0"/>
          <w:marBottom w:val="0"/>
          <w:divBdr>
            <w:top w:val="none" w:sz="0" w:space="0" w:color="auto"/>
            <w:left w:val="none" w:sz="0" w:space="0" w:color="auto"/>
            <w:bottom w:val="none" w:sz="0" w:space="0" w:color="auto"/>
            <w:right w:val="none" w:sz="0" w:space="0" w:color="auto"/>
          </w:divBdr>
        </w:div>
        <w:div w:id="993340414">
          <w:marLeft w:val="480"/>
          <w:marRight w:val="0"/>
          <w:marTop w:val="0"/>
          <w:marBottom w:val="0"/>
          <w:divBdr>
            <w:top w:val="none" w:sz="0" w:space="0" w:color="auto"/>
            <w:left w:val="none" w:sz="0" w:space="0" w:color="auto"/>
            <w:bottom w:val="none" w:sz="0" w:space="0" w:color="auto"/>
            <w:right w:val="none" w:sz="0" w:space="0" w:color="auto"/>
          </w:divBdr>
        </w:div>
        <w:div w:id="1314677601">
          <w:marLeft w:val="480"/>
          <w:marRight w:val="0"/>
          <w:marTop w:val="0"/>
          <w:marBottom w:val="0"/>
          <w:divBdr>
            <w:top w:val="none" w:sz="0" w:space="0" w:color="auto"/>
            <w:left w:val="none" w:sz="0" w:space="0" w:color="auto"/>
            <w:bottom w:val="none" w:sz="0" w:space="0" w:color="auto"/>
            <w:right w:val="none" w:sz="0" w:space="0" w:color="auto"/>
          </w:divBdr>
        </w:div>
        <w:div w:id="1350642781">
          <w:marLeft w:val="480"/>
          <w:marRight w:val="0"/>
          <w:marTop w:val="0"/>
          <w:marBottom w:val="0"/>
          <w:divBdr>
            <w:top w:val="none" w:sz="0" w:space="0" w:color="auto"/>
            <w:left w:val="none" w:sz="0" w:space="0" w:color="auto"/>
            <w:bottom w:val="none" w:sz="0" w:space="0" w:color="auto"/>
            <w:right w:val="none" w:sz="0" w:space="0" w:color="auto"/>
          </w:divBdr>
        </w:div>
        <w:div w:id="1823543745">
          <w:marLeft w:val="480"/>
          <w:marRight w:val="0"/>
          <w:marTop w:val="0"/>
          <w:marBottom w:val="0"/>
          <w:divBdr>
            <w:top w:val="none" w:sz="0" w:space="0" w:color="auto"/>
            <w:left w:val="none" w:sz="0" w:space="0" w:color="auto"/>
            <w:bottom w:val="none" w:sz="0" w:space="0" w:color="auto"/>
            <w:right w:val="none" w:sz="0" w:space="0" w:color="auto"/>
          </w:divBdr>
        </w:div>
        <w:div w:id="2004429896">
          <w:marLeft w:val="480"/>
          <w:marRight w:val="0"/>
          <w:marTop w:val="0"/>
          <w:marBottom w:val="0"/>
          <w:divBdr>
            <w:top w:val="none" w:sz="0" w:space="0" w:color="auto"/>
            <w:left w:val="none" w:sz="0" w:space="0" w:color="auto"/>
            <w:bottom w:val="none" w:sz="0" w:space="0" w:color="auto"/>
            <w:right w:val="none" w:sz="0" w:space="0" w:color="auto"/>
          </w:divBdr>
        </w:div>
        <w:div w:id="2060587652">
          <w:marLeft w:val="480"/>
          <w:marRight w:val="0"/>
          <w:marTop w:val="0"/>
          <w:marBottom w:val="0"/>
          <w:divBdr>
            <w:top w:val="none" w:sz="0" w:space="0" w:color="auto"/>
            <w:left w:val="none" w:sz="0" w:space="0" w:color="auto"/>
            <w:bottom w:val="none" w:sz="0" w:space="0" w:color="auto"/>
            <w:right w:val="none" w:sz="0" w:space="0" w:color="auto"/>
          </w:divBdr>
        </w:div>
        <w:div w:id="2140223506">
          <w:marLeft w:val="480"/>
          <w:marRight w:val="0"/>
          <w:marTop w:val="0"/>
          <w:marBottom w:val="0"/>
          <w:divBdr>
            <w:top w:val="none" w:sz="0" w:space="0" w:color="auto"/>
            <w:left w:val="none" w:sz="0" w:space="0" w:color="auto"/>
            <w:bottom w:val="none" w:sz="0" w:space="0" w:color="auto"/>
            <w:right w:val="none" w:sz="0" w:space="0" w:color="auto"/>
          </w:divBdr>
        </w:div>
      </w:divsChild>
    </w:div>
    <w:div w:id="799762930">
      <w:bodyDiv w:val="1"/>
      <w:marLeft w:val="0"/>
      <w:marRight w:val="0"/>
      <w:marTop w:val="0"/>
      <w:marBottom w:val="0"/>
      <w:divBdr>
        <w:top w:val="none" w:sz="0" w:space="0" w:color="auto"/>
        <w:left w:val="none" w:sz="0" w:space="0" w:color="auto"/>
        <w:bottom w:val="none" w:sz="0" w:space="0" w:color="auto"/>
        <w:right w:val="none" w:sz="0" w:space="0" w:color="auto"/>
      </w:divBdr>
    </w:div>
    <w:div w:id="804272005">
      <w:bodyDiv w:val="1"/>
      <w:marLeft w:val="0"/>
      <w:marRight w:val="0"/>
      <w:marTop w:val="0"/>
      <w:marBottom w:val="0"/>
      <w:divBdr>
        <w:top w:val="none" w:sz="0" w:space="0" w:color="auto"/>
        <w:left w:val="none" w:sz="0" w:space="0" w:color="auto"/>
        <w:bottom w:val="none" w:sz="0" w:space="0" w:color="auto"/>
        <w:right w:val="none" w:sz="0" w:space="0" w:color="auto"/>
      </w:divBdr>
    </w:div>
    <w:div w:id="834687515">
      <w:bodyDiv w:val="1"/>
      <w:marLeft w:val="0"/>
      <w:marRight w:val="0"/>
      <w:marTop w:val="0"/>
      <w:marBottom w:val="0"/>
      <w:divBdr>
        <w:top w:val="none" w:sz="0" w:space="0" w:color="auto"/>
        <w:left w:val="none" w:sz="0" w:space="0" w:color="auto"/>
        <w:bottom w:val="none" w:sz="0" w:space="0" w:color="auto"/>
        <w:right w:val="none" w:sz="0" w:space="0" w:color="auto"/>
      </w:divBdr>
    </w:div>
    <w:div w:id="841310683">
      <w:bodyDiv w:val="1"/>
      <w:marLeft w:val="0"/>
      <w:marRight w:val="0"/>
      <w:marTop w:val="0"/>
      <w:marBottom w:val="0"/>
      <w:divBdr>
        <w:top w:val="none" w:sz="0" w:space="0" w:color="auto"/>
        <w:left w:val="none" w:sz="0" w:space="0" w:color="auto"/>
        <w:bottom w:val="none" w:sz="0" w:space="0" w:color="auto"/>
        <w:right w:val="none" w:sz="0" w:space="0" w:color="auto"/>
      </w:divBdr>
    </w:div>
    <w:div w:id="849298285">
      <w:bodyDiv w:val="1"/>
      <w:marLeft w:val="0"/>
      <w:marRight w:val="0"/>
      <w:marTop w:val="0"/>
      <w:marBottom w:val="0"/>
      <w:divBdr>
        <w:top w:val="none" w:sz="0" w:space="0" w:color="auto"/>
        <w:left w:val="none" w:sz="0" w:space="0" w:color="auto"/>
        <w:bottom w:val="none" w:sz="0" w:space="0" w:color="auto"/>
        <w:right w:val="none" w:sz="0" w:space="0" w:color="auto"/>
      </w:divBdr>
    </w:div>
    <w:div w:id="862549265">
      <w:bodyDiv w:val="1"/>
      <w:marLeft w:val="0"/>
      <w:marRight w:val="0"/>
      <w:marTop w:val="0"/>
      <w:marBottom w:val="0"/>
      <w:divBdr>
        <w:top w:val="none" w:sz="0" w:space="0" w:color="auto"/>
        <w:left w:val="none" w:sz="0" w:space="0" w:color="auto"/>
        <w:bottom w:val="none" w:sz="0" w:space="0" w:color="auto"/>
        <w:right w:val="none" w:sz="0" w:space="0" w:color="auto"/>
      </w:divBdr>
      <w:divsChild>
        <w:div w:id="210075034">
          <w:marLeft w:val="480"/>
          <w:marRight w:val="0"/>
          <w:marTop w:val="0"/>
          <w:marBottom w:val="0"/>
          <w:divBdr>
            <w:top w:val="none" w:sz="0" w:space="0" w:color="auto"/>
            <w:left w:val="none" w:sz="0" w:space="0" w:color="auto"/>
            <w:bottom w:val="none" w:sz="0" w:space="0" w:color="auto"/>
            <w:right w:val="none" w:sz="0" w:space="0" w:color="auto"/>
          </w:divBdr>
        </w:div>
        <w:div w:id="248849409">
          <w:marLeft w:val="480"/>
          <w:marRight w:val="0"/>
          <w:marTop w:val="0"/>
          <w:marBottom w:val="0"/>
          <w:divBdr>
            <w:top w:val="none" w:sz="0" w:space="0" w:color="auto"/>
            <w:left w:val="none" w:sz="0" w:space="0" w:color="auto"/>
            <w:bottom w:val="none" w:sz="0" w:space="0" w:color="auto"/>
            <w:right w:val="none" w:sz="0" w:space="0" w:color="auto"/>
          </w:divBdr>
        </w:div>
        <w:div w:id="485047467">
          <w:marLeft w:val="480"/>
          <w:marRight w:val="0"/>
          <w:marTop w:val="0"/>
          <w:marBottom w:val="0"/>
          <w:divBdr>
            <w:top w:val="none" w:sz="0" w:space="0" w:color="auto"/>
            <w:left w:val="none" w:sz="0" w:space="0" w:color="auto"/>
            <w:bottom w:val="none" w:sz="0" w:space="0" w:color="auto"/>
            <w:right w:val="none" w:sz="0" w:space="0" w:color="auto"/>
          </w:divBdr>
        </w:div>
        <w:div w:id="581453000">
          <w:marLeft w:val="480"/>
          <w:marRight w:val="0"/>
          <w:marTop w:val="0"/>
          <w:marBottom w:val="0"/>
          <w:divBdr>
            <w:top w:val="none" w:sz="0" w:space="0" w:color="auto"/>
            <w:left w:val="none" w:sz="0" w:space="0" w:color="auto"/>
            <w:bottom w:val="none" w:sz="0" w:space="0" w:color="auto"/>
            <w:right w:val="none" w:sz="0" w:space="0" w:color="auto"/>
          </w:divBdr>
        </w:div>
        <w:div w:id="841507995">
          <w:marLeft w:val="480"/>
          <w:marRight w:val="0"/>
          <w:marTop w:val="0"/>
          <w:marBottom w:val="0"/>
          <w:divBdr>
            <w:top w:val="none" w:sz="0" w:space="0" w:color="auto"/>
            <w:left w:val="none" w:sz="0" w:space="0" w:color="auto"/>
            <w:bottom w:val="none" w:sz="0" w:space="0" w:color="auto"/>
            <w:right w:val="none" w:sz="0" w:space="0" w:color="auto"/>
          </w:divBdr>
        </w:div>
        <w:div w:id="1077704660">
          <w:marLeft w:val="480"/>
          <w:marRight w:val="0"/>
          <w:marTop w:val="0"/>
          <w:marBottom w:val="0"/>
          <w:divBdr>
            <w:top w:val="none" w:sz="0" w:space="0" w:color="auto"/>
            <w:left w:val="none" w:sz="0" w:space="0" w:color="auto"/>
            <w:bottom w:val="none" w:sz="0" w:space="0" w:color="auto"/>
            <w:right w:val="none" w:sz="0" w:space="0" w:color="auto"/>
          </w:divBdr>
        </w:div>
        <w:div w:id="1092120654">
          <w:marLeft w:val="480"/>
          <w:marRight w:val="0"/>
          <w:marTop w:val="0"/>
          <w:marBottom w:val="0"/>
          <w:divBdr>
            <w:top w:val="none" w:sz="0" w:space="0" w:color="auto"/>
            <w:left w:val="none" w:sz="0" w:space="0" w:color="auto"/>
            <w:bottom w:val="none" w:sz="0" w:space="0" w:color="auto"/>
            <w:right w:val="none" w:sz="0" w:space="0" w:color="auto"/>
          </w:divBdr>
        </w:div>
      </w:divsChild>
    </w:div>
    <w:div w:id="872695023">
      <w:bodyDiv w:val="1"/>
      <w:marLeft w:val="0"/>
      <w:marRight w:val="0"/>
      <w:marTop w:val="0"/>
      <w:marBottom w:val="0"/>
      <w:divBdr>
        <w:top w:val="none" w:sz="0" w:space="0" w:color="auto"/>
        <w:left w:val="none" w:sz="0" w:space="0" w:color="auto"/>
        <w:bottom w:val="none" w:sz="0" w:space="0" w:color="auto"/>
        <w:right w:val="none" w:sz="0" w:space="0" w:color="auto"/>
      </w:divBdr>
    </w:div>
    <w:div w:id="878207326">
      <w:bodyDiv w:val="1"/>
      <w:marLeft w:val="0"/>
      <w:marRight w:val="0"/>
      <w:marTop w:val="0"/>
      <w:marBottom w:val="0"/>
      <w:divBdr>
        <w:top w:val="none" w:sz="0" w:space="0" w:color="auto"/>
        <w:left w:val="none" w:sz="0" w:space="0" w:color="auto"/>
        <w:bottom w:val="none" w:sz="0" w:space="0" w:color="auto"/>
        <w:right w:val="none" w:sz="0" w:space="0" w:color="auto"/>
      </w:divBdr>
    </w:div>
    <w:div w:id="880241160">
      <w:bodyDiv w:val="1"/>
      <w:marLeft w:val="0"/>
      <w:marRight w:val="0"/>
      <w:marTop w:val="0"/>
      <w:marBottom w:val="0"/>
      <w:divBdr>
        <w:top w:val="none" w:sz="0" w:space="0" w:color="auto"/>
        <w:left w:val="none" w:sz="0" w:space="0" w:color="auto"/>
        <w:bottom w:val="none" w:sz="0" w:space="0" w:color="auto"/>
        <w:right w:val="none" w:sz="0" w:space="0" w:color="auto"/>
      </w:divBdr>
    </w:div>
    <w:div w:id="883443066">
      <w:bodyDiv w:val="1"/>
      <w:marLeft w:val="0"/>
      <w:marRight w:val="0"/>
      <w:marTop w:val="0"/>
      <w:marBottom w:val="0"/>
      <w:divBdr>
        <w:top w:val="none" w:sz="0" w:space="0" w:color="auto"/>
        <w:left w:val="none" w:sz="0" w:space="0" w:color="auto"/>
        <w:bottom w:val="none" w:sz="0" w:space="0" w:color="auto"/>
        <w:right w:val="none" w:sz="0" w:space="0" w:color="auto"/>
      </w:divBdr>
    </w:div>
    <w:div w:id="895429316">
      <w:bodyDiv w:val="1"/>
      <w:marLeft w:val="0"/>
      <w:marRight w:val="0"/>
      <w:marTop w:val="0"/>
      <w:marBottom w:val="0"/>
      <w:divBdr>
        <w:top w:val="none" w:sz="0" w:space="0" w:color="auto"/>
        <w:left w:val="none" w:sz="0" w:space="0" w:color="auto"/>
        <w:bottom w:val="none" w:sz="0" w:space="0" w:color="auto"/>
        <w:right w:val="none" w:sz="0" w:space="0" w:color="auto"/>
      </w:divBdr>
    </w:div>
    <w:div w:id="897786341">
      <w:bodyDiv w:val="1"/>
      <w:marLeft w:val="0"/>
      <w:marRight w:val="0"/>
      <w:marTop w:val="0"/>
      <w:marBottom w:val="0"/>
      <w:divBdr>
        <w:top w:val="none" w:sz="0" w:space="0" w:color="auto"/>
        <w:left w:val="none" w:sz="0" w:space="0" w:color="auto"/>
        <w:bottom w:val="none" w:sz="0" w:space="0" w:color="auto"/>
        <w:right w:val="none" w:sz="0" w:space="0" w:color="auto"/>
      </w:divBdr>
    </w:div>
    <w:div w:id="900749250">
      <w:bodyDiv w:val="1"/>
      <w:marLeft w:val="0"/>
      <w:marRight w:val="0"/>
      <w:marTop w:val="0"/>
      <w:marBottom w:val="0"/>
      <w:divBdr>
        <w:top w:val="none" w:sz="0" w:space="0" w:color="auto"/>
        <w:left w:val="none" w:sz="0" w:space="0" w:color="auto"/>
        <w:bottom w:val="none" w:sz="0" w:space="0" w:color="auto"/>
        <w:right w:val="none" w:sz="0" w:space="0" w:color="auto"/>
      </w:divBdr>
    </w:div>
    <w:div w:id="904921522">
      <w:bodyDiv w:val="1"/>
      <w:marLeft w:val="0"/>
      <w:marRight w:val="0"/>
      <w:marTop w:val="0"/>
      <w:marBottom w:val="0"/>
      <w:divBdr>
        <w:top w:val="none" w:sz="0" w:space="0" w:color="auto"/>
        <w:left w:val="none" w:sz="0" w:space="0" w:color="auto"/>
        <w:bottom w:val="none" w:sz="0" w:space="0" w:color="auto"/>
        <w:right w:val="none" w:sz="0" w:space="0" w:color="auto"/>
      </w:divBdr>
      <w:divsChild>
        <w:div w:id="22291104">
          <w:marLeft w:val="480"/>
          <w:marRight w:val="0"/>
          <w:marTop w:val="0"/>
          <w:marBottom w:val="0"/>
          <w:divBdr>
            <w:top w:val="none" w:sz="0" w:space="0" w:color="auto"/>
            <w:left w:val="none" w:sz="0" w:space="0" w:color="auto"/>
            <w:bottom w:val="none" w:sz="0" w:space="0" w:color="auto"/>
            <w:right w:val="none" w:sz="0" w:space="0" w:color="auto"/>
          </w:divBdr>
        </w:div>
        <w:div w:id="57284901">
          <w:marLeft w:val="480"/>
          <w:marRight w:val="0"/>
          <w:marTop w:val="0"/>
          <w:marBottom w:val="0"/>
          <w:divBdr>
            <w:top w:val="none" w:sz="0" w:space="0" w:color="auto"/>
            <w:left w:val="none" w:sz="0" w:space="0" w:color="auto"/>
            <w:bottom w:val="none" w:sz="0" w:space="0" w:color="auto"/>
            <w:right w:val="none" w:sz="0" w:space="0" w:color="auto"/>
          </w:divBdr>
        </w:div>
        <w:div w:id="194273250">
          <w:marLeft w:val="480"/>
          <w:marRight w:val="0"/>
          <w:marTop w:val="0"/>
          <w:marBottom w:val="0"/>
          <w:divBdr>
            <w:top w:val="none" w:sz="0" w:space="0" w:color="auto"/>
            <w:left w:val="none" w:sz="0" w:space="0" w:color="auto"/>
            <w:bottom w:val="none" w:sz="0" w:space="0" w:color="auto"/>
            <w:right w:val="none" w:sz="0" w:space="0" w:color="auto"/>
          </w:divBdr>
        </w:div>
        <w:div w:id="273751001">
          <w:marLeft w:val="480"/>
          <w:marRight w:val="0"/>
          <w:marTop w:val="0"/>
          <w:marBottom w:val="0"/>
          <w:divBdr>
            <w:top w:val="none" w:sz="0" w:space="0" w:color="auto"/>
            <w:left w:val="none" w:sz="0" w:space="0" w:color="auto"/>
            <w:bottom w:val="none" w:sz="0" w:space="0" w:color="auto"/>
            <w:right w:val="none" w:sz="0" w:space="0" w:color="auto"/>
          </w:divBdr>
        </w:div>
        <w:div w:id="522399191">
          <w:marLeft w:val="480"/>
          <w:marRight w:val="0"/>
          <w:marTop w:val="0"/>
          <w:marBottom w:val="0"/>
          <w:divBdr>
            <w:top w:val="none" w:sz="0" w:space="0" w:color="auto"/>
            <w:left w:val="none" w:sz="0" w:space="0" w:color="auto"/>
            <w:bottom w:val="none" w:sz="0" w:space="0" w:color="auto"/>
            <w:right w:val="none" w:sz="0" w:space="0" w:color="auto"/>
          </w:divBdr>
        </w:div>
        <w:div w:id="640816256">
          <w:marLeft w:val="480"/>
          <w:marRight w:val="0"/>
          <w:marTop w:val="0"/>
          <w:marBottom w:val="0"/>
          <w:divBdr>
            <w:top w:val="none" w:sz="0" w:space="0" w:color="auto"/>
            <w:left w:val="none" w:sz="0" w:space="0" w:color="auto"/>
            <w:bottom w:val="none" w:sz="0" w:space="0" w:color="auto"/>
            <w:right w:val="none" w:sz="0" w:space="0" w:color="auto"/>
          </w:divBdr>
        </w:div>
        <w:div w:id="1018772698">
          <w:marLeft w:val="480"/>
          <w:marRight w:val="0"/>
          <w:marTop w:val="0"/>
          <w:marBottom w:val="0"/>
          <w:divBdr>
            <w:top w:val="none" w:sz="0" w:space="0" w:color="auto"/>
            <w:left w:val="none" w:sz="0" w:space="0" w:color="auto"/>
            <w:bottom w:val="none" w:sz="0" w:space="0" w:color="auto"/>
            <w:right w:val="none" w:sz="0" w:space="0" w:color="auto"/>
          </w:divBdr>
        </w:div>
        <w:div w:id="1449932767">
          <w:marLeft w:val="480"/>
          <w:marRight w:val="0"/>
          <w:marTop w:val="0"/>
          <w:marBottom w:val="0"/>
          <w:divBdr>
            <w:top w:val="none" w:sz="0" w:space="0" w:color="auto"/>
            <w:left w:val="none" w:sz="0" w:space="0" w:color="auto"/>
            <w:bottom w:val="none" w:sz="0" w:space="0" w:color="auto"/>
            <w:right w:val="none" w:sz="0" w:space="0" w:color="auto"/>
          </w:divBdr>
        </w:div>
        <w:div w:id="1569656282">
          <w:marLeft w:val="480"/>
          <w:marRight w:val="0"/>
          <w:marTop w:val="0"/>
          <w:marBottom w:val="0"/>
          <w:divBdr>
            <w:top w:val="none" w:sz="0" w:space="0" w:color="auto"/>
            <w:left w:val="none" w:sz="0" w:space="0" w:color="auto"/>
            <w:bottom w:val="none" w:sz="0" w:space="0" w:color="auto"/>
            <w:right w:val="none" w:sz="0" w:space="0" w:color="auto"/>
          </w:divBdr>
        </w:div>
        <w:div w:id="1856335379">
          <w:marLeft w:val="480"/>
          <w:marRight w:val="0"/>
          <w:marTop w:val="0"/>
          <w:marBottom w:val="0"/>
          <w:divBdr>
            <w:top w:val="none" w:sz="0" w:space="0" w:color="auto"/>
            <w:left w:val="none" w:sz="0" w:space="0" w:color="auto"/>
            <w:bottom w:val="none" w:sz="0" w:space="0" w:color="auto"/>
            <w:right w:val="none" w:sz="0" w:space="0" w:color="auto"/>
          </w:divBdr>
        </w:div>
        <w:div w:id="1867255857">
          <w:marLeft w:val="480"/>
          <w:marRight w:val="0"/>
          <w:marTop w:val="0"/>
          <w:marBottom w:val="0"/>
          <w:divBdr>
            <w:top w:val="none" w:sz="0" w:space="0" w:color="auto"/>
            <w:left w:val="none" w:sz="0" w:space="0" w:color="auto"/>
            <w:bottom w:val="none" w:sz="0" w:space="0" w:color="auto"/>
            <w:right w:val="none" w:sz="0" w:space="0" w:color="auto"/>
          </w:divBdr>
        </w:div>
      </w:divsChild>
    </w:div>
    <w:div w:id="907233188">
      <w:bodyDiv w:val="1"/>
      <w:marLeft w:val="0"/>
      <w:marRight w:val="0"/>
      <w:marTop w:val="0"/>
      <w:marBottom w:val="0"/>
      <w:divBdr>
        <w:top w:val="none" w:sz="0" w:space="0" w:color="auto"/>
        <w:left w:val="none" w:sz="0" w:space="0" w:color="auto"/>
        <w:bottom w:val="none" w:sz="0" w:space="0" w:color="auto"/>
        <w:right w:val="none" w:sz="0" w:space="0" w:color="auto"/>
      </w:divBdr>
      <w:divsChild>
        <w:div w:id="454301635">
          <w:marLeft w:val="480"/>
          <w:marRight w:val="0"/>
          <w:marTop w:val="0"/>
          <w:marBottom w:val="0"/>
          <w:divBdr>
            <w:top w:val="none" w:sz="0" w:space="0" w:color="auto"/>
            <w:left w:val="none" w:sz="0" w:space="0" w:color="auto"/>
            <w:bottom w:val="none" w:sz="0" w:space="0" w:color="auto"/>
            <w:right w:val="none" w:sz="0" w:space="0" w:color="auto"/>
          </w:divBdr>
        </w:div>
        <w:div w:id="456796832">
          <w:marLeft w:val="480"/>
          <w:marRight w:val="0"/>
          <w:marTop w:val="0"/>
          <w:marBottom w:val="0"/>
          <w:divBdr>
            <w:top w:val="none" w:sz="0" w:space="0" w:color="auto"/>
            <w:left w:val="none" w:sz="0" w:space="0" w:color="auto"/>
            <w:bottom w:val="none" w:sz="0" w:space="0" w:color="auto"/>
            <w:right w:val="none" w:sz="0" w:space="0" w:color="auto"/>
          </w:divBdr>
        </w:div>
        <w:div w:id="647169203">
          <w:marLeft w:val="480"/>
          <w:marRight w:val="0"/>
          <w:marTop w:val="0"/>
          <w:marBottom w:val="0"/>
          <w:divBdr>
            <w:top w:val="none" w:sz="0" w:space="0" w:color="auto"/>
            <w:left w:val="none" w:sz="0" w:space="0" w:color="auto"/>
            <w:bottom w:val="none" w:sz="0" w:space="0" w:color="auto"/>
            <w:right w:val="none" w:sz="0" w:space="0" w:color="auto"/>
          </w:divBdr>
        </w:div>
        <w:div w:id="1063717086">
          <w:marLeft w:val="480"/>
          <w:marRight w:val="0"/>
          <w:marTop w:val="0"/>
          <w:marBottom w:val="0"/>
          <w:divBdr>
            <w:top w:val="none" w:sz="0" w:space="0" w:color="auto"/>
            <w:left w:val="none" w:sz="0" w:space="0" w:color="auto"/>
            <w:bottom w:val="none" w:sz="0" w:space="0" w:color="auto"/>
            <w:right w:val="none" w:sz="0" w:space="0" w:color="auto"/>
          </w:divBdr>
        </w:div>
        <w:div w:id="1104348574">
          <w:marLeft w:val="480"/>
          <w:marRight w:val="0"/>
          <w:marTop w:val="0"/>
          <w:marBottom w:val="0"/>
          <w:divBdr>
            <w:top w:val="none" w:sz="0" w:space="0" w:color="auto"/>
            <w:left w:val="none" w:sz="0" w:space="0" w:color="auto"/>
            <w:bottom w:val="none" w:sz="0" w:space="0" w:color="auto"/>
            <w:right w:val="none" w:sz="0" w:space="0" w:color="auto"/>
          </w:divBdr>
        </w:div>
        <w:div w:id="1111973948">
          <w:marLeft w:val="480"/>
          <w:marRight w:val="0"/>
          <w:marTop w:val="0"/>
          <w:marBottom w:val="0"/>
          <w:divBdr>
            <w:top w:val="none" w:sz="0" w:space="0" w:color="auto"/>
            <w:left w:val="none" w:sz="0" w:space="0" w:color="auto"/>
            <w:bottom w:val="none" w:sz="0" w:space="0" w:color="auto"/>
            <w:right w:val="none" w:sz="0" w:space="0" w:color="auto"/>
          </w:divBdr>
        </w:div>
        <w:div w:id="1219323361">
          <w:marLeft w:val="480"/>
          <w:marRight w:val="0"/>
          <w:marTop w:val="0"/>
          <w:marBottom w:val="0"/>
          <w:divBdr>
            <w:top w:val="none" w:sz="0" w:space="0" w:color="auto"/>
            <w:left w:val="none" w:sz="0" w:space="0" w:color="auto"/>
            <w:bottom w:val="none" w:sz="0" w:space="0" w:color="auto"/>
            <w:right w:val="none" w:sz="0" w:space="0" w:color="auto"/>
          </w:divBdr>
        </w:div>
        <w:div w:id="1928075808">
          <w:marLeft w:val="480"/>
          <w:marRight w:val="0"/>
          <w:marTop w:val="0"/>
          <w:marBottom w:val="0"/>
          <w:divBdr>
            <w:top w:val="none" w:sz="0" w:space="0" w:color="auto"/>
            <w:left w:val="none" w:sz="0" w:space="0" w:color="auto"/>
            <w:bottom w:val="none" w:sz="0" w:space="0" w:color="auto"/>
            <w:right w:val="none" w:sz="0" w:space="0" w:color="auto"/>
          </w:divBdr>
        </w:div>
      </w:divsChild>
    </w:div>
    <w:div w:id="913709712">
      <w:bodyDiv w:val="1"/>
      <w:marLeft w:val="0"/>
      <w:marRight w:val="0"/>
      <w:marTop w:val="0"/>
      <w:marBottom w:val="0"/>
      <w:divBdr>
        <w:top w:val="none" w:sz="0" w:space="0" w:color="auto"/>
        <w:left w:val="none" w:sz="0" w:space="0" w:color="auto"/>
        <w:bottom w:val="none" w:sz="0" w:space="0" w:color="auto"/>
        <w:right w:val="none" w:sz="0" w:space="0" w:color="auto"/>
      </w:divBdr>
    </w:div>
    <w:div w:id="926427451">
      <w:bodyDiv w:val="1"/>
      <w:marLeft w:val="0"/>
      <w:marRight w:val="0"/>
      <w:marTop w:val="0"/>
      <w:marBottom w:val="0"/>
      <w:divBdr>
        <w:top w:val="none" w:sz="0" w:space="0" w:color="auto"/>
        <w:left w:val="none" w:sz="0" w:space="0" w:color="auto"/>
        <w:bottom w:val="none" w:sz="0" w:space="0" w:color="auto"/>
        <w:right w:val="none" w:sz="0" w:space="0" w:color="auto"/>
      </w:divBdr>
    </w:div>
    <w:div w:id="931814731">
      <w:bodyDiv w:val="1"/>
      <w:marLeft w:val="0"/>
      <w:marRight w:val="0"/>
      <w:marTop w:val="0"/>
      <w:marBottom w:val="0"/>
      <w:divBdr>
        <w:top w:val="none" w:sz="0" w:space="0" w:color="auto"/>
        <w:left w:val="none" w:sz="0" w:space="0" w:color="auto"/>
        <w:bottom w:val="none" w:sz="0" w:space="0" w:color="auto"/>
        <w:right w:val="none" w:sz="0" w:space="0" w:color="auto"/>
      </w:divBdr>
    </w:div>
    <w:div w:id="934174144">
      <w:bodyDiv w:val="1"/>
      <w:marLeft w:val="0"/>
      <w:marRight w:val="0"/>
      <w:marTop w:val="0"/>
      <w:marBottom w:val="0"/>
      <w:divBdr>
        <w:top w:val="none" w:sz="0" w:space="0" w:color="auto"/>
        <w:left w:val="none" w:sz="0" w:space="0" w:color="auto"/>
        <w:bottom w:val="none" w:sz="0" w:space="0" w:color="auto"/>
        <w:right w:val="none" w:sz="0" w:space="0" w:color="auto"/>
      </w:divBdr>
      <w:divsChild>
        <w:div w:id="696194738">
          <w:marLeft w:val="480"/>
          <w:marRight w:val="0"/>
          <w:marTop w:val="0"/>
          <w:marBottom w:val="0"/>
          <w:divBdr>
            <w:top w:val="none" w:sz="0" w:space="0" w:color="auto"/>
            <w:left w:val="none" w:sz="0" w:space="0" w:color="auto"/>
            <w:bottom w:val="none" w:sz="0" w:space="0" w:color="auto"/>
            <w:right w:val="none" w:sz="0" w:space="0" w:color="auto"/>
          </w:divBdr>
        </w:div>
        <w:div w:id="757404300">
          <w:marLeft w:val="480"/>
          <w:marRight w:val="0"/>
          <w:marTop w:val="0"/>
          <w:marBottom w:val="0"/>
          <w:divBdr>
            <w:top w:val="none" w:sz="0" w:space="0" w:color="auto"/>
            <w:left w:val="none" w:sz="0" w:space="0" w:color="auto"/>
            <w:bottom w:val="none" w:sz="0" w:space="0" w:color="auto"/>
            <w:right w:val="none" w:sz="0" w:space="0" w:color="auto"/>
          </w:divBdr>
        </w:div>
        <w:div w:id="223956375">
          <w:marLeft w:val="480"/>
          <w:marRight w:val="0"/>
          <w:marTop w:val="0"/>
          <w:marBottom w:val="0"/>
          <w:divBdr>
            <w:top w:val="none" w:sz="0" w:space="0" w:color="auto"/>
            <w:left w:val="none" w:sz="0" w:space="0" w:color="auto"/>
            <w:bottom w:val="none" w:sz="0" w:space="0" w:color="auto"/>
            <w:right w:val="none" w:sz="0" w:space="0" w:color="auto"/>
          </w:divBdr>
        </w:div>
        <w:div w:id="860973189">
          <w:marLeft w:val="480"/>
          <w:marRight w:val="0"/>
          <w:marTop w:val="0"/>
          <w:marBottom w:val="0"/>
          <w:divBdr>
            <w:top w:val="none" w:sz="0" w:space="0" w:color="auto"/>
            <w:left w:val="none" w:sz="0" w:space="0" w:color="auto"/>
            <w:bottom w:val="none" w:sz="0" w:space="0" w:color="auto"/>
            <w:right w:val="none" w:sz="0" w:space="0" w:color="auto"/>
          </w:divBdr>
        </w:div>
        <w:div w:id="1536431649">
          <w:marLeft w:val="480"/>
          <w:marRight w:val="0"/>
          <w:marTop w:val="0"/>
          <w:marBottom w:val="0"/>
          <w:divBdr>
            <w:top w:val="none" w:sz="0" w:space="0" w:color="auto"/>
            <w:left w:val="none" w:sz="0" w:space="0" w:color="auto"/>
            <w:bottom w:val="none" w:sz="0" w:space="0" w:color="auto"/>
            <w:right w:val="none" w:sz="0" w:space="0" w:color="auto"/>
          </w:divBdr>
        </w:div>
        <w:div w:id="2047946715">
          <w:marLeft w:val="480"/>
          <w:marRight w:val="0"/>
          <w:marTop w:val="0"/>
          <w:marBottom w:val="0"/>
          <w:divBdr>
            <w:top w:val="none" w:sz="0" w:space="0" w:color="auto"/>
            <w:left w:val="none" w:sz="0" w:space="0" w:color="auto"/>
            <w:bottom w:val="none" w:sz="0" w:space="0" w:color="auto"/>
            <w:right w:val="none" w:sz="0" w:space="0" w:color="auto"/>
          </w:divBdr>
        </w:div>
        <w:div w:id="2047369458">
          <w:marLeft w:val="480"/>
          <w:marRight w:val="0"/>
          <w:marTop w:val="0"/>
          <w:marBottom w:val="0"/>
          <w:divBdr>
            <w:top w:val="none" w:sz="0" w:space="0" w:color="auto"/>
            <w:left w:val="none" w:sz="0" w:space="0" w:color="auto"/>
            <w:bottom w:val="none" w:sz="0" w:space="0" w:color="auto"/>
            <w:right w:val="none" w:sz="0" w:space="0" w:color="auto"/>
          </w:divBdr>
        </w:div>
        <w:div w:id="1320382477">
          <w:marLeft w:val="480"/>
          <w:marRight w:val="0"/>
          <w:marTop w:val="0"/>
          <w:marBottom w:val="0"/>
          <w:divBdr>
            <w:top w:val="none" w:sz="0" w:space="0" w:color="auto"/>
            <w:left w:val="none" w:sz="0" w:space="0" w:color="auto"/>
            <w:bottom w:val="none" w:sz="0" w:space="0" w:color="auto"/>
            <w:right w:val="none" w:sz="0" w:space="0" w:color="auto"/>
          </w:divBdr>
        </w:div>
        <w:div w:id="1567522329">
          <w:marLeft w:val="480"/>
          <w:marRight w:val="0"/>
          <w:marTop w:val="0"/>
          <w:marBottom w:val="0"/>
          <w:divBdr>
            <w:top w:val="none" w:sz="0" w:space="0" w:color="auto"/>
            <w:left w:val="none" w:sz="0" w:space="0" w:color="auto"/>
            <w:bottom w:val="none" w:sz="0" w:space="0" w:color="auto"/>
            <w:right w:val="none" w:sz="0" w:space="0" w:color="auto"/>
          </w:divBdr>
        </w:div>
        <w:div w:id="567110219">
          <w:marLeft w:val="480"/>
          <w:marRight w:val="0"/>
          <w:marTop w:val="0"/>
          <w:marBottom w:val="0"/>
          <w:divBdr>
            <w:top w:val="none" w:sz="0" w:space="0" w:color="auto"/>
            <w:left w:val="none" w:sz="0" w:space="0" w:color="auto"/>
            <w:bottom w:val="none" w:sz="0" w:space="0" w:color="auto"/>
            <w:right w:val="none" w:sz="0" w:space="0" w:color="auto"/>
          </w:divBdr>
        </w:div>
        <w:div w:id="2048020776">
          <w:marLeft w:val="480"/>
          <w:marRight w:val="0"/>
          <w:marTop w:val="0"/>
          <w:marBottom w:val="0"/>
          <w:divBdr>
            <w:top w:val="none" w:sz="0" w:space="0" w:color="auto"/>
            <w:left w:val="none" w:sz="0" w:space="0" w:color="auto"/>
            <w:bottom w:val="none" w:sz="0" w:space="0" w:color="auto"/>
            <w:right w:val="none" w:sz="0" w:space="0" w:color="auto"/>
          </w:divBdr>
        </w:div>
        <w:div w:id="278992226">
          <w:marLeft w:val="480"/>
          <w:marRight w:val="0"/>
          <w:marTop w:val="0"/>
          <w:marBottom w:val="0"/>
          <w:divBdr>
            <w:top w:val="none" w:sz="0" w:space="0" w:color="auto"/>
            <w:left w:val="none" w:sz="0" w:space="0" w:color="auto"/>
            <w:bottom w:val="none" w:sz="0" w:space="0" w:color="auto"/>
            <w:right w:val="none" w:sz="0" w:space="0" w:color="auto"/>
          </w:divBdr>
        </w:div>
        <w:div w:id="1587301025">
          <w:marLeft w:val="480"/>
          <w:marRight w:val="0"/>
          <w:marTop w:val="0"/>
          <w:marBottom w:val="0"/>
          <w:divBdr>
            <w:top w:val="none" w:sz="0" w:space="0" w:color="auto"/>
            <w:left w:val="none" w:sz="0" w:space="0" w:color="auto"/>
            <w:bottom w:val="none" w:sz="0" w:space="0" w:color="auto"/>
            <w:right w:val="none" w:sz="0" w:space="0" w:color="auto"/>
          </w:divBdr>
        </w:div>
        <w:div w:id="734201117">
          <w:marLeft w:val="480"/>
          <w:marRight w:val="0"/>
          <w:marTop w:val="0"/>
          <w:marBottom w:val="0"/>
          <w:divBdr>
            <w:top w:val="none" w:sz="0" w:space="0" w:color="auto"/>
            <w:left w:val="none" w:sz="0" w:space="0" w:color="auto"/>
            <w:bottom w:val="none" w:sz="0" w:space="0" w:color="auto"/>
            <w:right w:val="none" w:sz="0" w:space="0" w:color="auto"/>
          </w:divBdr>
        </w:div>
        <w:div w:id="953755583">
          <w:marLeft w:val="480"/>
          <w:marRight w:val="0"/>
          <w:marTop w:val="0"/>
          <w:marBottom w:val="0"/>
          <w:divBdr>
            <w:top w:val="none" w:sz="0" w:space="0" w:color="auto"/>
            <w:left w:val="none" w:sz="0" w:space="0" w:color="auto"/>
            <w:bottom w:val="none" w:sz="0" w:space="0" w:color="auto"/>
            <w:right w:val="none" w:sz="0" w:space="0" w:color="auto"/>
          </w:divBdr>
        </w:div>
        <w:div w:id="1750273090">
          <w:marLeft w:val="480"/>
          <w:marRight w:val="0"/>
          <w:marTop w:val="0"/>
          <w:marBottom w:val="0"/>
          <w:divBdr>
            <w:top w:val="none" w:sz="0" w:space="0" w:color="auto"/>
            <w:left w:val="none" w:sz="0" w:space="0" w:color="auto"/>
            <w:bottom w:val="none" w:sz="0" w:space="0" w:color="auto"/>
            <w:right w:val="none" w:sz="0" w:space="0" w:color="auto"/>
          </w:divBdr>
        </w:div>
        <w:div w:id="1067268158">
          <w:marLeft w:val="480"/>
          <w:marRight w:val="0"/>
          <w:marTop w:val="0"/>
          <w:marBottom w:val="0"/>
          <w:divBdr>
            <w:top w:val="none" w:sz="0" w:space="0" w:color="auto"/>
            <w:left w:val="none" w:sz="0" w:space="0" w:color="auto"/>
            <w:bottom w:val="none" w:sz="0" w:space="0" w:color="auto"/>
            <w:right w:val="none" w:sz="0" w:space="0" w:color="auto"/>
          </w:divBdr>
        </w:div>
      </w:divsChild>
    </w:div>
    <w:div w:id="937642300">
      <w:bodyDiv w:val="1"/>
      <w:marLeft w:val="0"/>
      <w:marRight w:val="0"/>
      <w:marTop w:val="0"/>
      <w:marBottom w:val="0"/>
      <w:divBdr>
        <w:top w:val="none" w:sz="0" w:space="0" w:color="auto"/>
        <w:left w:val="none" w:sz="0" w:space="0" w:color="auto"/>
        <w:bottom w:val="none" w:sz="0" w:space="0" w:color="auto"/>
        <w:right w:val="none" w:sz="0" w:space="0" w:color="auto"/>
      </w:divBdr>
    </w:div>
    <w:div w:id="940719735">
      <w:bodyDiv w:val="1"/>
      <w:marLeft w:val="0"/>
      <w:marRight w:val="0"/>
      <w:marTop w:val="0"/>
      <w:marBottom w:val="0"/>
      <w:divBdr>
        <w:top w:val="none" w:sz="0" w:space="0" w:color="auto"/>
        <w:left w:val="none" w:sz="0" w:space="0" w:color="auto"/>
        <w:bottom w:val="none" w:sz="0" w:space="0" w:color="auto"/>
        <w:right w:val="none" w:sz="0" w:space="0" w:color="auto"/>
      </w:divBdr>
    </w:div>
    <w:div w:id="943465237">
      <w:bodyDiv w:val="1"/>
      <w:marLeft w:val="0"/>
      <w:marRight w:val="0"/>
      <w:marTop w:val="0"/>
      <w:marBottom w:val="0"/>
      <w:divBdr>
        <w:top w:val="none" w:sz="0" w:space="0" w:color="auto"/>
        <w:left w:val="none" w:sz="0" w:space="0" w:color="auto"/>
        <w:bottom w:val="none" w:sz="0" w:space="0" w:color="auto"/>
        <w:right w:val="none" w:sz="0" w:space="0" w:color="auto"/>
      </w:divBdr>
      <w:divsChild>
        <w:div w:id="450974971">
          <w:marLeft w:val="480"/>
          <w:marRight w:val="0"/>
          <w:marTop w:val="0"/>
          <w:marBottom w:val="0"/>
          <w:divBdr>
            <w:top w:val="none" w:sz="0" w:space="0" w:color="auto"/>
            <w:left w:val="none" w:sz="0" w:space="0" w:color="auto"/>
            <w:bottom w:val="none" w:sz="0" w:space="0" w:color="auto"/>
            <w:right w:val="none" w:sz="0" w:space="0" w:color="auto"/>
          </w:divBdr>
        </w:div>
        <w:div w:id="811285844">
          <w:marLeft w:val="480"/>
          <w:marRight w:val="0"/>
          <w:marTop w:val="0"/>
          <w:marBottom w:val="0"/>
          <w:divBdr>
            <w:top w:val="none" w:sz="0" w:space="0" w:color="auto"/>
            <w:left w:val="none" w:sz="0" w:space="0" w:color="auto"/>
            <w:bottom w:val="none" w:sz="0" w:space="0" w:color="auto"/>
            <w:right w:val="none" w:sz="0" w:space="0" w:color="auto"/>
          </w:divBdr>
        </w:div>
        <w:div w:id="1393886047">
          <w:marLeft w:val="480"/>
          <w:marRight w:val="0"/>
          <w:marTop w:val="0"/>
          <w:marBottom w:val="0"/>
          <w:divBdr>
            <w:top w:val="none" w:sz="0" w:space="0" w:color="auto"/>
            <w:left w:val="none" w:sz="0" w:space="0" w:color="auto"/>
            <w:bottom w:val="none" w:sz="0" w:space="0" w:color="auto"/>
            <w:right w:val="none" w:sz="0" w:space="0" w:color="auto"/>
          </w:divBdr>
        </w:div>
        <w:div w:id="1371612956">
          <w:marLeft w:val="480"/>
          <w:marRight w:val="0"/>
          <w:marTop w:val="0"/>
          <w:marBottom w:val="0"/>
          <w:divBdr>
            <w:top w:val="none" w:sz="0" w:space="0" w:color="auto"/>
            <w:left w:val="none" w:sz="0" w:space="0" w:color="auto"/>
            <w:bottom w:val="none" w:sz="0" w:space="0" w:color="auto"/>
            <w:right w:val="none" w:sz="0" w:space="0" w:color="auto"/>
          </w:divBdr>
        </w:div>
        <w:div w:id="2120683497">
          <w:marLeft w:val="480"/>
          <w:marRight w:val="0"/>
          <w:marTop w:val="0"/>
          <w:marBottom w:val="0"/>
          <w:divBdr>
            <w:top w:val="none" w:sz="0" w:space="0" w:color="auto"/>
            <w:left w:val="none" w:sz="0" w:space="0" w:color="auto"/>
            <w:bottom w:val="none" w:sz="0" w:space="0" w:color="auto"/>
            <w:right w:val="none" w:sz="0" w:space="0" w:color="auto"/>
          </w:divBdr>
        </w:div>
        <w:div w:id="1773276970">
          <w:marLeft w:val="480"/>
          <w:marRight w:val="0"/>
          <w:marTop w:val="0"/>
          <w:marBottom w:val="0"/>
          <w:divBdr>
            <w:top w:val="none" w:sz="0" w:space="0" w:color="auto"/>
            <w:left w:val="none" w:sz="0" w:space="0" w:color="auto"/>
            <w:bottom w:val="none" w:sz="0" w:space="0" w:color="auto"/>
            <w:right w:val="none" w:sz="0" w:space="0" w:color="auto"/>
          </w:divBdr>
        </w:div>
        <w:div w:id="1424298533">
          <w:marLeft w:val="480"/>
          <w:marRight w:val="0"/>
          <w:marTop w:val="0"/>
          <w:marBottom w:val="0"/>
          <w:divBdr>
            <w:top w:val="none" w:sz="0" w:space="0" w:color="auto"/>
            <w:left w:val="none" w:sz="0" w:space="0" w:color="auto"/>
            <w:bottom w:val="none" w:sz="0" w:space="0" w:color="auto"/>
            <w:right w:val="none" w:sz="0" w:space="0" w:color="auto"/>
          </w:divBdr>
        </w:div>
        <w:div w:id="306665853">
          <w:marLeft w:val="480"/>
          <w:marRight w:val="0"/>
          <w:marTop w:val="0"/>
          <w:marBottom w:val="0"/>
          <w:divBdr>
            <w:top w:val="none" w:sz="0" w:space="0" w:color="auto"/>
            <w:left w:val="none" w:sz="0" w:space="0" w:color="auto"/>
            <w:bottom w:val="none" w:sz="0" w:space="0" w:color="auto"/>
            <w:right w:val="none" w:sz="0" w:space="0" w:color="auto"/>
          </w:divBdr>
        </w:div>
        <w:div w:id="689137535">
          <w:marLeft w:val="480"/>
          <w:marRight w:val="0"/>
          <w:marTop w:val="0"/>
          <w:marBottom w:val="0"/>
          <w:divBdr>
            <w:top w:val="none" w:sz="0" w:space="0" w:color="auto"/>
            <w:left w:val="none" w:sz="0" w:space="0" w:color="auto"/>
            <w:bottom w:val="none" w:sz="0" w:space="0" w:color="auto"/>
            <w:right w:val="none" w:sz="0" w:space="0" w:color="auto"/>
          </w:divBdr>
        </w:div>
        <w:div w:id="747464674">
          <w:marLeft w:val="480"/>
          <w:marRight w:val="0"/>
          <w:marTop w:val="0"/>
          <w:marBottom w:val="0"/>
          <w:divBdr>
            <w:top w:val="none" w:sz="0" w:space="0" w:color="auto"/>
            <w:left w:val="none" w:sz="0" w:space="0" w:color="auto"/>
            <w:bottom w:val="none" w:sz="0" w:space="0" w:color="auto"/>
            <w:right w:val="none" w:sz="0" w:space="0" w:color="auto"/>
          </w:divBdr>
        </w:div>
        <w:div w:id="1879273212">
          <w:marLeft w:val="480"/>
          <w:marRight w:val="0"/>
          <w:marTop w:val="0"/>
          <w:marBottom w:val="0"/>
          <w:divBdr>
            <w:top w:val="none" w:sz="0" w:space="0" w:color="auto"/>
            <w:left w:val="none" w:sz="0" w:space="0" w:color="auto"/>
            <w:bottom w:val="none" w:sz="0" w:space="0" w:color="auto"/>
            <w:right w:val="none" w:sz="0" w:space="0" w:color="auto"/>
          </w:divBdr>
        </w:div>
        <w:div w:id="1447310002">
          <w:marLeft w:val="480"/>
          <w:marRight w:val="0"/>
          <w:marTop w:val="0"/>
          <w:marBottom w:val="0"/>
          <w:divBdr>
            <w:top w:val="none" w:sz="0" w:space="0" w:color="auto"/>
            <w:left w:val="none" w:sz="0" w:space="0" w:color="auto"/>
            <w:bottom w:val="none" w:sz="0" w:space="0" w:color="auto"/>
            <w:right w:val="none" w:sz="0" w:space="0" w:color="auto"/>
          </w:divBdr>
        </w:div>
        <w:div w:id="2082284925">
          <w:marLeft w:val="480"/>
          <w:marRight w:val="0"/>
          <w:marTop w:val="0"/>
          <w:marBottom w:val="0"/>
          <w:divBdr>
            <w:top w:val="none" w:sz="0" w:space="0" w:color="auto"/>
            <w:left w:val="none" w:sz="0" w:space="0" w:color="auto"/>
            <w:bottom w:val="none" w:sz="0" w:space="0" w:color="auto"/>
            <w:right w:val="none" w:sz="0" w:space="0" w:color="auto"/>
          </w:divBdr>
        </w:div>
        <w:div w:id="1155802585">
          <w:marLeft w:val="480"/>
          <w:marRight w:val="0"/>
          <w:marTop w:val="0"/>
          <w:marBottom w:val="0"/>
          <w:divBdr>
            <w:top w:val="none" w:sz="0" w:space="0" w:color="auto"/>
            <w:left w:val="none" w:sz="0" w:space="0" w:color="auto"/>
            <w:bottom w:val="none" w:sz="0" w:space="0" w:color="auto"/>
            <w:right w:val="none" w:sz="0" w:space="0" w:color="auto"/>
          </w:divBdr>
        </w:div>
        <w:div w:id="19164210">
          <w:marLeft w:val="480"/>
          <w:marRight w:val="0"/>
          <w:marTop w:val="0"/>
          <w:marBottom w:val="0"/>
          <w:divBdr>
            <w:top w:val="none" w:sz="0" w:space="0" w:color="auto"/>
            <w:left w:val="none" w:sz="0" w:space="0" w:color="auto"/>
            <w:bottom w:val="none" w:sz="0" w:space="0" w:color="auto"/>
            <w:right w:val="none" w:sz="0" w:space="0" w:color="auto"/>
          </w:divBdr>
        </w:div>
        <w:div w:id="1877549193">
          <w:marLeft w:val="480"/>
          <w:marRight w:val="0"/>
          <w:marTop w:val="0"/>
          <w:marBottom w:val="0"/>
          <w:divBdr>
            <w:top w:val="none" w:sz="0" w:space="0" w:color="auto"/>
            <w:left w:val="none" w:sz="0" w:space="0" w:color="auto"/>
            <w:bottom w:val="none" w:sz="0" w:space="0" w:color="auto"/>
            <w:right w:val="none" w:sz="0" w:space="0" w:color="auto"/>
          </w:divBdr>
        </w:div>
      </w:divsChild>
    </w:div>
    <w:div w:id="945692846">
      <w:bodyDiv w:val="1"/>
      <w:marLeft w:val="0"/>
      <w:marRight w:val="0"/>
      <w:marTop w:val="0"/>
      <w:marBottom w:val="0"/>
      <w:divBdr>
        <w:top w:val="none" w:sz="0" w:space="0" w:color="auto"/>
        <w:left w:val="none" w:sz="0" w:space="0" w:color="auto"/>
        <w:bottom w:val="none" w:sz="0" w:space="0" w:color="auto"/>
        <w:right w:val="none" w:sz="0" w:space="0" w:color="auto"/>
      </w:divBdr>
      <w:divsChild>
        <w:div w:id="1585652870">
          <w:marLeft w:val="640"/>
          <w:marRight w:val="0"/>
          <w:marTop w:val="0"/>
          <w:marBottom w:val="0"/>
          <w:divBdr>
            <w:top w:val="none" w:sz="0" w:space="0" w:color="auto"/>
            <w:left w:val="none" w:sz="0" w:space="0" w:color="auto"/>
            <w:bottom w:val="none" w:sz="0" w:space="0" w:color="auto"/>
            <w:right w:val="none" w:sz="0" w:space="0" w:color="auto"/>
          </w:divBdr>
        </w:div>
        <w:div w:id="1700349109">
          <w:marLeft w:val="640"/>
          <w:marRight w:val="0"/>
          <w:marTop w:val="0"/>
          <w:marBottom w:val="0"/>
          <w:divBdr>
            <w:top w:val="none" w:sz="0" w:space="0" w:color="auto"/>
            <w:left w:val="none" w:sz="0" w:space="0" w:color="auto"/>
            <w:bottom w:val="none" w:sz="0" w:space="0" w:color="auto"/>
            <w:right w:val="none" w:sz="0" w:space="0" w:color="auto"/>
          </w:divBdr>
        </w:div>
        <w:div w:id="1890070537">
          <w:marLeft w:val="640"/>
          <w:marRight w:val="0"/>
          <w:marTop w:val="0"/>
          <w:marBottom w:val="0"/>
          <w:divBdr>
            <w:top w:val="none" w:sz="0" w:space="0" w:color="auto"/>
            <w:left w:val="none" w:sz="0" w:space="0" w:color="auto"/>
            <w:bottom w:val="none" w:sz="0" w:space="0" w:color="auto"/>
            <w:right w:val="none" w:sz="0" w:space="0" w:color="auto"/>
          </w:divBdr>
        </w:div>
      </w:divsChild>
    </w:div>
    <w:div w:id="946229061">
      <w:bodyDiv w:val="1"/>
      <w:marLeft w:val="0"/>
      <w:marRight w:val="0"/>
      <w:marTop w:val="0"/>
      <w:marBottom w:val="0"/>
      <w:divBdr>
        <w:top w:val="none" w:sz="0" w:space="0" w:color="auto"/>
        <w:left w:val="none" w:sz="0" w:space="0" w:color="auto"/>
        <w:bottom w:val="none" w:sz="0" w:space="0" w:color="auto"/>
        <w:right w:val="none" w:sz="0" w:space="0" w:color="auto"/>
      </w:divBdr>
      <w:divsChild>
        <w:div w:id="897520470">
          <w:marLeft w:val="480"/>
          <w:marRight w:val="0"/>
          <w:marTop w:val="0"/>
          <w:marBottom w:val="0"/>
          <w:divBdr>
            <w:top w:val="none" w:sz="0" w:space="0" w:color="auto"/>
            <w:left w:val="none" w:sz="0" w:space="0" w:color="auto"/>
            <w:bottom w:val="none" w:sz="0" w:space="0" w:color="auto"/>
            <w:right w:val="none" w:sz="0" w:space="0" w:color="auto"/>
          </w:divBdr>
        </w:div>
        <w:div w:id="1508789940">
          <w:marLeft w:val="480"/>
          <w:marRight w:val="0"/>
          <w:marTop w:val="0"/>
          <w:marBottom w:val="0"/>
          <w:divBdr>
            <w:top w:val="none" w:sz="0" w:space="0" w:color="auto"/>
            <w:left w:val="none" w:sz="0" w:space="0" w:color="auto"/>
            <w:bottom w:val="none" w:sz="0" w:space="0" w:color="auto"/>
            <w:right w:val="none" w:sz="0" w:space="0" w:color="auto"/>
          </w:divBdr>
        </w:div>
        <w:div w:id="1663511085">
          <w:marLeft w:val="480"/>
          <w:marRight w:val="0"/>
          <w:marTop w:val="0"/>
          <w:marBottom w:val="0"/>
          <w:divBdr>
            <w:top w:val="none" w:sz="0" w:space="0" w:color="auto"/>
            <w:left w:val="none" w:sz="0" w:space="0" w:color="auto"/>
            <w:bottom w:val="none" w:sz="0" w:space="0" w:color="auto"/>
            <w:right w:val="none" w:sz="0" w:space="0" w:color="auto"/>
          </w:divBdr>
        </w:div>
        <w:div w:id="342321551">
          <w:marLeft w:val="480"/>
          <w:marRight w:val="0"/>
          <w:marTop w:val="0"/>
          <w:marBottom w:val="0"/>
          <w:divBdr>
            <w:top w:val="none" w:sz="0" w:space="0" w:color="auto"/>
            <w:left w:val="none" w:sz="0" w:space="0" w:color="auto"/>
            <w:bottom w:val="none" w:sz="0" w:space="0" w:color="auto"/>
            <w:right w:val="none" w:sz="0" w:space="0" w:color="auto"/>
          </w:divBdr>
        </w:div>
        <w:div w:id="1271544836">
          <w:marLeft w:val="480"/>
          <w:marRight w:val="0"/>
          <w:marTop w:val="0"/>
          <w:marBottom w:val="0"/>
          <w:divBdr>
            <w:top w:val="none" w:sz="0" w:space="0" w:color="auto"/>
            <w:left w:val="none" w:sz="0" w:space="0" w:color="auto"/>
            <w:bottom w:val="none" w:sz="0" w:space="0" w:color="auto"/>
            <w:right w:val="none" w:sz="0" w:space="0" w:color="auto"/>
          </w:divBdr>
        </w:div>
        <w:div w:id="2002469537">
          <w:marLeft w:val="480"/>
          <w:marRight w:val="0"/>
          <w:marTop w:val="0"/>
          <w:marBottom w:val="0"/>
          <w:divBdr>
            <w:top w:val="none" w:sz="0" w:space="0" w:color="auto"/>
            <w:left w:val="none" w:sz="0" w:space="0" w:color="auto"/>
            <w:bottom w:val="none" w:sz="0" w:space="0" w:color="auto"/>
            <w:right w:val="none" w:sz="0" w:space="0" w:color="auto"/>
          </w:divBdr>
        </w:div>
        <w:div w:id="1034115378">
          <w:marLeft w:val="480"/>
          <w:marRight w:val="0"/>
          <w:marTop w:val="0"/>
          <w:marBottom w:val="0"/>
          <w:divBdr>
            <w:top w:val="none" w:sz="0" w:space="0" w:color="auto"/>
            <w:left w:val="none" w:sz="0" w:space="0" w:color="auto"/>
            <w:bottom w:val="none" w:sz="0" w:space="0" w:color="auto"/>
            <w:right w:val="none" w:sz="0" w:space="0" w:color="auto"/>
          </w:divBdr>
        </w:div>
        <w:div w:id="1899317363">
          <w:marLeft w:val="480"/>
          <w:marRight w:val="0"/>
          <w:marTop w:val="0"/>
          <w:marBottom w:val="0"/>
          <w:divBdr>
            <w:top w:val="none" w:sz="0" w:space="0" w:color="auto"/>
            <w:left w:val="none" w:sz="0" w:space="0" w:color="auto"/>
            <w:bottom w:val="none" w:sz="0" w:space="0" w:color="auto"/>
            <w:right w:val="none" w:sz="0" w:space="0" w:color="auto"/>
          </w:divBdr>
        </w:div>
        <w:div w:id="224490046">
          <w:marLeft w:val="480"/>
          <w:marRight w:val="0"/>
          <w:marTop w:val="0"/>
          <w:marBottom w:val="0"/>
          <w:divBdr>
            <w:top w:val="none" w:sz="0" w:space="0" w:color="auto"/>
            <w:left w:val="none" w:sz="0" w:space="0" w:color="auto"/>
            <w:bottom w:val="none" w:sz="0" w:space="0" w:color="auto"/>
            <w:right w:val="none" w:sz="0" w:space="0" w:color="auto"/>
          </w:divBdr>
        </w:div>
        <w:div w:id="1874028926">
          <w:marLeft w:val="480"/>
          <w:marRight w:val="0"/>
          <w:marTop w:val="0"/>
          <w:marBottom w:val="0"/>
          <w:divBdr>
            <w:top w:val="none" w:sz="0" w:space="0" w:color="auto"/>
            <w:left w:val="none" w:sz="0" w:space="0" w:color="auto"/>
            <w:bottom w:val="none" w:sz="0" w:space="0" w:color="auto"/>
            <w:right w:val="none" w:sz="0" w:space="0" w:color="auto"/>
          </w:divBdr>
        </w:div>
        <w:div w:id="863127471">
          <w:marLeft w:val="480"/>
          <w:marRight w:val="0"/>
          <w:marTop w:val="0"/>
          <w:marBottom w:val="0"/>
          <w:divBdr>
            <w:top w:val="none" w:sz="0" w:space="0" w:color="auto"/>
            <w:left w:val="none" w:sz="0" w:space="0" w:color="auto"/>
            <w:bottom w:val="none" w:sz="0" w:space="0" w:color="auto"/>
            <w:right w:val="none" w:sz="0" w:space="0" w:color="auto"/>
          </w:divBdr>
        </w:div>
        <w:div w:id="638847359">
          <w:marLeft w:val="480"/>
          <w:marRight w:val="0"/>
          <w:marTop w:val="0"/>
          <w:marBottom w:val="0"/>
          <w:divBdr>
            <w:top w:val="none" w:sz="0" w:space="0" w:color="auto"/>
            <w:left w:val="none" w:sz="0" w:space="0" w:color="auto"/>
            <w:bottom w:val="none" w:sz="0" w:space="0" w:color="auto"/>
            <w:right w:val="none" w:sz="0" w:space="0" w:color="auto"/>
          </w:divBdr>
        </w:div>
        <w:div w:id="1603682225">
          <w:marLeft w:val="480"/>
          <w:marRight w:val="0"/>
          <w:marTop w:val="0"/>
          <w:marBottom w:val="0"/>
          <w:divBdr>
            <w:top w:val="none" w:sz="0" w:space="0" w:color="auto"/>
            <w:left w:val="none" w:sz="0" w:space="0" w:color="auto"/>
            <w:bottom w:val="none" w:sz="0" w:space="0" w:color="auto"/>
            <w:right w:val="none" w:sz="0" w:space="0" w:color="auto"/>
          </w:divBdr>
        </w:div>
        <w:div w:id="229539822">
          <w:marLeft w:val="480"/>
          <w:marRight w:val="0"/>
          <w:marTop w:val="0"/>
          <w:marBottom w:val="0"/>
          <w:divBdr>
            <w:top w:val="none" w:sz="0" w:space="0" w:color="auto"/>
            <w:left w:val="none" w:sz="0" w:space="0" w:color="auto"/>
            <w:bottom w:val="none" w:sz="0" w:space="0" w:color="auto"/>
            <w:right w:val="none" w:sz="0" w:space="0" w:color="auto"/>
          </w:divBdr>
        </w:div>
        <w:div w:id="1963267576">
          <w:marLeft w:val="480"/>
          <w:marRight w:val="0"/>
          <w:marTop w:val="0"/>
          <w:marBottom w:val="0"/>
          <w:divBdr>
            <w:top w:val="none" w:sz="0" w:space="0" w:color="auto"/>
            <w:left w:val="none" w:sz="0" w:space="0" w:color="auto"/>
            <w:bottom w:val="none" w:sz="0" w:space="0" w:color="auto"/>
            <w:right w:val="none" w:sz="0" w:space="0" w:color="auto"/>
          </w:divBdr>
        </w:div>
        <w:div w:id="1464040687">
          <w:marLeft w:val="480"/>
          <w:marRight w:val="0"/>
          <w:marTop w:val="0"/>
          <w:marBottom w:val="0"/>
          <w:divBdr>
            <w:top w:val="none" w:sz="0" w:space="0" w:color="auto"/>
            <w:left w:val="none" w:sz="0" w:space="0" w:color="auto"/>
            <w:bottom w:val="none" w:sz="0" w:space="0" w:color="auto"/>
            <w:right w:val="none" w:sz="0" w:space="0" w:color="auto"/>
          </w:divBdr>
        </w:div>
        <w:div w:id="2127658675">
          <w:marLeft w:val="480"/>
          <w:marRight w:val="0"/>
          <w:marTop w:val="0"/>
          <w:marBottom w:val="0"/>
          <w:divBdr>
            <w:top w:val="none" w:sz="0" w:space="0" w:color="auto"/>
            <w:left w:val="none" w:sz="0" w:space="0" w:color="auto"/>
            <w:bottom w:val="none" w:sz="0" w:space="0" w:color="auto"/>
            <w:right w:val="none" w:sz="0" w:space="0" w:color="auto"/>
          </w:divBdr>
        </w:div>
      </w:divsChild>
    </w:div>
    <w:div w:id="954753209">
      <w:bodyDiv w:val="1"/>
      <w:marLeft w:val="0"/>
      <w:marRight w:val="0"/>
      <w:marTop w:val="0"/>
      <w:marBottom w:val="0"/>
      <w:divBdr>
        <w:top w:val="none" w:sz="0" w:space="0" w:color="auto"/>
        <w:left w:val="none" w:sz="0" w:space="0" w:color="auto"/>
        <w:bottom w:val="none" w:sz="0" w:space="0" w:color="auto"/>
        <w:right w:val="none" w:sz="0" w:space="0" w:color="auto"/>
      </w:divBdr>
    </w:div>
    <w:div w:id="958685194">
      <w:bodyDiv w:val="1"/>
      <w:marLeft w:val="0"/>
      <w:marRight w:val="0"/>
      <w:marTop w:val="0"/>
      <w:marBottom w:val="0"/>
      <w:divBdr>
        <w:top w:val="none" w:sz="0" w:space="0" w:color="auto"/>
        <w:left w:val="none" w:sz="0" w:space="0" w:color="auto"/>
        <w:bottom w:val="none" w:sz="0" w:space="0" w:color="auto"/>
        <w:right w:val="none" w:sz="0" w:space="0" w:color="auto"/>
      </w:divBdr>
    </w:div>
    <w:div w:id="964000825">
      <w:bodyDiv w:val="1"/>
      <w:marLeft w:val="0"/>
      <w:marRight w:val="0"/>
      <w:marTop w:val="0"/>
      <w:marBottom w:val="0"/>
      <w:divBdr>
        <w:top w:val="none" w:sz="0" w:space="0" w:color="auto"/>
        <w:left w:val="none" w:sz="0" w:space="0" w:color="auto"/>
        <w:bottom w:val="none" w:sz="0" w:space="0" w:color="auto"/>
        <w:right w:val="none" w:sz="0" w:space="0" w:color="auto"/>
      </w:divBdr>
      <w:divsChild>
        <w:div w:id="258803647">
          <w:marLeft w:val="480"/>
          <w:marRight w:val="0"/>
          <w:marTop w:val="0"/>
          <w:marBottom w:val="0"/>
          <w:divBdr>
            <w:top w:val="none" w:sz="0" w:space="0" w:color="auto"/>
            <w:left w:val="none" w:sz="0" w:space="0" w:color="auto"/>
            <w:bottom w:val="none" w:sz="0" w:space="0" w:color="auto"/>
            <w:right w:val="none" w:sz="0" w:space="0" w:color="auto"/>
          </w:divBdr>
        </w:div>
        <w:div w:id="275065463">
          <w:marLeft w:val="480"/>
          <w:marRight w:val="0"/>
          <w:marTop w:val="0"/>
          <w:marBottom w:val="0"/>
          <w:divBdr>
            <w:top w:val="none" w:sz="0" w:space="0" w:color="auto"/>
            <w:left w:val="none" w:sz="0" w:space="0" w:color="auto"/>
            <w:bottom w:val="none" w:sz="0" w:space="0" w:color="auto"/>
            <w:right w:val="none" w:sz="0" w:space="0" w:color="auto"/>
          </w:divBdr>
        </w:div>
        <w:div w:id="319116828">
          <w:marLeft w:val="480"/>
          <w:marRight w:val="0"/>
          <w:marTop w:val="0"/>
          <w:marBottom w:val="0"/>
          <w:divBdr>
            <w:top w:val="none" w:sz="0" w:space="0" w:color="auto"/>
            <w:left w:val="none" w:sz="0" w:space="0" w:color="auto"/>
            <w:bottom w:val="none" w:sz="0" w:space="0" w:color="auto"/>
            <w:right w:val="none" w:sz="0" w:space="0" w:color="auto"/>
          </w:divBdr>
        </w:div>
        <w:div w:id="369885941">
          <w:marLeft w:val="480"/>
          <w:marRight w:val="0"/>
          <w:marTop w:val="0"/>
          <w:marBottom w:val="0"/>
          <w:divBdr>
            <w:top w:val="none" w:sz="0" w:space="0" w:color="auto"/>
            <w:left w:val="none" w:sz="0" w:space="0" w:color="auto"/>
            <w:bottom w:val="none" w:sz="0" w:space="0" w:color="auto"/>
            <w:right w:val="none" w:sz="0" w:space="0" w:color="auto"/>
          </w:divBdr>
        </w:div>
        <w:div w:id="629818974">
          <w:marLeft w:val="480"/>
          <w:marRight w:val="0"/>
          <w:marTop w:val="0"/>
          <w:marBottom w:val="0"/>
          <w:divBdr>
            <w:top w:val="none" w:sz="0" w:space="0" w:color="auto"/>
            <w:left w:val="none" w:sz="0" w:space="0" w:color="auto"/>
            <w:bottom w:val="none" w:sz="0" w:space="0" w:color="auto"/>
            <w:right w:val="none" w:sz="0" w:space="0" w:color="auto"/>
          </w:divBdr>
        </w:div>
        <w:div w:id="886838805">
          <w:marLeft w:val="480"/>
          <w:marRight w:val="0"/>
          <w:marTop w:val="0"/>
          <w:marBottom w:val="0"/>
          <w:divBdr>
            <w:top w:val="none" w:sz="0" w:space="0" w:color="auto"/>
            <w:left w:val="none" w:sz="0" w:space="0" w:color="auto"/>
            <w:bottom w:val="none" w:sz="0" w:space="0" w:color="auto"/>
            <w:right w:val="none" w:sz="0" w:space="0" w:color="auto"/>
          </w:divBdr>
        </w:div>
        <w:div w:id="938877541">
          <w:marLeft w:val="480"/>
          <w:marRight w:val="0"/>
          <w:marTop w:val="0"/>
          <w:marBottom w:val="0"/>
          <w:divBdr>
            <w:top w:val="none" w:sz="0" w:space="0" w:color="auto"/>
            <w:left w:val="none" w:sz="0" w:space="0" w:color="auto"/>
            <w:bottom w:val="none" w:sz="0" w:space="0" w:color="auto"/>
            <w:right w:val="none" w:sz="0" w:space="0" w:color="auto"/>
          </w:divBdr>
        </w:div>
        <w:div w:id="946891126">
          <w:marLeft w:val="480"/>
          <w:marRight w:val="0"/>
          <w:marTop w:val="0"/>
          <w:marBottom w:val="0"/>
          <w:divBdr>
            <w:top w:val="none" w:sz="0" w:space="0" w:color="auto"/>
            <w:left w:val="none" w:sz="0" w:space="0" w:color="auto"/>
            <w:bottom w:val="none" w:sz="0" w:space="0" w:color="auto"/>
            <w:right w:val="none" w:sz="0" w:space="0" w:color="auto"/>
          </w:divBdr>
        </w:div>
        <w:div w:id="1341278076">
          <w:marLeft w:val="480"/>
          <w:marRight w:val="0"/>
          <w:marTop w:val="0"/>
          <w:marBottom w:val="0"/>
          <w:divBdr>
            <w:top w:val="none" w:sz="0" w:space="0" w:color="auto"/>
            <w:left w:val="none" w:sz="0" w:space="0" w:color="auto"/>
            <w:bottom w:val="none" w:sz="0" w:space="0" w:color="auto"/>
            <w:right w:val="none" w:sz="0" w:space="0" w:color="auto"/>
          </w:divBdr>
        </w:div>
        <w:div w:id="1393037868">
          <w:marLeft w:val="480"/>
          <w:marRight w:val="0"/>
          <w:marTop w:val="0"/>
          <w:marBottom w:val="0"/>
          <w:divBdr>
            <w:top w:val="none" w:sz="0" w:space="0" w:color="auto"/>
            <w:left w:val="none" w:sz="0" w:space="0" w:color="auto"/>
            <w:bottom w:val="none" w:sz="0" w:space="0" w:color="auto"/>
            <w:right w:val="none" w:sz="0" w:space="0" w:color="auto"/>
          </w:divBdr>
        </w:div>
        <w:div w:id="1826244481">
          <w:marLeft w:val="480"/>
          <w:marRight w:val="0"/>
          <w:marTop w:val="0"/>
          <w:marBottom w:val="0"/>
          <w:divBdr>
            <w:top w:val="none" w:sz="0" w:space="0" w:color="auto"/>
            <w:left w:val="none" w:sz="0" w:space="0" w:color="auto"/>
            <w:bottom w:val="none" w:sz="0" w:space="0" w:color="auto"/>
            <w:right w:val="none" w:sz="0" w:space="0" w:color="auto"/>
          </w:divBdr>
        </w:div>
        <w:div w:id="2030594080">
          <w:marLeft w:val="480"/>
          <w:marRight w:val="0"/>
          <w:marTop w:val="0"/>
          <w:marBottom w:val="0"/>
          <w:divBdr>
            <w:top w:val="none" w:sz="0" w:space="0" w:color="auto"/>
            <w:left w:val="none" w:sz="0" w:space="0" w:color="auto"/>
            <w:bottom w:val="none" w:sz="0" w:space="0" w:color="auto"/>
            <w:right w:val="none" w:sz="0" w:space="0" w:color="auto"/>
          </w:divBdr>
        </w:div>
        <w:div w:id="2053966260">
          <w:marLeft w:val="480"/>
          <w:marRight w:val="0"/>
          <w:marTop w:val="0"/>
          <w:marBottom w:val="0"/>
          <w:divBdr>
            <w:top w:val="none" w:sz="0" w:space="0" w:color="auto"/>
            <w:left w:val="none" w:sz="0" w:space="0" w:color="auto"/>
            <w:bottom w:val="none" w:sz="0" w:space="0" w:color="auto"/>
            <w:right w:val="none" w:sz="0" w:space="0" w:color="auto"/>
          </w:divBdr>
        </w:div>
      </w:divsChild>
    </w:div>
    <w:div w:id="973756838">
      <w:bodyDiv w:val="1"/>
      <w:marLeft w:val="0"/>
      <w:marRight w:val="0"/>
      <w:marTop w:val="0"/>
      <w:marBottom w:val="0"/>
      <w:divBdr>
        <w:top w:val="none" w:sz="0" w:space="0" w:color="auto"/>
        <w:left w:val="none" w:sz="0" w:space="0" w:color="auto"/>
        <w:bottom w:val="none" w:sz="0" w:space="0" w:color="auto"/>
        <w:right w:val="none" w:sz="0" w:space="0" w:color="auto"/>
      </w:divBdr>
    </w:div>
    <w:div w:id="979991706">
      <w:bodyDiv w:val="1"/>
      <w:marLeft w:val="0"/>
      <w:marRight w:val="0"/>
      <w:marTop w:val="0"/>
      <w:marBottom w:val="0"/>
      <w:divBdr>
        <w:top w:val="none" w:sz="0" w:space="0" w:color="auto"/>
        <w:left w:val="none" w:sz="0" w:space="0" w:color="auto"/>
        <w:bottom w:val="none" w:sz="0" w:space="0" w:color="auto"/>
        <w:right w:val="none" w:sz="0" w:space="0" w:color="auto"/>
      </w:divBdr>
    </w:div>
    <w:div w:id="995768191">
      <w:bodyDiv w:val="1"/>
      <w:marLeft w:val="0"/>
      <w:marRight w:val="0"/>
      <w:marTop w:val="0"/>
      <w:marBottom w:val="0"/>
      <w:divBdr>
        <w:top w:val="none" w:sz="0" w:space="0" w:color="auto"/>
        <w:left w:val="none" w:sz="0" w:space="0" w:color="auto"/>
        <w:bottom w:val="none" w:sz="0" w:space="0" w:color="auto"/>
        <w:right w:val="none" w:sz="0" w:space="0" w:color="auto"/>
      </w:divBdr>
      <w:divsChild>
        <w:div w:id="27073626">
          <w:marLeft w:val="480"/>
          <w:marRight w:val="0"/>
          <w:marTop w:val="0"/>
          <w:marBottom w:val="0"/>
          <w:divBdr>
            <w:top w:val="none" w:sz="0" w:space="0" w:color="auto"/>
            <w:left w:val="none" w:sz="0" w:space="0" w:color="auto"/>
            <w:bottom w:val="none" w:sz="0" w:space="0" w:color="auto"/>
            <w:right w:val="none" w:sz="0" w:space="0" w:color="auto"/>
          </w:divBdr>
        </w:div>
        <w:div w:id="35005261">
          <w:marLeft w:val="480"/>
          <w:marRight w:val="0"/>
          <w:marTop w:val="0"/>
          <w:marBottom w:val="0"/>
          <w:divBdr>
            <w:top w:val="none" w:sz="0" w:space="0" w:color="auto"/>
            <w:left w:val="none" w:sz="0" w:space="0" w:color="auto"/>
            <w:bottom w:val="none" w:sz="0" w:space="0" w:color="auto"/>
            <w:right w:val="none" w:sz="0" w:space="0" w:color="auto"/>
          </w:divBdr>
        </w:div>
        <w:div w:id="392775315">
          <w:marLeft w:val="480"/>
          <w:marRight w:val="0"/>
          <w:marTop w:val="0"/>
          <w:marBottom w:val="0"/>
          <w:divBdr>
            <w:top w:val="none" w:sz="0" w:space="0" w:color="auto"/>
            <w:left w:val="none" w:sz="0" w:space="0" w:color="auto"/>
            <w:bottom w:val="none" w:sz="0" w:space="0" w:color="auto"/>
            <w:right w:val="none" w:sz="0" w:space="0" w:color="auto"/>
          </w:divBdr>
        </w:div>
        <w:div w:id="1105343537">
          <w:marLeft w:val="480"/>
          <w:marRight w:val="0"/>
          <w:marTop w:val="0"/>
          <w:marBottom w:val="0"/>
          <w:divBdr>
            <w:top w:val="none" w:sz="0" w:space="0" w:color="auto"/>
            <w:left w:val="none" w:sz="0" w:space="0" w:color="auto"/>
            <w:bottom w:val="none" w:sz="0" w:space="0" w:color="auto"/>
            <w:right w:val="none" w:sz="0" w:space="0" w:color="auto"/>
          </w:divBdr>
        </w:div>
        <w:div w:id="1121998384">
          <w:marLeft w:val="480"/>
          <w:marRight w:val="0"/>
          <w:marTop w:val="0"/>
          <w:marBottom w:val="0"/>
          <w:divBdr>
            <w:top w:val="none" w:sz="0" w:space="0" w:color="auto"/>
            <w:left w:val="none" w:sz="0" w:space="0" w:color="auto"/>
            <w:bottom w:val="none" w:sz="0" w:space="0" w:color="auto"/>
            <w:right w:val="none" w:sz="0" w:space="0" w:color="auto"/>
          </w:divBdr>
        </w:div>
        <w:div w:id="1213151779">
          <w:marLeft w:val="480"/>
          <w:marRight w:val="0"/>
          <w:marTop w:val="0"/>
          <w:marBottom w:val="0"/>
          <w:divBdr>
            <w:top w:val="none" w:sz="0" w:space="0" w:color="auto"/>
            <w:left w:val="none" w:sz="0" w:space="0" w:color="auto"/>
            <w:bottom w:val="none" w:sz="0" w:space="0" w:color="auto"/>
            <w:right w:val="none" w:sz="0" w:space="0" w:color="auto"/>
          </w:divBdr>
          <w:divsChild>
            <w:div w:id="59141457">
              <w:marLeft w:val="0"/>
              <w:marRight w:val="0"/>
              <w:marTop w:val="0"/>
              <w:marBottom w:val="0"/>
              <w:divBdr>
                <w:top w:val="none" w:sz="0" w:space="0" w:color="auto"/>
                <w:left w:val="none" w:sz="0" w:space="0" w:color="auto"/>
                <w:bottom w:val="none" w:sz="0" w:space="0" w:color="auto"/>
                <w:right w:val="none" w:sz="0" w:space="0" w:color="auto"/>
              </w:divBdr>
              <w:divsChild>
                <w:div w:id="1100761506">
                  <w:marLeft w:val="480"/>
                  <w:marRight w:val="0"/>
                  <w:marTop w:val="0"/>
                  <w:marBottom w:val="0"/>
                  <w:divBdr>
                    <w:top w:val="none" w:sz="0" w:space="0" w:color="auto"/>
                    <w:left w:val="none" w:sz="0" w:space="0" w:color="auto"/>
                    <w:bottom w:val="none" w:sz="0" w:space="0" w:color="auto"/>
                    <w:right w:val="none" w:sz="0" w:space="0" w:color="auto"/>
                  </w:divBdr>
                </w:div>
                <w:div w:id="1593313577">
                  <w:marLeft w:val="480"/>
                  <w:marRight w:val="0"/>
                  <w:marTop w:val="0"/>
                  <w:marBottom w:val="0"/>
                  <w:divBdr>
                    <w:top w:val="none" w:sz="0" w:space="0" w:color="auto"/>
                    <w:left w:val="none" w:sz="0" w:space="0" w:color="auto"/>
                    <w:bottom w:val="none" w:sz="0" w:space="0" w:color="auto"/>
                    <w:right w:val="none" w:sz="0" w:space="0" w:color="auto"/>
                  </w:divBdr>
                </w:div>
                <w:div w:id="1833980620">
                  <w:marLeft w:val="480"/>
                  <w:marRight w:val="0"/>
                  <w:marTop w:val="0"/>
                  <w:marBottom w:val="0"/>
                  <w:divBdr>
                    <w:top w:val="none" w:sz="0" w:space="0" w:color="auto"/>
                    <w:left w:val="none" w:sz="0" w:space="0" w:color="auto"/>
                    <w:bottom w:val="none" w:sz="0" w:space="0" w:color="auto"/>
                    <w:right w:val="none" w:sz="0" w:space="0" w:color="auto"/>
                  </w:divBdr>
                </w:div>
                <w:div w:id="1834446699">
                  <w:marLeft w:val="480"/>
                  <w:marRight w:val="0"/>
                  <w:marTop w:val="0"/>
                  <w:marBottom w:val="0"/>
                  <w:divBdr>
                    <w:top w:val="none" w:sz="0" w:space="0" w:color="auto"/>
                    <w:left w:val="none" w:sz="0" w:space="0" w:color="auto"/>
                    <w:bottom w:val="none" w:sz="0" w:space="0" w:color="auto"/>
                    <w:right w:val="none" w:sz="0" w:space="0" w:color="auto"/>
                  </w:divBdr>
                </w:div>
                <w:div w:id="186337142">
                  <w:marLeft w:val="480"/>
                  <w:marRight w:val="0"/>
                  <w:marTop w:val="0"/>
                  <w:marBottom w:val="0"/>
                  <w:divBdr>
                    <w:top w:val="none" w:sz="0" w:space="0" w:color="auto"/>
                    <w:left w:val="none" w:sz="0" w:space="0" w:color="auto"/>
                    <w:bottom w:val="none" w:sz="0" w:space="0" w:color="auto"/>
                    <w:right w:val="none" w:sz="0" w:space="0" w:color="auto"/>
                  </w:divBdr>
                </w:div>
                <w:div w:id="597759634">
                  <w:marLeft w:val="480"/>
                  <w:marRight w:val="0"/>
                  <w:marTop w:val="0"/>
                  <w:marBottom w:val="0"/>
                  <w:divBdr>
                    <w:top w:val="none" w:sz="0" w:space="0" w:color="auto"/>
                    <w:left w:val="none" w:sz="0" w:space="0" w:color="auto"/>
                    <w:bottom w:val="none" w:sz="0" w:space="0" w:color="auto"/>
                    <w:right w:val="none" w:sz="0" w:space="0" w:color="auto"/>
                  </w:divBdr>
                </w:div>
                <w:div w:id="1738361592">
                  <w:marLeft w:val="480"/>
                  <w:marRight w:val="0"/>
                  <w:marTop w:val="0"/>
                  <w:marBottom w:val="0"/>
                  <w:divBdr>
                    <w:top w:val="none" w:sz="0" w:space="0" w:color="auto"/>
                    <w:left w:val="none" w:sz="0" w:space="0" w:color="auto"/>
                    <w:bottom w:val="none" w:sz="0" w:space="0" w:color="auto"/>
                    <w:right w:val="none" w:sz="0" w:space="0" w:color="auto"/>
                  </w:divBdr>
                </w:div>
                <w:div w:id="760681805">
                  <w:marLeft w:val="480"/>
                  <w:marRight w:val="0"/>
                  <w:marTop w:val="0"/>
                  <w:marBottom w:val="0"/>
                  <w:divBdr>
                    <w:top w:val="none" w:sz="0" w:space="0" w:color="auto"/>
                    <w:left w:val="none" w:sz="0" w:space="0" w:color="auto"/>
                    <w:bottom w:val="none" w:sz="0" w:space="0" w:color="auto"/>
                    <w:right w:val="none" w:sz="0" w:space="0" w:color="auto"/>
                  </w:divBdr>
                </w:div>
                <w:div w:id="689258782">
                  <w:marLeft w:val="480"/>
                  <w:marRight w:val="0"/>
                  <w:marTop w:val="0"/>
                  <w:marBottom w:val="0"/>
                  <w:divBdr>
                    <w:top w:val="none" w:sz="0" w:space="0" w:color="auto"/>
                    <w:left w:val="none" w:sz="0" w:space="0" w:color="auto"/>
                    <w:bottom w:val="none" w:sz="0" w:space="0" w:color="auto"/>
                    <w:right w:val="none" w:sz="0" w:space="0" w:color="auto"/>
                  </w:divBdr>
                </w:div>
                <w:div w:id="1020160677">
                  <w:marLeft w:val="480"/>
                  <w:marRight w:val="0"/>
                  <w:marTop w:val="0"/>
                  <w:marBottom w:val="0"/>
                  <w:divBdr>
                    <w:top w:val="none" w:sz="0" w:space="0" w:color="auto"/>
                    <w:left w:val="none" w:sz="0" w:space="0" w:color="auto"/>
                    <w:bottom w:val="none" w:sz="0" w:space="0" w:color="auto"/>
                    <w:right w:val="none" w:sz="0" w:space="0" w:color="auto"/>
                  </w:divBdr>
                </w:div>
                <w:div w:id="1663506494">
                  <w:marLeft w:val="480"/>
                  <w:marRight w:val="0"/>
                  <w:marTop w:val="0"/>
                  <w:marBottom w:val="0"/>
                  <w:divBdr>
                    <w:top w:val="none" w:sz="0" w:space="0" w:color="auto"/>
                    <w:left w:val="none" w:sz="0" w:space="0" w:color="auto"/>
                    <w:bottom w:val="none" w:sz="0" w:space="0" w:color="auto"/>
                    <w:right w:val="none" w:sz="0" w:space="0" w:color="auto"/>
                  </w:divBdr>
                </w:div>
                <w:div w:id="427849294">
                  <w:marLeft w:val="480"/>
                  <w:marRight w:val="0"/>
                  <w:marTop w:val="0"/>
                  <w:marBottom w:val="0"/>
                  <w:divBdr>
                    <w:top w:val="none" w:sz="0" w:space="0" w:color="auto"/>
                    <w:left w:val="none" w:sz="0" w:space="0" w:color="auto"/>
                    <w:bottom w:val="none" w:sz="0" w:space="0" w:color="auto"/>
                    <w:right w:val="none" w:sz="0" w:space="0" w:color="auto"/>
                  </w:divBdr>
                </w:div>
                <w:div w:id="1262035126">
                  <w:marLeft w:val="480"/>
                  <w:marRight w:val="0"/>
                  <w:marTop w:val="0"/>
                  <w:marBottom w:val="0"/>
                  <w:divBdr>
                    <w:top w:val="none" w:sz="0" w:space="0" w:color="auto"/>
                    <w:left w:val="none" w:sz="0" w:space="0" w:color="auto"/>
                    <w:bottom w:val="none" w:sz="0" w:space="0" w:color="auto"/>
                    <w:right w:val="none" w:sz="0" w:space="0" w:color="auto"/>
                  </w:divBdr>
                </w:div>
                <w:div w:id="160586331">
                  <w:marLeft w:val="480"/>
                  <w:marRight w:val="0"/>
                  <w:marTop w:val="0"/>
                  <w:marBottom w:val="0"/>
                  <w:divBdr>
                    <w:top w:val="none" w:sz="0" w:space="0" w:color="auto"/>
                    <w:left w:val="none" w:sz="0" w:space="0" w:color="auto"/>
                    <w:bottom w:val="none" w:sz="0" w:space="0" w:color="auto"/>
                    <w:right w:val="none" w:sz="0" w:space="0" w:color="auto"/>
                  </w:divBdr>
                </w:div>
                <w:div w:id="45614622">
                  <w:marLeft w:val="480"/>
                  <w:marRight w:val="0"/>
                  <w:marTop w:val="0"/>
                  <w:marBottom w:val="0"/>
                  <w:divBdr>
                    <w:top w:val="none" w:sz="0" w:space="0" w:color="auto"/>
                    <w:left w:val="none" w:sz="0" w:space="0" w:color="auto"/>
                    <w:bottom w:val="none" w:sz="0" w:space="0" w:color="auto"/>
                    <w:right w:val="none" w:sz="0" w:space="0" w:color="auto"/>
                  </w:divBdr>
                </w:div>
                <w:div w:id="1198351936">
                  <w:marLeft w:val="480"/>
                  <w:marRight w:val="0"/>
                  <w:marTop w:val="0"/>
                  <w:marBottom w:val="0"/>
                  <w:divBdr>
                    <w:top w:val="none" w:sz="0" w:space="0" w:color="auto"/>
                    <w:left w:val="none" w:sz="0" w:space="0" w:color="auto"/>
                    <w:bottom w:val="none" w:sz="0" w:space="0" w:color="auto"/>
                    <w:right w:val="none" w:sz="0" w:space="0" w:color="auto"/>
                  </w:divBdr>
                </w:div>
                <w:div w:id="1203862503">
                  <w:marLeft w:val="480"/>
                  <w:marRight w:val="0"/>
                  <w:marTop w:val="0"/>
                  <w:marBottom w:val="0"/>
                  <w:divBdr>
                    <w:top w:val="none" w:sz="0" w:space="0" w:color="auto"/>
                    <w:left w:val="none" w:sz="0" w:space="0" w:color="auto"/>
                    <w:bottom w:val="none" w:sz="0" w:space="0" w:color="auto"/>
                    <w:right w:val="none" w:sz="0" w:space="0" w:color="auto"/>
                  </w:divBdr>
                </w:div>
                <w:div w:id="1767384662">
                  <w:marLeft w:val="480"/>
                  <w:marRight w:val="0"/>
                  <w:marTop w:val="0"/>
                  <w:marBottom w:val="0"/>
                  <w:divBdr>
                    <w:top w:val="none" w:sz="0" w:space="0" w:color="auto"/>
                    <w:left w:val="none" w:sz="0" w:space="0" w:color="auto"/>
                    <w:bottom w:val="none" w:sz="0" w:space="0" w:color="auto"/>
                    <w:right w:val="none" w:sz="0" w:space="0" w:color="auto"/>
                  </w:divBdr>
                </w:div>
                <w:div w:id="1195726093">
                  <w:marLeft w:val="480"/>
                  <w:marRight w:val="0"/>
                  <w:marTop w:val="0"/>
                  <w:marBottom w:val="0"/>
                  <w:divBdr>
                    <w:top w:val="none" w:sz="0" w:space="0" w:color="auto"/>
                    <w:left w:val="none" w:sz="0" w:space="0" w:color="auto"/>
                    <w:bottom w:val="none" w:sz="0" w:space="0" w:color="auto"/>
                    <w:right w:val="none" w:sz="0" w:space="0" w:color="auto"/>
                  </w:divBdr>
                </w:div>
              </w:divsChild>
            </w:div>
            <w:div w:id="224605844">
              <w:marLeft w:val="0"/>
              <w:marRight w:val="0"/>
              <w:marTop w:val="0"/>
              <w:marBottom w:val="0"/>
              <w:divBdr>
                <w:top w:val="none" w:sz="0" w:space="0" w:color="auto"/>
                <w:left w:val="none" w:sz="0" w:space="0" w:color="auto"/>
                <w:bottom w:val="none" w:sz="0" w:space="0" w:color="auto"/>
                <w:right w:val="none" w:sz="0" w:space="0" w:color="auto"/>
              </w:divBdr>
              <w:divsChild>
                <w:div w:id="764306328">
                  <w:marLeft w:val="480"/>
                  <w:marRight w:val="0"/>
                  <w:marTop w:val="0"/>
                  <w:marBottom w:val="0"/>
                  <w:divBdr>
                    <w:top w:val="none" w:sz="0" w:space="0" w:color="auto"/>
                    <w:left w:val="none" w:sz="0" w:space="0" w:color="auto"/>
                    <w:bottom w:val="none" w:sz="0" w:space="0" w:color="auto"/>
                    <w:right w:val="none" w:sz="0" w:space="0" w:color="auto"/>
                  </w:divBdr>
                </w:div>
                <w:div w:id="1577086681">
                  <w:marLeft w:val="480"/>
                  <w:marRight w:val="0"/>
                  <w:marTop w:val="0"/>
                  <w:marBottom w:val="0"/>
                  <w:divBdr>
                    <w:top w:val="none" w:sz="0" w:space="0" w:color="auto"/>
                    <w:left w:val="none" w:sz="0" w:space="0" w:color="auto"/>
                    <w:bottom w:val="none" w:sz="0" w:space="0" w:color="auto"/>
                    <w:right w:val="none" w:sz="0" w:space="0" w:color="auto"/>
                  </w:divBdr>
                </w:div>
                <w:div w:id="365256770">
                  <w:marLeft w:val="480"/>
                  <w:marRight w:val="0"/>
                  <w:marTop w:val="0"/>
                  <w:marBottom w:val="0"/>
                  <w:divBdr>
                    <w:top w:val="none" w:sz="0" w:space="0" w:color="auto"/>
                    <w:left w:val="none" w:sz="0" w:space="0" w:color="auto"/>
                    <w:bottom w:val="none" w:sz="0" w:space="0" w:color="auto"/>
                    <w:right w:val="none" w:sz="0" w:space="0" w:color="auto"/>
                  </w:divBdr>
                </w:div>
                <w:div w:id="2021003853">
                  <w:marLeft w:val="480"/>
                  <w:marRight w:val="0"/>
                  <w:marTop w:val="0"/>
                  <w:marBottom w:val="0"/>
                  <w:divBdr>
                    <w:top w:val="none" w:sz="0" w:space="0" w:color="auto"/>
                    <w:left w:val="none" w:sz="0" w:space="0" w:color="auto"/>
                    <w:bottom w:val="none" w:sz="0" w:space="0" w:color="auto"/>
                    <w:right w:val="none" w:sz="0" w:space="0" w:color="auto"/>
                  </w:divBdr>
                </w:div>
                <w:div w:id="535117127">
                  <w:marLeft w:val="480"/>
                  <w:marRight w:val="0"/>
                  <w:marTop w:val="0"/>
                  <w:marBottom w:val="0"/>
                  <w:divBdr>
                    <w:top w:val="none" w:sz="0" w:space="0" w:color="auto"/>
                    <w:left w:val="none" w:sz="0" w:space="0" w:color="auto"/>
                    <w:bottom w:val="none" w:sz="0" w:space="0" w:color="auto"/>
                    <w:right w:val="none" w:sz="0" w:space="0" w:color="auto"/>
                  </w:divBdr>
                </w:div>
                <w:div w:id="1427654604">
                  <w:marLeft w:val="480"/>
                  <w:marRight w:val="0"/>
                  <w:marTop w:val="0"/>
                  <w:marBottom w:val="0"/>
                  <w:divBdr>
                    <w:top w:val="none" w:sz="0" w:space="0" w:color="auto"/>
                    <w:left w:val="none" w:sz="0" w:space="0" w:color="auto"/>
                    <w:bottom w:val="none" w:sz="0" w:space="0" w:color="auto"/>
                    <w:right w:val="none" w:sz="0" w:space="0" w:color="auto"/>
                  </w:divBdr>
                </w:div>
                <w:div w:id="1755013350">
                  <w:marLeft w:val="480"/>
                  <w:marRight w:val="0"/>
                  <w:marTop w:val="0"/>
                  <w:marBottom w:val="0"/>
                  <w:divBdr>
                    <w:top w:val="none" w:sz="0" w:space="0" w:color="auto"/>
                    <w:left w:val="none" w:sz="0" w:space="0" w:color="auto"/>
                    <w:bottom w:val="none" w:sz="0" w:space="0" w:color="auto"/>
                    <w:right w:val="none" w:sz="0" w:space="0" w:color="auto"/>
                  </w:divBdr>
                </w:div>
                <w:div w:id="249896767">
                  <w:marLeft w:val="480"/>
                  <w:marRight w:val="0"/>
                  <w:marTop w:val="0"/>
                  <w:marBottom w:val="0"/>
                  <w:divBdr>
                    <w:top w:val="none" w:sz="0" w:space="0" w:color="auto"/>
                    <w:left w:val="none" w:sz="0" w:space="0" w:color="auto"/>
                    <w:bottom w:val="none" w:sz="0" w:space="0" w:color="auto"/>
                    <w:right w:val="none" w:sz="0" w:space="0" w:color="auto"/>
                  </w:divBdr>
                </w:div>
                <w:div w:id="1098989521">
                  <w:marLeft w:val="480"/>
                  <w:marRight w:val="0"/>
                  <w:marTop w:val="0"/>
                  <w:marBottom w:val="0"/>
                  <w:divBdr>
                    <w:top w:val="none" w:sz="0" w:space="0" w:color="auto"/>
                    <w:left w:val="none" w:sz="0" w:space="0" w:color="auto"/>
                    <w:bottom w:val="none" w:sz="0" w:space="0" w:color="auto"/>
                    <w:right w:val="none" w:sz="0" w:space="0" w:color="auto"/>
                  </w:divBdr>
                </w:div>
                <w:div w:id="1194149993">
                  <w:marLeft w:val="480"/>
                  <w:marRight w:val="0"/>
                  <w:marTop w:val="0"/>
                  <w:marBottom w:val="0"/>
                  <w:divBdr>
                    <w:top w:val="none" w:sz="0" w:space="0" w:color="auto"/>
                    <w:left w:val="none" w:sz="0" w:space="0" w:color="auto"/>
                    <w:bottom w:val="none" w:sz="0" w:space="0" w:color="auto"/>
                    <w:right w:val="none" w:sz="0" w:space="0" w:color="auto"/>
                  </w:divBdr>
                </w:div>
                <w:div w:id="89547490">
                  <w:marLeft w:val="480"/>
                  <w:marRight w:val="0"/>
                  <w:marTop w:val="0"/>
                  <w:marBottom w:val="0"/>
                  <w:divBdr>
                    <w:top w:val="none" w:sz="0" w:space="0" w:color="auto"/>
                    <w:left w:val="none" w:sz="0" w:space="0" w:color="auto"/>
                    <w:bottom w:val="none" w:sz="0" w:space="0" w:color="auto"/>
                    <w:right w:val="none" w:sz="0" w:space="0" w:color="auto"/>
                  </w:divBdr>
                </w:div>
                <w:div w:id="782647321">
                  <w:marLeft w:val="480"/>
                  <w:marRight w:val="0"/>
                  <w:marTop w:val="0"/>
                  <w:marBottom w:val="0"/>
                  <w:divBdr>
                    <w:top w:val="none" w:sz="0" w:space="0" w:color="auto"/>
                    <w:left w:val="none" w:sz="0" w:space="0" w:color="auto"/>
                    <w:bottom w:val="none" w:sz="0" w:space="0" w:color="auto"/>
                    <w:right w:val="none" w:sz="0" w:space="0" w:color="auto"/>
                  </w:divBdr>
                </w:div>
                <w:div w:id="225148820">
                  <w:marLeft w:val="480"/>
                  <w:marRight w:val="0"/>
                  <w:marTop w:val="0"/>
                  <w:marBottom w:val="0"/>
                  <w:divBdr>
                    <w:top w:val="none" w:sz="0" w:space="0" w:color="auto"/>
                    <w:left w:val="none" w:sz="0" w:space="0" w:color="auto"/>
                    <w:bottom w:val="none" w:sz="0" w:space="0" w:color="auto"/>
                    <w:right w:val="none" w:sz="0" w:space="0" w:color="auto"/>
                  </w:divBdr>
                </w:div>
                <w:div w:id="252396118">
                  <w:marLeft w:val="480"/>
                  <w:marRight w:val="0"/>
                  <w:marTop w:val="0"/>
                  <w:marBottom w:val="0"/>
                  <w:divBdr>
                    <w:top w:val="none" w:sz="0" w:space="0" w:color="auto"/>
                    <w:left w:val="none" w:sz="0" w:space="0" w:color="auto"/>
                    <w:bottom w:val="none" w:sz="0" w:space="0" w:color="auto"/>
                    <w:right w:val="none" w:sz="0" w:space="0" w:color="auto"/>
                  </w:divBdr>
                </w:div>
                <w:div w:id="156767734">
                  <w:marLeft w:val="480"/>
                  <w:marRight w:val="0"/>
                  <w:marTop w:val="0"/>
                  <w:marBottom w:val="0"/>
                  <w:divBdr>
                    <w:top w:val="none" w:sz="0" w:space="0" w:color="auto"/>
                    <w:left w:val="none" w:sz="0" w:space="0" w:color="auto"/>
                    <w:bottom w:val="none" w:sz="0" w:space="0" w:color="auto"/>
                    <w:right w:val="none" w:sz="0" w:space="0" w:color="auto"/>
                  </w:divBdr>
                </w:div>
                <w:div w:id="427048255">
                  <w:marLeft w:val="480"/>
                  <w:marRight w:val="0"/>
                  <w:marTop w:val="0"/>
                  <w:marBottom w:val="0"/>
                  <w:divBdr>
                    <w:top w:val="none" w:sz="0" w:space="0" w:color="auto"/>
                    <w:left w:val="none" w:sz="0" w:space="0" w:color="auto"/>
                    <w:bottom w:val="none" w:sz="0" w:space="0" w:color="auto"/>
                    <w:right w:val="none" w:sz="0" w:space="0" w:color="auto"/>
                  </w:divBdr>
                </w:div>
                <w:div w:id="577178583">
                  <w:marLeft w:val="480"/>
                  <w:marRight w:val="0"/>
                  <w:marTop w:val="0"/>
                  <w:marBottom w:val="0"/>
                  <w:divBdr>
                    <w:top w:val="none" w:sz="0" w:space="0" w:color="auto"/>
                    <w:left w:val="none" w:sz="0" w:space="0" w:color="auto"/>
                    <w:bottom w:val="none" w:sz="0" w:space="0" w:color="auto"/>
                    <w:right w:val="none" w:sz="0" w:space="0" w:color="auto"/>
                  </w:divBdr>
                </w:div>
                <w:div w:id="1258827413">
                  <w:marLeft w:val="480"/>
                  <w:marRight w:val="0"/>
                  <w:marTop w:val="0"/>
                  <w:marBottom w:val="0"/>
                  <w:divBdr>
                    <w:top w:val="none" w:sz="0" w:space="0" w:color="auto"/>
                    <w:left w:val="none" w:sz="0" w:space="0" w:color="auto"/>
                    <w:bottom w:val="none" w:sz="0" w:space="0" w:color="auto"/>
                    <w:right w:val="none" w:sz="0" w:space="0" w:color="auto"/>
                  </w:divBdr>
                </w:div>
                <w:div w:id="746344257">
                  <w:marLeft w:val="480"/>
                  <w:marRight w:val="0"/>
                  <w:marTop w:val="0"/>
                  <w:marBottom w:val="0"/>
                  <w:divBdr>
                    <w:top w:val="none" w:sz="0" w:space="0" w:color="auto"/>
                    <w:left w:val="none" w:sz="0" w:space="0" w:color="auto"/>
                    <w:bottom w:val="none" w:sz="0" w:space="0" w:color="auto"/>
                    <w:right w:val="none" w:sz="0" w:space="0" w:color="auto"/>
                  </w:divBdr>
                </w:div>
              </w:divsChild>
            </w:div>
            <w:div w:id="1222405992">
              <w:marLeft w:val="0"/>
              <w:marRight w:val="0"/>
              <w:marTop w:val="0"/>
              <w:marBottom w:val="0"/>
              <w:divBdr>
                <w:top w:val="none" w:sz="0" w:space="0" w:color="auto"/>
                <w:left w:val="none" w:sz="0" w:space="0" w:color="auto"/>
                <w:bottom w:val="none" w:sz="0" w:space="0" w:color="auto"/>
                <w:right w:val="none" w:sz="0" w:space="0" w:color="auto"/>
              </w:divBdr>
              <w:divsChild>
                <w:div w:id="1660377890">
                  <w:marLeft w:val="480"/>
                  <w:marRight w:val="0"/>
                  <w:marTop w:val="0"/>
                  <w:marBottom w:val="0"/>
                  <w:divBdr>
                    <w:top w:val="none" w:sz="0" w:space="0" w:color="auto"/>
                    <w:left w:val="none" w:sz="0" w:space="0" w:color="auto"/>
                    <w:bottom w:val="none" w:sz="0" w:space="0" w:color="auto"/>
                    <w:right w:val="none" w:sz="0" w:space="0" w:color="auto"/>
                  </w:divBdr>
                </w:div>
                <w:div w:id="1011181755">
                  <w:marLeft w:val="480"/>
                  <w:marRight w:val="0"/>
                  <w:marTop w:val="0"/>
                  <w:marBottom w:val="0"/>
                  <w:divBdr>
                    <w:top w:val="none" w:sz="0" w:space="0" w:color="auto"/>
                    <w:left w:val="none" w:sz="0" w:space="0" w:color="auto"/>
                    <w:bottom w:val="none" w:sz="0" w:space="0" w:color="auto"/>
                    <w:right w:val="none" w:sz="0" w:space="0" w:color="auto"/>
                  </w:divBdr>
                </w:div>
                <w:div w:id="1927498027">
                  <w:marLeft w:val="480"/>
                  <w:marRight w:val="0"/>
                  <w:marTop w:val="0"/>
                  <w:marBottom w:val="0"/>
                  <w:divBdr>
                    <w:top w:val="none" w:sz="0" w:space="0" w:color="auto"/>
                    <w:left w:val="none" w:sz="0" w:space="0" w:color="auto"/>
                    <w:bottom w:val="none" w:sz="0" w:space="0" w:color="auto"/>
                    <w:right w:val="none" w:sz="0" w:space="0" w:color="auto"/>
                  </w:divBdr>
                </w:div>
                <w:div w:id="200559947">
                  <w:marLeft w:val="480"/>
                  <w:marRight w:val="0"/>
                  <w:marTop w:val="0"/>
                  <w:marBottom w:val="0"/>
                  <w:divBdr>
                    <w:top w:val="none" w:sz="0" w:space="0" w:color="auto"/>
                    <w:left w:val="none" w:sz="0" w:space="0" w:color="auto"/>
                    <w:bottom w:val="none" w:sz="0" w:space="0" w:color="auto"/>
                    <w:right w:val="none" w:sz="0" w:space="0" w:color="auto"/>
                  </w:divBdr>
                </w:div>
                <w:div w:id="1308054050">
                  <w:marLeft w:val="480"/>
                  <w:marRight w:val="0"/>
                  <w:marTop w:val="0"/>
                  <w:marBottom w:val="0"/>
                  <w:divBdr>
                    <w:top w:val="none" w:sz="0" w:space="0" w:color="auto"/>
                    <w:left w:val="none" w:sz="0" w:space="0" w:color="auto"/>
                    <w:bottom w:val="none" w:sz="0" w:space="0" w:color="auto"/>
                    <w:right w:val="none" w:sz="0" w:space="0" w:color="auto"/>
                  </w:divBdr>
                </w:div>
                <w:div w:id="2111310540">
                  <w:marLeft w:val="480"/>
                  <w:marRight w:val="0"/>
                  <w:marTop w:val="0"/>
                  <w:marBottom w:val="0"/>
                  <w:divBdr>
                    <w:top w:val="none" w:sz="0" w:space="0" w:color="auto"/>
                    <w:left w:val="none" w:sz="0" w:space="0" w:color="auto"/>
                    <w:bottom w:val="none" w:sz="0" w:space="0" w:color="auto"/>
                    <w:right w:val="none" w:sz="0" w:space="0" w:color="auto"/>
                  </w:divBdr>
                </w:div>
                <w:div w:id="853962088">
                  <w:marLeft w:val="480"/>
                  <w:marRight w:val="0"/>
                  <w:marTop w:val="0"/>
                  <w:marBottom w:val="0"/>
                  <w:divBdr>
                    <w:top w:val="none" w:sz="0" w:space="0" w:color="auto"/>
                    <w:left w:val="none" w:sz="0" w:space="0" w:color="auto"/>
                    <w:bottom w:val="none" w:sz="0" w:space="0" w:color="auto"/>
                    <w:right w:val="none" w:sz="0" w:space="0" w:color="auto"/>
                  </w:divBdr>
                </w:div>
                <w:div w:id="1234394309">
                  <w:marLeft w:val="480"/>
                  <w:marRight w:val="0"/>
                  <w:marTop w:val="0"/>
                  <w:marBottom w:val="0"/>
                  <w:divBdr>
                    <w:top w:val="none" w:sz="0" w:space="0" w:color="auto"/>
                    <w:left w:val="none" w:sz="0" w:space="0" w:color="auto"/>
                    <w:bottom w:val="none" w:sz="0" w:space="0" w:color="auto"/>
                    <w:right w:val="none" w:sz="0" w:space="0" w:color="auto"/>
                  </w:divBdr>
                </w:div>
                <w:div w:id="134496594">
                  <w:marLeft w:val="480"/>
                  <w:marRight w:val="0"/>
                  <w:marTop w:val="0"/>
                  <w:marBottom w:val="0"/>
                  <w:divBdr>
                    <w:top w:val="none" w:sz="0" w:space="0" w:color="auto"/>
                    <w:left w:val="none" w:sz="0" w:space="0" w:color="auto"/>
                    <w:bottom w:val="none" w:sz="0" w:space="0" w:color="auto"/>
                    <w:right w:val="none" w:sz="0" w:space="0" w:color="auto"/>
                  </w:divBdr>
                </w:div>
                <w:div w:id="65543483">
                  <w:marLeft w:val="480"/>
                  <w:marRight w:val="0"/>
                  <w:marTop w:val="0"/>
                  <w:marBottom w:val="0"/>
                  <w:divBdr>
                    <w:top w:val="none" w:sz="0" w:space="0" w:color="auto"/>
                    <w:left w:val="none" w:sz="0" w:space="0" w:color="auto"/>
                    <w:bottom w:val="none" w:sz="0" w:space="0" w:color="auto"/>
                    <w:right w:val="none" w:sz="0" w:space="0" w:color="auto"/>
                  </w:divBdr>
                </w:div>
                <w:div w:id="1708942723">
                  <w:marLeft w:val="480"/>
                  <w:marRight w:val="0"/>
                  <w:marTop w:val="0"/>
                  <w:marBottom w:val="0"/>
                  <w:divBdr>
                    <w:top w:val="none" w:sz="0" w:space="0" w:color="auto"/>
                    <w:left w:val="none" w:sz="0" w:space="0" w:color="auto"/>
                    <w:bottom w:val="none" w:sz="0" w:space="0" w:color="auto"/>
                    <w:right w:val="none" w:sz="0" w:space="0" w:color="auto"/>
                  </w:divBdr>
                </w:div>
                <w:div w:id="70975838">
                  <w:marLeft w:val="480"/>
                  <w:marRight w:val="0"/>
                  <w:marTop w:val="0"/>
                  <w:marBottom w:val="0"/>
                  <w:divBdr>
                    <w:top w:val="none" w:sz="0" w:space="0" w:color="auto"/>
                    <w:left w:val="none" w:sz="0" w:space="0" w:color="auto"/>
                    <w:bottom w:val="none" w:sz="0" w:space="0" w:color="auto"/>
                    <w:right w:val="none" w:sz="0" w:space="0" w:color="auto"/>
                  </w:divBdr>
                </w:div>
                <w:div w:id="1804882638">
                  <w:marLeft w:val="480"/>
                  <w:marRight w:val="0"/>
                  <w:marTop w:val="0"/>
                  <w:marBottom w:val="0"/>
                  <w:divBdr>
                    <w:top w:val="none" w:sz="0" w:space="0" w:color="auto"/>
                    <w:left w:val="none" w:sz="0" w:space="0" w:color="auto"/>
                    <w:bottom w:val="none" w:sz="0" w:space="0" w:color="auto"/>
                    <w:right w:val="none" w:sz="0" w:space="0" w:color="auto"/>
                  </w:divBdr>
                </w:div>
                <w:div w:id="1171291573">
                  <w:marLeft w:val="480"/>
                  <w:marRight w:val="0"/>
                  <w:marTop w:val="0"/>
                  <w:marBottom w:val="0"/>
                  <w:divBdr>
                    <w:top w:val="none" w:sz="0" w:space="0" w:color="auto"/>
                    <w:left w:val="none" w:sz="0" w:space="0" w:color="auto"/>
                    <w:bottom w:val="none" w:sz="0" w:space="0" w:color="auto"/>
                    <w:right w:val="none" w:sz="0" w:space="0" w:color="auto"/>
                  </w:divBdr>
                </w:div>
                <w:div w:id="750782983">
                  <w:marLeft w:val="480"/>
                  <w:marRight w:val="0"/>
                  <w:marTop w:val="0"/>
                  <w:marBottom w:val="0"/>
                  <w:divBdr>
                    <w:top w:val="none" w:sz="0" w:space="0" w:color="auto"/>
                    <w:left w:val="none" w:sz="0" w:space="0" w:color="auto"/>
                    <w:bottom w:val="none" w:sz="0" w:space="0" w:color="auto"/>
                    <w:right w:val="none" w:sz="0" w:space="0" w:color="auto"/>
                  </w:divBdr>
                </w:div>
                <w:div w:id="1266234317">
                  <w:marLeft w:val="480"/>
                  <w:marRight w:val="0"/>
                  <w:marTop w:val="0"/>
                  <w:marBottom w:val="0"/>
                  <w:divBdr>
                    <w:top w:val="none" w:sz="0" w:space="0" w:color="auto"/>
                    <w:left w:val="none" w:sz="0" w:space="0" w:color="auto"/>
                    <w:bottom w:val="none" w:sz="0" w:space="0" w:color="auto"/>
                    <w:right w:val="none" w:sz="0" w:space="0" w:color="auto"/>
                  </w:divBdr>
                </w:div>
                <w:div w:id="1534077341">
                  <w:marLeft w:val="480"/>
                  <w:marRight w:val="0"/>
                  <w:marTop w:val="0"/>
                  <w:marBottom w:val="0"/>
                  <w:divBdr>
                    <w:top w:val="none" w:sz="0" w:space="0" w:color="auto"/>
                    <w:left w:val="none" w:sz="0" w:space="0" w:color="auto"/>
                    <w:bottom w:val="none" w:sz="0" w:space="0" w:color="auto"/>
                    <w:right w:val="none" w:sz="0" w:space="0" w:color="auto"/>
                  </w:divBdr>
                </w:div>
                <w:div w:id="206454334">
                  <w:marLeft w:val="480"/>
                  <w:marRight w:val="0"/>
                  <w:marTop w:val="0"/>
                  <w:marBottom w:val="0"/>
                  <w:divBdr>
                    <w:top w:val="none" w:sz="0" w:space="0" w:color="auto"/>
                    <w:left w:val="none" w:sz="0" w:space="0" w:color="auto"/>
                    <w:bottom w:val="none" w:sz="0" w:space="0" w:color="auto"/>
                    <w:right w:val="none" w:sz="0" w:space="0" w:color="auto"/>
                  </w:divBdr>
                </w:div>
                <w:div w:id="1984844511">
                  <w:marLeft w:val="480"/>
                  <w:marRight w:val="0"/>
                  <w:marTop w:val="0"/>
                  <w:marBottom w:val="0"/>
                  <w:divBdr>
                    <w:top w:val="none" w:sz="0" w:space="0" w:color="auto"/>
                    <w:left w:val="none" w:sz="0" w:space="0" w:color="auto"/>
                    <w:bottom w:val="none" w:sz="0" w:space="0" w:color="auto"/>
                    <w:right w:val="none" w:sz="0" w:space="0" w:color="auto"/>
                  </w:divBdr>
                </w:div>
              </w:divsChild>
            </w:div>
            <w:div w:id="1060981728">
              <w:marLeft w:val="0"/>
              <w:marRight w:val="0"/>
              <w:marTop w:val="0"/>
              <w:marBottom w:val="0"/>
              <w:divBdr>
                <w:top w:val="none" w:sz="0" w:space="0" w:color="auto"/>
                <w:left w:val="none" w:sz="0" w:space="0" w:color="auto"/>
                <w:bottom w:val="none" w:sz="0" w:space="0" w:color="auto"/>
                <w:right w:val="none" w:sz="0" w:space="0" w:color="auto"/>
              </w:divBdr>
              <w:divsChild>
                <w:div w:id="1223830066">
                  <w:marLeft w:val="480"/>
                  <w:marRight w:val="0"/>
                  <w:marTop w:val="0"/>
                  <w:marBottom w:val="0"/>
                  <w:divBdr>
                    <w:top w:val="none" w:sz="0" w:space="0" w:color="auto"/>
                    <w:left w:val="none" w:sz="0" w:space="0" w:color="auto"/>
                    <w:bottom w:val="none" w:sz="0" w:space="0" w:color="auto"/>
                    <w:right w:val="none" w:sz="0" w:space="0" w:color="auto"/>
                  </w:divBdr>
                </w:div>
                <w:div w:id="1519736443">
                  <w:marLeft w:val="480"/>
                  <w:marRight w:val="0"/>
                  <w:marTop w:val="0"/>
                  <w:marBottom w:val="0"/>
                  <w:divBdr>
                    <w:top w:val="none" w:sz="0" w:space="0" w:color="auto"/>
                    <w:left w:val="none" w:sz="0" w:space="0" w:color="auto"/>
                    <w:bottom w:val="none" w:sz="0" w:space="0" w:color="auto"/>
                    <w:right w:val="none" w:sz="0" w:space="0" w:color="auto"/>
                  </w:divBdr>
                </w:div>
                <w:div w:id="1171986956">
                  <w:marLeft w:val="480"/>
                  <w:marRight w:val="0"/>
                  <w:marTop w:val="0"/>
                  <w:marBottom w:val="0"/>
                  <w:divBdr>
                    <w:top w:val="none" w:sz="0" w:space="0" w:color="auto"/>
                    <w:left w:val="none" w:sz="0" w:space="0" w:color="auto"/>
                    <w:bottom w:val="none" w:sz="0" w:space="0" w:color="auto"/>
                    <w:right w:val="none" w:sz="0" w:space="0" w:color="auto"/>
                  </w:divBdr>
                </w:div>
                <w:div w:id="1121731063">
                  <w:marLeft w:val="480"/>
                  <w:marRight w:val="0"/>
                  <w:marTop w:val="0"/>
                  <w:marBottom w:val="0"/>
                  <w:divBdr>
                    <w:top w:val="none" w:sz="0" w:space="0" w:color="auto"/>
                    <w:left w:val="none" w:sz="0" w:space="0" w:color="auto"/>
                    <w:bottom w:val="none" w:sz="0" w:space="0" w:color="auto"/>
                    <w:right w:val="none" w:sz="0" w:space="0" w:color="auto"/>
                  </w:divBdr>
                </w:div>
                <w:div w:id="1018779793">
                  <w:marLeft w:val="480"/>
                  <w:marRight w:val="0"/>
                  <w:marTop w:val="0"/>
                  <w:marBottom w:val="0"/>
                  <w:divBdr>
                    <w:top w:val="none" w:sz="0" w:space="0" w:color="auto"/>
                    <w:left w:val="none" w:sz="0" w:space="0" w:color="auto"/>
                    <w:bottom w:val="none" w:sz="0" w:space="0" w:color="auto"/>
                    <w:right w:val="none" w:sz="0" w:space="0" w:color="auto"/>
                  </w:divBdr>
                </w:div>
                <w:div w:id="1619097605">
                  <w:marLeft w:val="480"/>
                  <w:marRight w:val="0"/>
                  <w:marTop w:val="0"/>
                  <w:marBottom w:val="0"/>
                  <w:divBdr>
                    <w:top w:val="none" w:sz="0" w:space="0" w:color="auto"/>
                    <w:left w:val="none" w:sz="0" w:space="0" w:color="auto"/>
                    <w:bottom w:val="none" w:sz="0" w:space="0" w:color="auto"/>
                    <w:right w:val="none" w:sz="0" w:space="0" w:color="auto"/>
                  </w:divBdr>
                </w:div>
                <w:div w:id="1974745485">
                  <w:marLeft w:val="480"/>
                  <w:marRight w:val="0"/>
                  <w:marTop w:val="0"/>
                  <w:marBottom w:val="0"/>
                  <w:divBdr>
                    <w:top w:val="none" w:sz="0" w:space="0" w:color="auto"/>
                    <w:left w:val="none" w:sz="0" w:space="0" w:color="auto"/>
                    <w:bottom w:val="none" w:sz="0" w:space="0" w:color="auto"/>
                    <w:right w:val="none" w:sz="0" w:space="0" w:color="auto"/>
                  </w:divBdr>
                </w:div>
                <w:div w:id="1765682199">
                  <w:marLeft w:val="480"/>
                  <w:marRight w:val="0"/>
                  <w:marTop w:val="0"/>
                  <w:marBottom w:val="0"/>
                  <w:divBdr>
                    <w:top w:val="none" w:sz="0" w:space="0" w:color="auto"/>
                    <w:left w:val="none" w:sz="0" w:space="0" w:color="auto"/>
                    <w:bottom w:val="none" w:sz="0" w:space="0" w:color="auto"/>
                    <w:right w:val="none" w:sz="0" w:space="0" w:color="auto"/>
                  </w:divBdr>
                </w:div>
                <w:div w:id="319576204">
                  <w:marLeft w:val="480"/>
                  <w:marRight w:val="0"/>
                  <w:marTop w:val="0"/>
                  <w:marBottom w:val="0"/>
                  <w:divBdr>
                    <w:top w:val="none" w:sz="0" w:space="0" w:color="auto"/>
                    <w:left w:val="none" w:sz="0" w:space="0" w:color="auto"/>
                    <w:bottom w:val="none" w:sz="0" w:space="0" w:color="auto"/>
                    <w:right w:val="none" w:sz="0" w:space="0" w:color="auto"/>
                  </w:divBdr>
                </w:div>
                <w:div w:id="651905600">
                  <w:marLeft w:val="480"/>
                  <w:marRight w:val="0"/>
                  <w:marTop w:val="0"/>
                  <w:marBottom w:val="0"/>
                  <w:divBdr>
                    <w:top w:val="none" w:sz="0" w:space="0" w:color="auto"/>
                    <w:left w:val="none" w:sz="0" w:space="0" w:color="auto"/>
                    <w:bottom w:val="none" w:sz="0" w:space="0" w:color="auto"/>
                    <w:right w:val="none" w:sz="0" w:space="0" w:color="auto"/>
                  </w:divBdr>
                </w:div>
                <w:div w:id="149491425">
                  <w:marLeft w:val="480"/>
                  <w:marRight w:val="0"/>
                  <w:marTop w:val="0"/>
                  <w:marBottom w:val="0"/>
                  <w:divBdr>
                    <w:top w:val="none" w:sz="0" w:space="0" w:color="auto"/>
                    <w:left w:val="none" w:sz="0" w:space="0" w:color="auto"/>
                    <w:bottom w:val="none" w:sz="0" w:space="0" w:color="auto"/>
                    <w:right w:val="none" w:sz="0" w:space="0" w:color="auto"/>
                  </w:divBdr>
                </w:div>
                <w:div w:id="1675835444">
                  <w:marLeft w:val="480"/>
                  <w:marRight w:val="0"/>
                  <w:marTop w:val="0"/>
                  <w:marBottom w:val="0"/>
                  <w:divBdr>
                    <w:top w:val="none" w:sz="0" w:space="0" w:color="auto"/>
                    <w:left w:val="none" w:sz="0" w:space="0" w:color="auto"/>
                    <w:bottom w:val="none" w:sz="0" w:space="0" w:color="auto"/>
                    <w:right w:val="none" w:sz="0" w:space="0" w:color="auto"/>
                  </w:divBdr>
                </w:div>
                <w:div w:id="859859118">
                  <w:marLeft w:val="480"/>
                  <w:marRight w:val="0"/>
                  <w:marTop w:val="0"/>
                  <w:marBottom w:val="0"/>
                  <w:divBdr>
                    <w:top w:val="none" w:sz="0" w:space="0" w:color="auto"/>
                    <w:left w:val="none" w:sz="0" w:space="0" w:color="auto"/>
                    <w:bottom w:val="none" w:sz="0" w:space="0" w:color="auto"/>
                    <w:right w:val="none" w:sz="0" w:space="0" w:color="auto"/>
                  </w:divBdr>
                </w:div>
                <w:div w:id="338850324">
                  <w:marLeft w:val="480"/>
                  <w:marRight w:val="0"/>
                  <w:marTop w:val="0"/>
                  <w:marBottom w:val="0"/>
                  <w:divBdr>
                    <w:top w:val="none" w:sz="0" w:space="0" w:color="auto"/>
                    <w:left w:val="none" w:sz="0" w:space="0" w:color="auto"/>
                    <w:bottom w:val="none" w:sz="0" w:space="0" w:color="auto"/>
                    <w:right w:val="none" w:sz="0" w:space="0" w:color="auto"/>
                  </w:divBdr>
                </w:div>
                <w:div w:id="311838721">
                  <w:marLeft w:val="480"/>
                  <w:marRight w:val="0"/>
                  <w:marTop w:val="0"/>
                  <w:marBottom w:val="0"/>
                  <w:divBdr>
                    <w:top w:val="none" w:sz="0" w:space="0" w:color="auto"/>
                    <w:left w:val="none" w:sz="0" w:space="0" w:color="auto"/>
                    <w:bottom w:val="none" w:sz="0" w:space="0" w:color="auto"/>
                    <w:right w:val="none" w:sz="0" w:space="0" w:color="auto"/>
                  </w:divBdr>
                </w:div>
                <w:div w:id="2078623794">
                  <w:marLeft w:val="480"/>
                  <w:marRight w:val="0"/>
                  <w:marTop w:val="0"/>
                  <w:marBottom w:val="0"/>
                  <w:divBdr>
                    <w:top w:val="none" w:sz="0" w:space="0" w:color="auto"/>
                    <w:left w:val="none" w:sz="0" w:space="0" w:color="auto"/>
                    <w:bottom w:val="none" w:sz="0" w:space="0" w:color="auto"/>
                    <w:right w:val="none" w:sz="0" w:space="0" w:color="auto"/>
                  </w:divBdr>
                </w:div>
                <w:div w:id="953486809">
                  <w:marLeft w:val="480"/>
                  <w:marRight w:val="0"/>
                  <w:marTop w:val="0"/>
                  <w:marBottom w:val="0"/>
                  <w:divBdr>
                    <w:top w:val="none" w:sz="0" w:space="0" w:color="auto"/>
                    <w:left w:val="none" w:sz="0" w:space="0" w:color="auto"/>
                    <w:bottom w:val="none" w:sz="0" w:space="0" w:color="auto"/>
                    <w:right w:val="none" w:sz="0" w:space="0" w:color="auto"/>
                  </w:divBdr>
                </w:div>
                <w:div w:id="1468932534">
                  <w:marLeft w:val="480"/>
                  <w:marRight w:val="0"/>
                  <w:marTop w:val="0"/>
                  <w:marBottom w:val="0"/>
                  <w:divBdr>
                    <w:top w:val="none" w:sz="0" w:space="0" w:color="auto"/>
                    <w:left w:val="none" w:sz="0" w:space="0" w:color="auto"/>
                    <w:bottom w:val="none" w:sz="0" w:space="0" w:color="auto"/>
                    <w:right w:val="none" w:sz="0" w:space="0" w:color="auto"/>
                  </w:divBdr>
                </w:div>
                <w:div w:id="1630234579">
                  <w:marLeft w:val="480"/>
                  <w:marRight w:val="0"/>
                  <w:marTop w:val="0"/>
                  <w:marBottom w:val="0"/>
                  <w:divBdr>
                    <w:top w:val="none" w:sz="0" w:space="0" w:color="auto"/>
                    <w:left w:val="none" w:sz="0" w:space="0" w:color="auto"/>
                    <w:bottom w:val="none" w:sz="0" w:space="0" w:color="auto"/>
                    <w:right w:val="none" w:sz="0" w:space="0" w:color="auto"/>
                  </w:divBdr>
                </w:div>
              </w:divsChild>
            </w:div>
            <w:div w:id="1714965730">
              <w:marLeft w:val="0"/>
              <w:marRight w:val="0"/>
              <w:marTop w:val="0"/>
              <w:marBottom w:val="0"/>
              <w:divBdr>
                <w:top w:val="none" w:sz="0" w:space="0" w:color="auto"/>
                <w:left w:val="none" w:sz="0" w:space="0" w:color="auto"/>
                <w:bottom w:val="none" w:sz="0" w:space="0" w:color="auto"/>
                <w:right w:val="none" w:sz="0" w:space="0" w:color="auto"/>
              </w:divBdr>
              <w:divsChild>
                <w:div w:id="2016954259">
                  <w:marLeft w:val="480"/>
                  <w:marRight w:val="0"/>
                  <w:marTop w:val="0"/>
                  <w:marBottom w:val="0"/>
                  <w:divBdr>
                    <w:top w:val="none" w:sz="0" w:space="0" w:color="auto"/>
                    <w:left w:val="none" w:sz="0" w:space="0" w:color="auto"/>
                    <w:bottom w:val="none" w:sz="0" w:space="0" w:color="auto"/>
                    <w:right w:val="none" w:sz="0" w:space="0" w:color="auto"/>
                  </w:divBdr>
                </w:div>
                <w:div w:id="1947735707">
                  <w:marLeft w:val="480"/>
                  <w:marRight w:val="0"/>
                  <w:marTop w:val="0"/>
                  <w:marBottom w:val="0"/>
                  <w:divBdr>
                    <w:top w:val="none" w:sz="0" w:space="0" w:color="auto"/>
                    <w:left w:val="none" w:sz="0" w:space="0" w:color="auto"/>
                    <w:bottom w:val="none" w:sz="0" w:space="0" w:color="auto"/>
                    <w:right w:val="none" w:sz="0" w:space="0" w:color="auto"/>
                  </w:divBdr>
                </w:div>
                <w:div w:id="1297955180">
                  <w:marLeft w:val="480"/>
                  <w:marRight w:val="0"/>
                  <w:marTop w:val="0"/>
                  <w:marBottom w:val="0"/>
                  <w:divBdr>
                    <w:top w:val="none" w:sz="0" w:space="0" w:color="auto"/>
                    <w:left w:val="none" w:sz="0" w:space="0" w:color="auto"/>
                    <w:bottom w:val="none" w:sz="0" w:space="0" w:color="auto"/>
                    <w:right w:val="none" w:sz="0" w:space="0" w:color="auto"/>
                  </w:divBdr>
                </w:div>
                <w:div w:id="1881092646">
                  <w:marLeft w:val="480"/>
                  <w:marRight w:val="0"/>
                  <w:marTop w:val="0"/>
                  <w:marBottom w:val="0"/>
                  <w:divBdr>
                    <w:top w:val="none" w:sz="0" w:space="0" w:color="auto"/>
                    <w:left w:val="none" w:sz="0" w:space="0" w:color="auto"/>
                    <w:bottom w:val="none" w:sz="0" w:space="0" w:color="auto"/>
                    <w:right w:val="none" w:sz="0" w:space="0" w:color="auto"/>
                  </w:divBdr>
                </w:div>
                <w:div w:id="1810397694">
                  <w:marLeft w:val="480"/>
                  <w:marRight w:val="0"/>
                  <w:marTop w:val="0"/>
                  <w:marBottom w:val="0"/>
                  <w:divBdr>
                    <w:top w:val="none" w:sz="0" w:space="0" w:color="auto"/>
                    <w:left w:val="none" w:sz="0" w:space="0" w:color="auto"/>
                    <w:bottom w:val="none" w:sz="0" w:space="0" w:color="auto"/>
                    <w:right w:val="none" w:sz="0" w:space="0" w:color="auto"/>
                  </w:divBdr>
                </w:div>
                <w:div w:id="795564725">
                  <w:marLeft w:val="480"/>
                  <w:marRight w:val="0"/>
                  <w:marTop w:val="0"/>
                  <w:marBottom w:val="0"/>
                  <w:divBdr>
                    <w:top w:val="none" w:sz="0" w:space="0" w:color="auto"/>
                    <w:left w:val="none" w:sz="0" w:space="0" w:color="auto"/>
                    <w:bottom w:val="none" w:sz="0" w:space="0" w:color="auto"/>
                    <w:right w:val="none" w:sz="0" w:space="0" w:color="auto"/>
                  </w:divBdr>
                </w:div>
                <w:div w:id="1669140031">
                  <w:marLeft w:val="480"/>
                  <w:marRight w:val="0"/>
                  <w:marTop w:val="0"/>
                  <w:marBottom w:val="0"/>
                  <w:divBdr>
                    <w:top w:val="none" w:sz="0" w:space="0" w:color="auto"/>
                    <w:left w:val="none" w:sz="0" w:space="0" w:color="auto"/>
                    <w:bottom w:val="none" w:sz="0" w:space="0" w:color="auto"/>
                    <w:right w:val="none" w:sz="0" w:space="0" w:color="auto"/>
                  </w:divBdr>
                </w:div>
                <w:div w:id="133062625">
                  <w:marLeft w:val="480"/>
                  <w:marRight w:val="0"/>
                  <w:marTop w:val="0"/>
                  <w:marBottom w:val="0"/>
                  <w:divBdr>
                    <w:top w:val="none" w:sz="0" w:space="0" w:color="auto"/>
                    <w:left w:val="none" w:sz="0" w:space="0" w:color="auto"/>
                    <w:bottom w:val="none" w:sz="0" w:space="0" w:color="auto"/>
                    <w:right w:val="none" w:sz="0" w:space="0" w:color="auto"/>
                  </w:divBdr>
                </w:div>
                <w:div w:id="1743798176">
                  <w:marLeft w:val="480"/>
                  <w:marRight w:val="0"/>
                  <w:marTop w:val="0"/>
                  <w:marBottom w:val="0"/>
                  <w:divBdr>
                    <w:top w:val="none" w:sz="0" w:space="0" w:color="auto"/>
                    <w:left w:val="none" w:sz="0" w:space="0" w:color="auto"/>
                    <w:bottom w:val="none" w:sz="0" w:space="0" w:color="auto"/>
                    <w:right w:val="none" w:sz="0" w:space="0" w:color="auto"/>
                  </w:divBdr>
                </w:div>
                <w:div w:id="46880669">
                  <w:marLeft w:val="480"/>
                  <w:marRight w:val="0"/>
                  <w:marTop w:val="0"/>
                  <w:marBottom w:val="0"/>
                  <w:divBdr>
                    <w:top w:val="none" w:sz="0" w:space="0" w:color="auto"/>
                    <w:left w:val="none" w:sz="0" w:space="0" w:color="auto"/>
                    <w:bottom w:val="none" w:sz="0" w:space="0" w:color="auto"/>
                    <w:right w:val="none" w:sz="0" w:space="0" w:color="auto"/>
                  </w:divBdr>
                </w:div>
                <w:div w:id="835655357">
                  <w:marLeft w:val="480"/>
                  <w:marRight w:val="0"/>
                  <w:marTop w:val="0"/>
                  <w:marBottom w:val="0"/>
                  <w:divBdr>
                    <w:top w:val="none" w:sz="0" w:space="0" w:color="auto"/>
                    <w:left w:val="none" w:sz="0" w:space="0" w:color="auto"/>
                    <w:bottom w:val="none" w:sz="0" w:space="0" w:color="auto"/>
                    <w:right w:val="none" w:sz="0" w:space="0" w:color="auto"/>
                  </w:divBdr>
                </w:div>
                <w:div w:id="1748913687">
                  <w:marLeft w:val="480"/>
                  <w:marRight w:val="0"/>
                  <w:marTop w:val="0"/>
                  <w:marBottom w:val="0"/>
                  <w:divBdr>
                    <w:top w:val="none" w:sz="0" w:space="0" w:color="auto"/>
                    <w:left w:val="none" w:sz="0" w:space="0" w:color="auto"/>
                    <w:bottom w:val="none" w:sz="0" w:space="0" w:color="auto"/>
                    <w:right w:val="none" w:sz="0" w:space="0" w:color="auto"/>
                  </w:divBdr>
                </w:div>
                <w:div w:id="1560749053">
                  <w:marLeft w:val="480"/>
                  <w:marRight w:val="0"/>
                  <w:marTop w:val="0"/>
                  <w:marBottom w:val="0"/>
                  <w:divBdr>
                    <w:top w:val="none" w:sz="0" w:space="0" w:color="auto"/>
                    <w:left w:val="none" w:sz="0" w:space="0" w:color="auto"/>
                    <w:bottom w:val="none" w:sz="0" w:space="0" w:color="auto"/>
                    <w:right w:val="none" w:sz="0" w:space="0" w:color="auto"/>
                  </w:divBdr>
                </w:div>
                <w:div w:id="749157050">
                  <w:marLeft w:val="480"/>
                  <w:marRight w:val="0"/>
                  <w:marTop w:val="0"/>
                  <w:marBottom w:val="0"/>
                  <w:divBdr>
                    <w:top w:val="none" w:sz="0" w:space="0" w:color="auto"/>
                    <w:left w:val="none" w:sz="0" w:space="0" w:color="auto"/>
                    <w:bottom w:val="none" w:sz="0" w:space="0" w:color="auto"/>
                    <w:right w:val="none" w:sz="0" w:space="0" w:color="auto"/>
                  </w:divBdr>
                </w:div>
                <w:div w:id="201093567">
                  <w:marLeft w:val="480"/>
                  <w:marRight w:val="0"/>
                  <w:marTop w:val="0"/>
                  <w:marBottom w:val="0"/>
                  <w:divBdr>
                    <w:top w:val="none" w:sz="0" w:space="0" w:color="auto"/>
                    <w:left w:val="none" w:sz="0" w:space="0" w:color="auto"/>
                    <w:bottom w:val="none" w:sz="0" w:space="0" w:color="auto"/>
                    <w:right w:val="none" w:sz="0" w:space="0" w:color="auto"/>
                  </w:divBdr>
                </w:div>
                <w:div w:id="1387414396">
                  <w:marLeft w:val="480"/>
                  <w:marRight w:val="0"/>
                  <w:marTop w:val="0"/>
                  <w:marBottom w:val="0"/>
                  <w:divBdr>
                    <w:top w:val="none" w:sz="0" w:space="0" w:color="auto"/>
                    <w:left w:val="none" w:sz="0" w:space="0" w:color="auto"/>
                    <w:bottom w:val="none" w:sz="0" w:space="0" w:color="auto"/>
                    <w:right w:val="none" w:sz="0" w:space="0" w:color="auto"/>
                  </w:divBdr>
                </w:div>
                <w:div w:id="154801503">
                  <w:marLeft w:val="480"/>
                  <w:marRight w:val="0"/>
                  <w:marTop w:val="0"/>
                  <w:marBottom w:val="0"/>
                  <w:divBdr>
                    <w:top w:val="none" w:sz="0" w:space="0" w:color="auto"/>
                    <w:left w:val="none" w:sz="0" w:space="0" w:color="auto"/>
                    <w:bottom w:val="none" w:sz="0" w:space="0" w:color="auto"/>
                    <w:right w:val="none" w:sz="0" w:space="0" w:color="auto"/>
                  </w:divBdr>
                </w:div>
                <w:div w:id="1944916926">
                  <w:marLeft w:val="480"/>
                  <w:marRight w:val="0"/>
                  <w:marTop w:val="0"/>
                  <w:marBottom w:val="0"/>
                  <w:divBdr>
                    <w:top w:val="none" w:sz="0" w:space="0" w:color="auto"/>
                    <w:left w:val="none" w:sz="0" w:space="0" w:color="auto"/>
                    <w:bottom w:val="none" w:sz="0" w:space="0" w:color="auto"/>
                    <w:right w:val="none" w:sz="0" w:space="0" w:color="auto"/>
                  </w:divBdr>
                </w:div>
                <w:div w:id="154548314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384405428">
          <w:marLeft w:val="480"/>
          <w:marRight w:val="0"/>
          <w:marTop w:val="0"/>
          <w:marBottom w:val="0"/>
          <w:divBdr>
            <w:top w:val="none" w:sz="0" w:space="0" w:color="auto"/>
            <w:left w:val="none" w:sz="0" w:space="0" w:color="auto"/>
            <w:bottom w:val="none" w:sz="0" w:space="0" w:color="auto"/>
            <w:right w:val="none" w:sz="0" w:space="0" w:color="auto"/>
          </w:divBdr>
        </w:div>
        <w:div w:id="1491171956">
          <w:marLeft w:val="480"/>
          <w:marRight w:val="0"/>
          <w:marTop w:val="0"/>
          <w:marBottom w:val="0"/>
          <w:divBdr>
            <w:top w:val="none" w:sz="0" w:space="0" w:color="auto"/>
            <w:left w:val="none" w:sz="0" w:space="0" w:color="auto"/>
            <w:bottom w:val="none" w:sz="0" w:space="0" w:color="auto"/>
            <w:right w:val="none" w:sz="0" w:space="0" w:color="auto"/>
          </w:divBdr>
        </w:div>
        <w:div w:id="1603226507">
          <w:marLeft w:val="480"/>
          <w:marRight w:val="0"/>
          <w:marTop w:val="0"/>
          <w:marBottom w:val="0"/>
          <w:divBdr>
            <w:top w:val="none" w:sz="0" w:space="0" w:color="auto"/>
            <w:left w:val="none" w:sz="0" w:space="0" w:color="auto"/>
            <w:bottom w:val="none" w:sz="0" w:space="0" w:color="auto"/>
            <w:right w:val="none" w:sz="0" w:space="0" w:color="auto"/>
          </w:divBdr>
        </w:div>
        <w:div w:id="1693068418">
          <w:marLeft w:val="480"/>
          <w:marRight w:val="0"/>
          <w:marTop w:val="0"/>
          <w:marBottom w:val="0"/>
          <w:divBdr>
            <w:top w:val="none" w:sz="0" w:space="0" w:color="auto"/>
            <w:left w:val="none" w:sz="0" w:space="0" w:color="auto"/>
            <w:bottom w:val="none" w:sz="0" w:space="0" w:color="auto"/>
            <w:right w:val="none" w:sz="0" w:space="0" w:color="auto"/>
          </w:divBdr>
        </w:div>
        <w:div w:id="1858612609">
          <w:marLeft w:val="480"/>
          <w:marRight w:val="0"/>
          <w:marTop w:val="0"/>
          <w:marBottom w:val="0"/>
          <w:divBdr>
            <w:top w:val="none" w:sz="0" w:space="0" w:color="auto"/>
            <w:left w:val="none" w:sz="0" w:space="0" w:color="auto"/>
            <w:bottom w:val="none" w:sz="0" w:space="0" w:color="auto"/>
            <w:right w:val="none" w:sz="0" w:space="0" w:color="auto"/>
          </w:divBdr>
        </w:div>
      </w:divsChild>
    </w:div>
    <w:div w:id="999038029">
      <w:bodyDiv w:val="1"/>
      <w:marLeft w:val="0"/>
      <w:marRight w:val="0"/>
      <w:marTop w:val="0"/>
      <w:marBottom w:val="0"/>
      <w:divBdr>
        <w:top w:val="none" w:sz="0" w:space="0" w:color="auto"/>
        <w:left w:val="none" w:sz="0" w:space="0" w:color="auto"/>
        <w:bottom w:val="none" w:sz="0" w:space="0" w:color="auto"/>
        <w:right w:val="none" w:sz="0" w:space="0" w:color="auto"/>
      </w:divBdr>
    </w:div>
    <w:div w:id="1004626947">
      <w:bodyDiv w:val="1"/>
      <w:marLeft w:val="0"/>
      <w:marRight w:val="0"/>
      <w:marTop w:val="0"/>
      <w:marBottom w:val="0"/>
      <w:divBdr>
        <w:top w:val="none" w:sz="0" w:space="0" w:color="auto"/>
        <w:left w:val="none" w:sz="0" w:space="0" w:color="auto"/>
        <w:bottom w:val="none" w:sz="0" w:space="0" w:color="auto"/>
        <w:right w:val="none" w:sz="0" w:space="0" w:color="auto"/>
      </w:divBdr>
      <w:divsChild>
        <w:div w:id="92869466">
          <w:marLeft w:val="480"/>
          <w:marRight w:val="0"/>
          <w:marTop w:val="0"/>
          <w:marBottom w:val="0"/>
          <w:divBdr>
            <w:top w:val="none" w:sz="0" w:space="0" w:color="auto"/>
            <w:left w:val="none" w:sz="0" w:space="0" w:color="auto"/>
            <w:bottom w:val="none" w:sz="0" w:space="0" w:color="auto"/>
            <w:right w:val="none" w:sz="0" w:space="0" w:color="auto"/>
          </w:divBdr>
        </w:div>
        <w:div w:id="149100293">
          <w:marLeft w:val="480"/>
          <w:marRight w:val="0"/>
          <w:marTop w:val="0"/>
          <w:marBottom w:val="0"/>
          <w:divBdr>
            <w:top w:val="none" w:sz="0" w:space="0" w:color="auto"/>
            <w:left w:val="none" w:sz="0" w:space="0" w:color="auto"/>
            <w:bottom w:val="none" w:sz="0" w:space="0" w:color="auto"/>
            <w:right w:val="none" w:sz="0" w:space="0" w:color="auto"/>
          </w:divBdr>
        </w:div>
        <w:div w:id="646326035">
          <w:marLeft w:val="480"/>
          <w:marRight w:val="0"/>
          <w:marTop w:val="0"/>
          <w:marBottom w:val="0"/>
          <w:divBdr>
            <w:top w:val="none" w:sz="0" w:space="0" w:color="auto"/>
            <w:left w:val="none" w:sz="0" w:space="0" w:color="auto"/>
            <w:bottom w:val="none" w:sz="0" w:space="0" w:color="auto"/>
            <w:right w:val="none" w:sz="0" w:space="0" w:color="auto"/>
          </w:divBdr>
        </w:div>
        <w:div w:id="745690761">
          <w:marLeft w:val="480"/>
          <w:marRight w:val="0"/>
          <w:marTop w:val="0"/>
          <w:marBottom w:val="0"/>
          <w:divBdr>
            <w:top w:val="none" w:sz="0" w:space="0" w:color="auto"/>
            <w:left w:val="none" w:sz="0" w:space="0" w:color="auto"/>
            <w:bottom w:val="none" w:sz="0" w:space="0" w:color="auto"/>
            <w:right w:val="none" w:sz="0" w:space="0" w:color="auto"/>
          </w:divBdr>
        </w:div>
        <w:div w:id="1637562949">
          <w:marLeft w:val="480"/>
          <w:marRight w:val="0"/>
          <w:marTop w:val="0"/>
          <w:marBottom w:val="0"/>
          <w:divBdr>
            <w:top w:val="none" w:sz="0" w:space="0" w:color="auto"/>
            <w:left w:val="none" w:sz="0" w:space="0" w:color="auto"/>
            <w:bottom w:val="none" w:sz="0" w:space="0" w:color="auto"/>
            <w:right w:val="none" w:sz="0" w:space="0" w:color="auto"/>
          </w:divBdr>
        </w:div>
        <w:div w:id="1915896955">
          <w:marLeft w:val="480"/>
          <w:marRight w:val="0"/>
          <w:marTop w:val="0"/>
          <w:marBottom w:val="0"/>
          <w:divBdr>
            <w:top w:val="none" w:sz="0" w:space="0" w:color="auto"/>
            <w:left w:val="none" w:sz="0" w:space="0" w:color="auto"/>
            <w:bottom w:val="none" w:sz="0" w:space="0" w:color="auto"/>
            <w:right w:val="none" w:sz="0" w:space="0" w:color="auto"/>
          </w:divBdr>
        </w:div>
        <w:div w:id="2043241196">
          <w:marLeft w:val="480"/>
          <w:marRight w:val="0"/>
          <w:marTop w:val="0"/>
          <w:marBottom w:val="0"/>
          <w:divBdr>
            <w:top w:val="none" w:sz="0" w:space="0" w:color="auto"/>
            <w:left w:val="none" w:sz="0" w:space="0" w:color="auto"/>
            <w:bottom w:val="none" w:sz="0" w:space="0" w:color="auto"/>
            <w:right w:val="none" w:sz="0" w:space="0" w:color="auto"/>
          </w:divBdr>
        </w:div>
        <w:div w:id="2047019949">
          <w:marLeft w:val="480"/>
          <w:marRight w:val="0"/>
          <w:marTop w:val="0"/>
          <w:marBottom w:val="0"/>
          <w:divBdr>
            <w:top w:val="none" w:sz="0" w:space="0" w:color="auto"/>
            <w:left w:val="none" w:sz="0" w:space="0" w:color="auto"/>
            <w:bottom w:val="none" w:sz="0" w:space="0" w:color="auto"/>
            <w:right w:val="none" w:sz="0" w:space="0" w:color="auto"/>
          </w:divBdr>
        </w:div>
      </w:divsChild>
    </w:div>
    <w:div w:id="1004936304">
      <w:bodyDiv w:val="1"/>
      <w:marLeft w:val="0"/>
      <w:marRight w:val="0"/>
      <w:marTop w:val="0"/>
      <w:marBottom w:val="0"/>
      <w:divBdr>
        <w:top w:val="none" w:sz="0" w:space="0" w:color="auto"/>
        <w:left w:val="none" w:sz="0" w:space="0" w:color="auto"/>
        <w:bottom w:val="none" w:sz="0" w:space="0" w:color="auto"/>
        <w:right w:val="none" w:sz="0" w:space="0" w:color="auto"/>
      </w:divBdr>
    </w:div>
    <w:div w:id="1013989980">
      <w:bodyDiv w:val="1"/>
      <w:marLeft w:val="0"/>
      <w:marRight w:val="0"/>
      <w:marTop w:val="0"/>
      <w:marBottom w:val="0"/>
      <w:divBdr>
        <w:top w:val="none" w:sz="0" w:space="0" w:color="auto"/>
        <w:left w:val="none" w:sz="0" w:space="0" w:color="auto"/>
        <w:bottom w:val="none" w:sz="0" w:space="0" w:color="auto"/>
        <w:right w:val="none" w:sz="0" w:space="0" w:color="auto"/>
      </w:divBdr>
      <w:divsChild>
        <w:div w:id="136920817">
          <w:marLeft w:val="480"/>
          <w:marRight w:val="0"/>
          <w:marTop w:val="0"/>
          <w:marBottom w:val="0"/>
          <w:divBdr>
            <w:top w:val="none" w:sz="0" w:space="0" w:color="auto"/>
            <w:left w:val="none" w:sz="0" w:space="0" w:color="auto"/>
            <w:bottom w:val="none" w:sz="0" w:space="0" w:color="auto"/>
            <w:right w:val="none" w:sz="0" w:space="0" w:color="auto"/>
          </w:divBdr>
        </w:div>
        <w:div w:id="360017646">
          <w:marLeft w:val="480"/>
          <w:marRight w:val="0"/>
          <w:marTop w:val="0"/>
          <w:marBottom w:val="0"/>
          <w:divBdr>
            <w:top w:val="none" w:sz="0" w:space="0" w:color="auto"/>
            <w:left w:val="none" w:sz="0" w:space="0" w:color="auto"/>
            <w:bottom w:val="none" w:sz="0" w:space="0" w:color="auto"/>
            <w:right w:val="none" w:sz="0" w:space="0" w:color="auto"/>
          </w:divBdr>
        </w:div>
        <w:div w:id="1188180874">
          <w:marLeft w:val="480"/>
          <w:marRight w:val="0"/>
          <w:marTop w:val="0"/>
          <w:marBottom w:val="0"/>
          <w:divBdr>
            <w:top w:val="none" w:sz="0" w:space="0" w:color="auto"/>
            <w:left w:val="none" w:sz="0" w:space="0" w:color="auto"/>
            <w:bottom w:val="none" w:sz="0" w:space="0" w:color="auto"/>
            <w:right w:val="none" w:sz="0" w:space="0" w:color="auto"/>
          </w:divBdr>
        </w:div>
        <w:div w:id="1205287785">
          <w:marLeft w:val="480"/>
          <w:marRight w:val="0"/>
          <w:marTop w:val="0"/>
          <w:marBottom w:val="0"/>
          <w:divBdr>
            <w:top w:val="none" w:sz="0" w:space="0" w:color="auto"/>
            <w:left w:val="none" w:sz="0" w:space="0" w:color="auto"/>
            <w:bottom w:val="none" w:sz="0" w:space="0" w:color="auto"/>
            <w:right w:val="none" w:sz="0" w:space="0" w:color="auto"/>
          </w:divBdr>
        </w:div>
        <w:div w:id="1298074994">
          <w:marLeft w:val="480"/>
          <w:marRight w:val="0"/>
          <w:marTop w:val="0"/>
          <w:marBottom w:val="0"/>
          <w:divBdr>
            <w:top w:val="none" w:sz="0" w:space="0" w:color="auto"/>
            <w:left w:val="none" w:sz="0" w:space="0" w:color="auto"/>
            <w:bottom w:val="none" w:sz="0" w:space="0" w:color="auto"/>
            <w:right w:val="none" w:sz="0" w:space="0" w:color="auto"/>
          </w:divBdr>
        </w:div>
        <w:div w:id="1363896123">
          <w:marLeft w:val="480"/>
          <w:marRight w:val="0"/>
          <w:marTop w:val="0"/>
          <w:marBottom w:val="0"/>
          <w:divBdr>
            <w:top w:val="none" w:sz="0" w:space="0" w:color="auto"/>
            <w:left w:val="none" w:sz="0" w:space="0" w:color="auto"/>
            <w:bottom w:val="none" w:sz="0" w:space="0" w:color="auto"/>
            <w:right w:val="none" w:sz="0" w:space="0" w:color="auto"/>
          </w:divBdr>
        </w:div>
        <w:div w:id="1509447062">
          <w:marLeft w:val="480"/>
          <w:marRight w:val="0"/>
          <w:marTop w:val="0"/>
          <w:marBottom w:val="0"/>
          <w:divBdr>
            <w:top w:val="none" w:sz="0" w:space="0" w:color="auto"/>
            <w:left w:val="none" w:sz="0" w:space="0" w:color="auto"/>
            <w:bottom w:val="none" w:sz="0" w:space="0" w:color="auto"/>
            <w:right w:val="none" w:sz="0" w:space="0" w:color="auto"/>
          </w:divBdr>
        </w:div>
      </w:divsChild>
    </w:div>
    <w:div w:id="1022976297">
      <w:bodyDiv w:val="1"/>
      <w:marLeft w:val="0"/>
      <w:marRight w:val="0"/>
      <w:marTop w:val="0"/>
      <w:marBottom w:val="0"/>
      <w:divBdr>
        <w:top w:val="none" w:sz="0" w:space="0" w:color="auto"/>
        <w:left w:val="none" w:sz="0" w:space="0" w:color="auto"/>
        <w:bottom w:val="none" w:sz="0" w:space="0" w:color="auto"/>
        <w:right w:val="none" w:sz="0" w:space="0" w:color="auto"/>
      </w:divBdr>
    </w:div>
    <w:div w:id="1024209494">
      <w:bodyDiv w:val="1"/>
      <w:marLeft w:val="0"/>
      <w:marRight w:val="0"/>
      <w:marTop w:val="0"/>
      <w:marBottom w:val="0"/>
      <w:divBdr>
        <w:top w:val="none" w:sz="0" w:space="0" w:color="auto"/>
        <w:left w:val="none" w:sz="0" w:space="0" w:color="auto"/>
        <w:bottom w:val="none" w:sz="0" w:space="0" w:color="auto"/>
        <w:right w:val="none" w:sz="0" w:space="0" w:color="auto"/>
      </w:divBdr>
    </w:div>
    <w:div w:id="1027874537">
      <w:bodyDiv w:val="1"/>
      <w:marLeft w:val="0"/>
      <w:marRight w:val="0"/>
      <w:marTop w:val="0"/>
      <w:marBottom w:val="0"/>
      <w:divBdr>
        <w:top w:val="none" w:sz="0" w:space="0" w:color="auto"/>
        <w:left w:val="none" w:sz="0" w:space="0" w:color="auto"/>
        <w:bottom w:val="none" w:sz="0" w:space="0" w:color="auto"/>
        <w:right w:val="none" w:sz="0" w:space="0" w:color="auto"/>
      </w:divBdr>
    </w:div>
    <w:div w:id="1039477062">
      <w:bodyDiv w:val="1"/>
      <w:marLeft w:val="0"/>
      <w:marRight w:val="0"/>
      <w:marTop w:val="0"/>
      <w:marBottom w:val="0"/>
      <w:divBdr>
        <w:top w:val="none" w:sz="0" w:space="0" w:color="auto"/>
        <w:left w:val="none" w:sz="0" w:space="0" w:color="auto"/>
        <w:bottom w:val="none" w:sz="0" w:space="0" w:color="auto"/>
        <w:right w:val="none" w:sz="0" w:space="0" w:color="auto"/>
      </w:divBdr>
      <w:divsChild>
        <w:div w:id="70320718">
          <w:marLeft w:val="480"/>
          <w:marRight w:val="0"/>
          <w:marTop w:val="0"/>
          <w:marBottom w:val="0"/>
          <w:divBdr>
            <w:top w:val="none" w:sz="0" w:space="0" w:color="auto"/>
            <w:left w:val="none" w:sz="0" w:space="0" w:color="auto"/>
            <w:bottom w:val="none" w:sz="0" w:space="0" w:color="auto"/>
            <w:right w:val="none" w:sz="0" w:space="0" w:color="auto"/>
          </w:divBdr>
        </w:div>
        <w:div w:id="215973120">
          <w:marLeft w:val="480"/>
          <w:marRight w:val="0"/>
          <w:marTop w:val="0"/>
          <w:marBottom w:val="0"/>
          <w:divBdr>
            <w:top w:val="none" w:sz="0" w:space="0" w:color="auto"/>
            <w:left w:val="none" w:sz="0" w:space="0" w:color="auto"/>
            <w:bottom w:val="none" w:sz="0" w:space="0" w:color="auto"/>
            <w:right w:val="none" w:sz="0" w:space="0" w:color="auto"/>
          </w:divBdr>
        </w:div>
        <w:div w:id="559172015">
          <w:marLeft w:val="480"/>
          <w:marRight w:val="0"/>
          <w:marTop w:val="0"/>
          <w:marBottom w:val="0"/>
          <w:divBdr>
            <w:top w:val="none" w:sz="0" w:space="0" w:color="auto"/>
            <w:left w:val="none" w:sz="0" w:space="0" w:color="auto"/>
            <w:bottom w:val="none" w:sz="0" w:space="0" w:color="auto"/>
            <w:right w:val="none" w:sz="0" w:space="0" w:color="auto"/>
          </w:divBdr>
        </w:div>
        <w:div w:id="1541089238">
          <w:marLeft w:val="480"/>
          <w:marRight w:val="0"/>
          <w:marTop w:val="0"/>
          <w:marBottom w:val="0"/>
          <w:divBdr>
            <w:top w:val="none" w:sz="0" w:space="0" w:color="auto"/>
            <w:left w:val="none" w:sz="0" w:space="0" w:color="auto"/>
            <w:bottom w:val="none" w:sz="0" w:space="0" w:color="auto"/>
            <w:right w:val="none" w:sz="0" w:space="0" w:color="auto"/>
          </w:divBdr>
        </w:div>
        <w:div w:id="1604679249">
          <w:marLeft w:val="480"/>
          <w:marRight w:val="0"/>
          <w:marTop w:val="0"/>
          <w:marBottom w:val="0"/>
          <w:divBdr>
            <w:top w:val="none" w:sz="0" w:space="0" w:color="auto"/>
            <w:left w:val="none" w:sz="0" w:space="0" w:color="auto"/>
            <w:bottom w:val="none" w:sz="0" w:space="0" w:color="auto"/>
            <w:right w:val="none" w:sz="0" w:space="0" w:color="auto"/>
          </w:divBdr>
        </w:div>
        <w:div w:id="1925912648">
          <w:marLeft w:val="480"/>
          <w:marRight w:val="0"/>
          <w:marTop w:val="0"/>
          <w:marBottom w:val="0"/>
          <w:divBdr>
            <w:top w:val="none" w:sz="0" w:space="0" w:color="auto"/>
            <w:left w:val="none" w:sz="0" w:space="0" w:color="auto"/>
            <w:bottom w:val="none" w:sz="0" w:space="0" w:color="auto"/>
            <w:right w:val="none" w:sz="0" w:space="0" w:color="auto"/>
          </w:divBdr>
        </w:div>
      </w:divsChild>
    </w:div>
    <w:div w:id="1045106081">
      <w:bodyDiv w:val="1"/>
      <w:marLeft w:val="0"/>
      <w:marRight w:val="0"/>
      <w:marTop w:val="0"/>
      <w:marBottom w:val="0"/>
      <w:divBdr>
        <w:top w:val="none" w:sz="0" w:space="0" w:color="auto"/>
        <w:left w:val="none" w:sz="0" w:space="0" w:color="auto"/>
        <w:bottom w:val="none" w:sz="0" w:space="0" w:color="auto"/>
        <w:right w:val="none" w:sz="0" w:space="0" w:color="auto"/>
      </w:divBdr>
    </w:div>
    <w:div w:id="1047683340">
      <w:bodyDiv w:val="1"/>
      <w:marLeft w:val="0"/>
      <w:marRight w:val="0"/>
      <w:marTop w:val="0"/>
      <w:marBottom w:val="0"/>
      <w:divBdr>
        <w:top w:val="none" w:sz="0" w:space="0" w:color="auto"/>
        <w:left w:val="none" w:sz="0" w:space="0" w:color="auto"/>
        <w:bottom w:val="none" w:sz="0" w:space="0" w:color="auto"/>
        <w:right w:val="none" w:sz="0" w:space="0" w:color="auto"/>
      </w:divBdr>
    </w:div>
    <w:div w:id="1051734030">
      <w:bodyDiv w:val="1"/>
      <w:marLeft w:val="0"/>
      <w:marRight w:val="0"/>
      <w:marTop w:val="0"/>
      <w:marBottom w:val="0"/>
      <w:divBdr>
        <w:top w:val="none" w:sz="0" w:space="0" w:color="auto"/>
        <w:left w:val="none" w:sz="0" w:space="0" w:color="auto"/>
        <w:bottom w:val="none" w:sz="0" w:space="0" w:color="auto"/>
        <w:right w:val="none" w:sz="0" w:space="0" w:color="auto"/>
      </w:divBdr>
      <w:divsChild>
        <w:div w:id="58212890">
          <w:marLeft w:val="480"/>
          <w:marRight w:val="0"/>
          <w:marTop w:val="0"/>
          <w:marBottom w:val="0"/>
          <w:divBdr>
            <w:top w:val="none" w:sz="0" w:space="0" w:color="auto"/>
            <w:left w:val="none" w:sz="0" w:space="0" w:color="auto"/>
            <w:bottom w:val="none" w:sz="0" w:space="0" w:color="auto"/>
            <w:right w:val="none" w:sz="0" w:space="0" w:color="auto"/>
          </w:divBdr>
        </w:div>
        <w:div w:id="459962969">
          <w:marLeft w:val="480"/>
          <w:marRight w:val="0"/>
          <w:marTop w:val="0"/>
          <w:marBottom w:val="0"/>
          <w:divBdr>
            <w:top w:val="none" w:sz="0" w:space="0" w:color="auto"/>
            <w:left w:val="none" w:sz="0" w:space="0" w:color="auto"/>
            <w:bottom w:val="none" w:sz="0" w:space="0" w:color="auto"/>
            <w:right w:val="none" w:sz="0" w:space="0" w:color="auto"/>
          </w:divBdr>
        </w:div>
        <w:div w:id="561604977">
          <w:marLeft w:val="480"/>
          <w:marRight w:val="0"/>
          <w:marTop w:val="0"/>
          <w:marBottom w:val="0"/>
          <w:divBdr>
            <w:top w:val="none" w:sz="0" w:space="0" w:color="auto"/>
            <w:left w:val="none" w:sz="0" w:space="0" w:color="auto"/>
            <w:bottom w:val="none" w:sz="0" w:space="0" w:color="auto"/>
            <w:right w:val="none" w:sz="0" w:space="0" w:color="auto"/>
          </w:divBdr>
        </w:div>
        <w:div w:id="599214835">
          <w:marLeft w:val="480"/>
          <w:marRight w:val="0"/>
          <w:marTop w:val="0"/>
          <w:marBottom w:val="0"/>
          <w:divBdr>
            <w:top w:val="none" w:sz="0" w:space="0" w:color="auto"/>
            <w:left w:val="none" w:sz="0" w:space="0" w:color="auto"/>
            <w:bottom w:val="none" w:sz="0" w:space="0" w:color="auto"/>
            <w:right w:val="none" w:sz="0" w:space="0" w:color="auto"/>
          </w:divBdr>
        </w:div>
        <w:div w:id="794761597">
          <w:marLeft w:val="480"/>
          <w:marRight w:val="0"/>
          <w:marTop w:val="0"/>
          <w:marBottom w:val="0"/>
          <w:divBdr>
            <w:top w:val="none" w:sz="0" w:space="0" w:color="auto"/>
            <w:left w:val="none" w:sz="0" w:space="0" w:color="auto"/>
            <w:bottom w:val="none" w:sz="0" w:space="0" w:color="auto"/>
            <w:right w:val="none" w:sz="0" w:space="0" w:color="auto"/>
          </w:divBdr>
        </w:div>
        <w:div w:id="1198542992">
          <w:marLeft w:val="480"/>
          <w:marRight w:val="0"/>
          <w:marTop w:val="0"/>
          <w:marBottom w:val="0"/>
          <w:divBdr>
            <w:top w:val="none" w:sz="0" w:space="0" w:color="auto"/>
            <w:left w:val="none" w:sz="0" w:space="0" w:color="auto"/>
            <w:bottom w:val="none" w:sz="0" w:space="0" w:color="auto"/>
            <w:right w:val="none" w:sz="0" w:space="0" w:color="auto"/>
          </w:divBdr>
        </w:div>
        <w:div w:id="1304307634">
          <w:marLeft w:val="480"/>
          <w:marRight w:val="0"/>
          <w:marTop w:val="0"/>
          <w:marBottom w:val="0"/>
          <w:divBdr>
            <w:top w:val="none" w:sz="0" w:space="0" w:color="auto"/>
            <w:left w:val="none" w:sz="0" w:space="0" w:color="auto"/>
            <w:bottom w:val="none" w:sz="0" w:space="0" w:color="auto"/>
            <w:right w:val="none" w:sz="0" w:space="0" w:color="auto"/>
          </w:divBdr>
        </w:div>
        <w:div w:id="1314143764">
          <w:marLeft w:val="480"/>
          <w:marRight w:val="0"/>
          <w:marTop w:val="0"/>
          <w:marBottom w:val="0"/>
          <w:divBdr>
            <w:top w:val="none" w:sz="0" w:space="0" w:color="auto"/>
            <w:left w:val="none" w:sz="0" w:space="0" w:color="auto"/>
            <w:bottom w:val="none" w:sz="0" w:space="0" w:color="auto"/>
            <w:right w:val="none" w:sz="0" w:space="0" w:color="auto"/>
          </w:divBdr>
        </w:div>
        <w:div w:id="1405180331">
          <w:marLeft w:val="480"/>
          <w:marRight w:val="0"/>
          <w:marTop w:val="0"/>
          <w:marBottom w:val="0"/>
          <w:divBdr>
            <w:top w:val="none" w:sz="0" w:space="0" w:color="auto"/>
            <w:left w:val="none" w:sz="0" w:space="0" w:color="auto"/>
            <w:bottom w:val="none" w:sz="0" w:space="0" w:color="auto"/>
            <w:right w:val="none" w:sz="0" w:space="0" w:color="auto"/>
          </w:divBdr>
        </w:div>
        <w:div w:id="1601715691">
          <w:marLeft w:val="480"/>
          <w:marRight w:val="0"/>
          <w:marTop w:val="0"/>
          <w:marBottom w:val="0"/>
          <w:divBdr>
            <w:top w:val="none" w:sz="0" w:space="0" w:color="auto"/>
            <w:left w:val="none" w:sz="0" w:space="0" w:color="auto"/>
            <w:bottom w:val="none" w:sz="0" w:space="0" w:color="auto"/>
            <w:right w:val="none" w:sz="0" w:space="0" w:color="auto"/>
          </w:divBdr>
        </w:div>
        <w:div w:id="1819691875">
          <w:marLeft w:val="480"/>
          <w:marRight w:val="0"/>
          <w:marTop w:val="0"/>
          <w:marBottom w:val="0"/>
          <w:divBdr>
            <w:top w:val="none" w:sz="0" w:space="0" w:color="auto"/>
            <w:left w:val="none" w:sz="0" w:space="0" w:color="auto"/>
            <w:bottom w:val="none" w:sz="0" w:space="0" w:color="auto"/>
            <w:right w:val="none" w:sz="0" w:space="0" w:color="auto"/>
          </w:divBdr>
        </w:div>
        <w:div w:id="2071075256">
          <w:marLeft w:val="480"/>
          <w:marRight w:val="0"/>
          <w:marTop w:val="0"/>
          <w:marBottom w:val="0"/>
          <w:divBdr>
            <w:top w:val="none" w:sz="0" w:space="0" w:color="auto"/>
            <w:left w:val="none" w:sz="0" w:space="0" w:color="auto"/>
            <w:bottom w:val="none" w:sz="0" w:space="0" w:color="auto"/>
            <w:right w:val="none" w:sz="0" w:space="0" w:color="auto"/>
          </w:divBdr>
        </w:div>
        <w:div w:id="2146510491">
          <w:marLeft w:val="480"/>
          <w:marRight w:val="0"/>
          <w:marTop w:val="0"/>
          <w:marBottom w:val="0"/>
          <w:divBdr>
            <w:top w:val="none" w:sz="0" w:space="0" w:color="auto"/>
            <w:left w:val="none" w:sz="0" w:space="0" w:color="auto"/>
            <w:bottom w:val="none" w:sz="0" w:space="0" w:color="auto"/>
            <w:right w:val="none" w:sz="0" w:space="0" w:color="auto"/>
          </w:divBdr>
        </w:div>
      </w:divsChild>
    </w:div>
    <w:div w:id="1052852557">
      <w:bodyDiv w:val="1"/>
      <w:marLeft w:val="0"/>
      <w:marRight w:val="0"/>
      <w:marTop w:val="0"/>
      <w:marBottom w:val="0"/>
      <w:divBdr>
        <w:top w:val="none" w:sz="0" w:space="0" w:color="auto"/>
        <w:left w:val="none" w:sz="0" w:space="0" w:color="auto"/>
        <w:bottom w:val="none" w:sz="0" w:space="0" w:color="auto"/>
        <w:right w:val="none" w:sz="0" w:space="0" w:color="auto"/>
      </w:divBdr>
    </w:div>
    <w:div w:id="1079714017">
      <w:bodyDiv w:val="1"/>
      <w:marLeft w:val="0"/>
      <w:marRight w:val="0"/>
      <w:marTop w:val="0"/>
      <w:marBottom w:val="0"/>
      <w:divBdr>
        <w:top w:val="none" w:sz="0" w:space="0" w:color="auto"/>
        <w:left w:val="none" w:sz="0" w:space="0" w:color="auto"/>
        <w:bottom w:val="none" w:sz="0" w:space="0" w:color="auto"/>
        <w:right w:val="none" w:sz="0" w:space="0" w:color="auto"/>
      </w:divBdr>
    </w:div>
    <w:div w:id="1084179272">
      <w:bodyDiv w:val="1"/>
      <w:marLeft w:val="0"/>
      <w:marRight w:val="0"/>
      <w:marTop w:val="0"/>
      <w:marBottom w:val="0"/>
      <w:divBdr>
        <w:top w:val="none" w:sz="0" w:space="0" w:color="auto"/>
        <w:left w:val="none" w:sz="0" w:space="0" w:color="auto"/>
        <w:bottom w:val="none" w:sz="0" w:space="0" w:color="auto"/>
        <w:right w:val="none" w:sz="0" w:space="0" w:color="auto"/>
      </w:divBdr>
    </w:div>
    <w:div w:id="1085111886">
      <w:bodyDiv w:val="1"/>
      <w:marLeft w:val="0"/>
      <w:marRight w:val="0"/>
      <w:marTop w:val="0"/>
      <w:marBottom w:val="0"/>
      <w:divBdr>
        <w:top w:val="none" w:sz="0" w:space="0" w:color="auto"/>
        <w:left w:val="none" w:sz="0" w:space="0" w:color="auto"/>
        <w:bottom w:val="none" w:sz="0" w:space="0" w:color="auto"/>
        <w:right w:val="none" w:sz="0" w:space="0" w:color="auto"/>
      </w:divBdr>
    </w:div>
    <w:div w:id="1088580519">
      <w:bodyDiv w:val="1"/>
      <w:marLeft w:val="0"/>
      <w:marRight w:val="0"/>
      <w:marTop w:val="0"/>
      <w:marBottom w:val="0"/>
      <w:divBdr>
        <w:top w:val="none" w:sz="0" w:space="0" w:color="auto"/>
        <w:left w:val="none" w:sz="0" w:space="0" w:color="auto"/>
        <w:bottom w:val="none" w:sz="0" w:space="0" w:color="auto"/>
        <w:right w:val="none" w:sz="0" w:space="0" w:color="auto"/>
      </w:divBdr>
    </w:div>
    <w:div w:id="1094743823">
      <w:bodyDiv w:val="1"/>
      <w:marLeft w:val="0"/>
      <w:marRight w:val="0"/>
      <w:marTop w:val="0"/>
      <w:marBottom w:val="0"/>
      <w:divBdr>
        <w:top w:val="none" w:sz="0" w:space="0" w:color="auto"/>
        <w:left w:val="none" w:sz="0" w:space="0" w:color="auto"/>
        <w:bottom w:val="none" w:sz="0" w:space="0" w:color="auto"/>
        <w:right w:val="none" w:sz="0" w:space="0" w:color="auto"/>
      </w:divBdr>
      <w:divsChild>
        <w:div w:id="166747515">
          <w:marLeft w:val="480"/>
          <w:marRight w:val="0"/>
          <w:marTop w:val="0"/>
          <w:marBottom w:val="0"/>
          <w:divBdr>
            <w:top w:val="none" w:sz="0" w:space="0" w:color="auto"/>
            <w:left w:val="none" w:sz="0" w:space="0" w:color="auto"/>
            <w:bottom w:val="none" w:sz="0" w:space="0" w:color="auto"/>
            <w:right w:val="none" w:sz="0" w:space="0" w:color="auto"/>
          </w:divBdr>
        </w:div>
        <w:div w:id="562448291">
          <w:marLeft w:val="480"/>
          <w:marRight w:val="0"/>
          <w:marTop w:val="0"/>
          <w:marBottom w:val="0"/>
          <w:divBdr>
            <w:top w:val="none" w:sz="0" w:space="0" w:color="auto"/>
            <w:left w:val="none" w:sz="0" w:space="0" w:color="auto"/>
            <w:bottom w:val="none" w:sz="0" w:space="0" w:color="auto"/>
            <w:right w:val="none" w:sz="0" w:space="0" w:color="auto"/>
          </w:divBdr>
        </w:div>
        <w:div w:id="715010840">
          <w:marLeft w:val="480"/>
          <w:marRight w:val="0"/>
          <w:marTop w:val="0"/>
          <w:marBottom w:val="0"/>
          <w:divBdr>
            <w:top w:val="none" w:sz="0" w:space="0" w:color="auto"/>
            <w:left w:val="none" w:sz="0" w:space="0" w:color="auto"/>
            <w:bottom w:val="none" w:sz="0" w:space="0" w:color="auto"/>
            <w:right w:val="none" w:sz="0" w:space="0" w:color="auto"/>
          </w:divBdr>
        </w:div>
        <w:div w:id="951060168">
          <w:marLeft w:val="480"/>
          <w:marRight w:val="0"/>
          <w:marTop w:val="0"/>
          <w:marBottom w:val="0"/>
          <w:divBdr>
            <w:top w:val="none" w:sz="0" w:space="0" w:color="auto"/>
            <w:left w:val="none" w:sz="0" w:space="0" w:color="auto"/>
            <w:bottom w:val="none" w:sz="0" w:space="0" w:color="auto"/>
            <w:right w:val="none" w:sz="0" w:space="0" w:color="auto"/>
          </w:divBdr>
        </w:div>
        <w:div w:id="978731858">
          <w:marLeft w:val="480"/>
          <w:marRight w:val="0"/>
          <w:marTop w:val="0"/>
          <w:marBottom w:val="0"/>
          <w:divBdr>
            <w:top w:val="none" w:sz="0" w:space="0" w:color="auto"/>
            <w:left w:val="none" w:sz="0" w:space="0" w:color="auto"/>
            <w:bottom w:val="none" w:sz="0" w:space="0" w:color="auto"/>
            <w:right w:val="none" w:sz="0" w:space="0" w:color="auto"/>
          </w:divBdr>
        </w:div>
        <w:div w:id="1077629851">
          <w:marLeft w:val="480"/>
          <w:marRight w:val="0"/>
          <w:marTop w:val="0"/>
          <w:marBottom w:val="0"/>
          <w:divBdr>
            <w:top w:val="none" w:sz="0" w:space="0" w:color="auto"/>
            <w:left w:val="none" w:sz="0" w:space="0" w:color="auto"/>
            <w:bottom w:val="none" w:sz="0" w:space="0" w:color="auto"/>
            <w:right w:val="none" w:sz="0" w:space="0" w:color="auto"/>
          </w:divBdr>
        </w:div>
        <w:div w:id="1241452508">
          <w:marLeft w:val="480"/>
          <w:marRight w:val="0"/>
          <w:marTop w:val="0"/>
          <w:marBottom w:val="0"/>
          <w:divBdr>
            <w:top w:val="none" w:sz="0" w:space="0" w:color="auto"/>
            <w:left w:val="none" w:sz="0" w:space="0" w:color="auto"/>
            <w:bottom w:val="none" w:sz="0" w:space="0" w:color="auto"/>
            <w:right w:val="none" w:sz="0" w:space="0" w:color="auto"/>
          </w:divBdr>
        </w:div>
        <w:div w:id="1423448724">
          <w:marLeft w:val="480"/>
          <w:marRight w:val="0"/>
          <w:marTop w:val="0"/>
          <w:marBottom w:val="0"/>
          <w:divBdr>
            <w:top w:val="none" w:sz="0" w:space="0" w:color="auto"/>
            <w:left w:val="none" w:sz="0" w:space="0" w:color="auto"/>
            <w:bottom w:val="none" w:sz="0" w:space="0" w:color="auto"/>
            <w:right w:val="none" w:sz="0" w:space="0" w:color="auto"/>
          </w:divBdr>
        </w:div>
        <w:div w:id="1442988279">
          <w:marLeft w:val="480"/>
          <w:marRight w:val="0"/>
          <w:marTop w:val="0"/>
          <w:marBottom w:val="0"/>
          <w:divBdr>
            <w:top w:val="none" w:sz="0" w:space="0" w:color="auto"/>
            <w:left w:val="none" w:sz="0" w:space="0" w:color="auto"/>
            <w:bottom w:val="none" w:sz="0" w:space="0" w:color="auto"/>
            <w:right w:val="none" w:sz="0" w:space="0" w:color="auto"/>
          </w:divBdr>
        </w:div>
        <w:div w:id="1544947183">
          <w:marLeft w:val="480"/>
          <w:marRight w:val="0"/>
          <w:marTop w:val="0"/>
          <w:marBottom w:val="0"/>
          <w:divBdr>
            <w:top w:val="none" w:sz="0" w:space="0" w:color="auto"/>
            <w:left w:val="none" w:sz="0" w:space="0" w:color="auto"/>
            <w:bottom w:val="none" w:sz="0" w:space="0" w:color="auto"/>
            <w:right w:val="none" w:sz="0" w:space="0" w:color="auto"/>
          </w:divBdr>
        </w:div>
        <w:div w:id="1941788904">
          <w:marLeft w:val="480"/>
          <w:marRight w:val="0"/>
          <w:marTop w:val="0"/>
          <w:marBottom w:val="0"/>
          <w:divBdr>
            <w:top w:val="none" w:sz="0" w:space="0" w:color="auto"/>
            <w:left w:val="none" w:sz="0" w:space="0" w:color="auto"/>
            <w:bottom w:val="none" w:sz="0" w:space="0" w:color="auto"/>
            <w:right w:val="none" w:sz="0" w:space="0" w:color="auto"/>
          </w:divBdr>
        </w:div>
        <w:div w:id="2146044970">
          <w:marLeft w:val="480"/>
          <w:marRight w:val="0"/>
          <w:marTop w:val="0"/>
          <w:marBottom w:val="0"/>
          <w:divBdr>
            <w:top w:val="none" w:sz="0" w:space="0" w:color="auto"/>
            <w:left w:val="none" w:sz="0" w:space="0" w:color="auto"/>
            <w:bottom w:val="none" w:sz="0" w:space="0" w:color="auto"/>
            <w:right w:val="none" w:sz="0" w:space="0" w:color="auto"/>
          </w:divBdr>
        </w:div>
      </w:divsChild>
    </w:div>
    <w:div w:id="1100680687">
      <w:bodyDiv w:val="1"/>
      <w:marLeft w:val="0"/>
      <w:marRight w:val="0"/>
      <w:marTop w:val="0"/>
      <w:marBottom w:val="0"/>
      <w:divBdr>
        <w:top w:val="none" w:sz="0" w:space="0" w:color="auto"/>
        <w:left w:val="none" w:sz="0" w:space="0" w:color="auto"/>
        <w:bottom w:val="none" w:sz="0" w:space="0" w:color="auto"/>
        <w:right w:val="none" w:sz="0" w:space="0" w:color="auto"/>
      </w:divBdr>
    </w:div>
    <w:div w:id="1106536723">
      <w:bodyDiv w:val="1"/>
      <w:marLeft w:val="0"/>
      <w:marRight w:val="0"/>
      <w:marTop w:val="0"/>
      <w:marBottom w:val="0"/>
      <w:divBdr>
        <w:top w:val="none" w:sz="0" w:space="0" w:color="auto"/>
        <w:left w:val="none" w:sz="0" w:space="0" w:color="auto"/>
        <w:bottom w:val="none" w:sz="0" w:space="0" w:color="auto"/>
        <w:right w:val="none" w:sz="0" w:space="0" w:color="auto"/>
      </w:divBdr>
    </w:div>
    <w:div w:id="1110394762">
      <w:bodyDiv w:val="1"/>
      <w:marLeft w:val="0"/>
      <w:marRight w:val="0"/>
      <w:marTop w:val="0"/>
      <w:marBottom w:val="0"/>
      <w:divBdr>
        <w:top w:val="none" w:sz="0" w:space="0" w:color="auto"/>
        <w:left w:val="none" w:sz="0" w:space="0" w:color="auto"/>
        <w:bottom w:val="none" w:sz="0" w:space="0" w:color="auto"/>
        <w:right w:val="none" w:sz="0" w:space="0" w:color="auto"/>
      </w:divBdr>
    </w:div>
    <w:div w:id="1119299824">
      <w:bodyDiv w:val="1"/>
      <w:marLeft w:val="0"/>
      <w:marRight w:val="0"/>
      <w:marTop w:val="0"/>
      <w:marBottom w:val="0"/>
      <w:divBdr>
        <w:top w:val="none" w:sz="0" w:space="0" w:color="auto"/>
        <w:left w:val="none" w:sz="0" w:space="0" w:color="auto"/>
        <w:bottom w:val="none" w:sz="0" w:space="0" w:color="auto"/>
        <w:right w:val="none" w:sz="0" w:space="0" w:color="auto"/>
      </w:divBdr>
    </w:div>
    <w:div w:id="1141456422">
      <w:bodyDiv w:val="1"/>
      <w:marLeft w:val="0"/>
      <w:marRight w:val="0"/>
      <w:marTop w:val="0"/>
      <w:marBottom w:val="0"/>
      <w:divBdr>
        <w:top w:val="none" w:sz="0" w:space="0" w:color="auto"/>
        <w:left w:val="none" w:sz="0" w:space="0" w:color="auto"/>
        <w:bottom w:val="none" w:sz="0" w:space="0" w:color="auto"/>
        <w:right w:val="none" w:sz="0" w:space="0" w:color="auto"/>
      </w:divBdr>
    </w:div>
    <w:div w:id="1143693314">
      <w:bodyDiv w:val="1"/>
      <w:marLeft w:val="0"/>
      <w:marRight w:val="0"/>
      <w:marTop w:val="0"/>
      <w:marBottom w:val="0"/>
      <w:divBdr>
        <w:top w:val="none" w:sz="0" w:space="0" w:color="auto"/>
        <w:left w:val="none" w:sz="0" w:space="0" w:color="auto"/>
        <w:bottom w:val="none" w:sz="0" w:space="0" w:color="auto"/>
        <w:right w:val="none" w:sz="0" w:space="0" w:color="auto"/>
      </w:divBdr>
    </w:div>
    <w:div w:id="1181550257">
      <w:bodyDiv w:val="1"/>
      <w:marLeft w:val="0"/>
      <w:marRight w:val="0"/>
      <w:marTop w:val="0"/>
      <w:marBottom w:val="0"/>
      <w:divBdr>
        <w:top w:val="none" w:sz="0" w:space="0" w:color="auto"/>
        <w:left w:val="none" w:sz="0" w:space="0" w:color="auto"/>
        <w:bottom w:val="none" w:sz="0" w:space="0" w:color="auto"/>
        <w:right w:val="none" w:sz="0" w:space="0" w:color="auto"/>
      </w:divBdr>
      <w:divsChild>
        <w:div w:id="1173956466">
          <w:marLeft w:val="640"/>
          <w:marRight w:val="0"/>
          <w:marTop w:val="0"/>
          <w:marBottom w:val="0"/>
          <w:divBdr>
            <w:top w:val="none" w:sz="0" w:space="0" w:color="auto"/>
            <w:left w:val="none" w:sz="0" w:space="0" w:color="auto"/>
            <w:bottom w:val="none" w:sz="0" w:space="0" w:color="auto"/>
            <w:right w:val="none" w:sz="0" w:space="0" w:color="auto"/>
          </w:divBdr>
        </w:div>
        <w:div w:id="1406609787">
          <w:marLeft w:val="640"/>
          <w:marRight w:val="0"/>
          <w:marTop w:val="0"/>
          <w:marBottom w:val="0"/>
          <w:divBdr>
            <w:top w:val="none" w:sz="0" w:space="0" w:color="auto"/>
            <w:left w:val="none" w:sz="0" w:space="0" w:color="auto"/>
            <w:bottom w:val="none" w:sz="0" w:space="0" w:color="auto"/>
            <w:right w:val="none" w:sz="0" w:space="0" w:color="auto"/>
          </w:divBdr>
        </w:div>
        <w:div w:id="1798136370">
          <w:marLeft w:val="640"/>
          <w:marRight w:val="0"/>
          <w:marTop w:val="0"/>
          <w:marBottom w:val="0"/>
          <w:divBdr>
            <w:top w:val="none" w:sz="0" w:space="0" w:color="auto"/>
            <w:left w:val="none" w:sz="0" w:space="0" w:color="auto"/>
            <w:bottom w:val="none" w:sz="0" w:space="0" w:color="auto"/>
            <w:right w:val="none" w:sz="0" w:space="0" w:color="auto"/>
          </w:divBdr>
        </w:div>
      </w:divsChild>
    </w:div>
    <w:div w:id="1189027055">
      <w:bodyDiv w:val="1"/>
      <w:marLeft w:val="0"/>
      <w:marRight w:val="0"/>
      <w:marTop w:val="0"/>
      <w:marBottom w:val="0"/>
      <w:divBdr>
        <w:top w:val="none" w:sz="0" w:space="0" w:color="auto"/>
        <w:left w:val="none" w:sz="0" w:space="0" w:color="auto"/>
        <w:bottom w:val="none" w:sz="0" w:space="0" w:color="auto"/>
        <w:right w:val="none" w:sz="0" w:space="0" w:color="auto"/>
      </w:divBdr>
      <w:divsChild>
        <w:div w:id="1635256362">
          <w:marLeft w:val="640"/>
          <w:marRight w:val="0"/>
          <w:marTop w:val="0"/>
          <w:marBottom w:val="0"/>
          <w:divBdr>
            <w:top w:val="none" w:sz="0" w:space="0" w:color="auto"/>
            <w:left w:val="none" w:sz="0" w:space="0" w:color="auto"/>
            <w:bottom w:val="none" w:sz="0" w:space="0" w:color="auto"/>
            <w:right w:val="none" w:sz="0" w:space="0" w:color="auto"/>
          </w:divBdr>
        </w:div>
      </w:divsChild>
    </w:div>
    <w:div w:id="1191064056">
      <w:bodyDiv w:val="1"/>
      <w:marLeft w:val="0"/>
      <w:marRight w:val="0"/>
      <w:marTop w:val="0"/>
      <w:marBottom w:val="0"/>
      <w:divBdr>
        <w:top w:val="none" w:sz="0" w:space="0" w:color="auto"/>
        <w:left w:val="none" w:sz="0" w:space="0" w:color="auto"/>
        <w:bottom w:val="none" w:sz="0" w:space="0" w:color="auto"/>
        <w:right w:val="none" w:sz="0" w:space="0" w:color="auto"/>
      </w:divBdr>
      <w:divsChild>
        <w:div w:id="1832259066">
          <w:marLeft w:val="0"/>
          <w:marRight w:val="0"/>
          <w:marTop w:val="0"/>
          <w:marBottom w:val="0"/>
          <w:divBdr>
            <w:top w:val="single" w:sz="2" w:space="0" w:color="auto"/>
            <w:left w:val="single" w:sz="2" w:space="0" w:color="auto"/>
            <w:bottom w:val="single" w:sz="6" w:space="0" w:color="auto"/>
            <w:right w:val="single" w:sz="2" w:space="0" w:color="auto"/>
          </w:divBdr>
          <w:divsChild>
            <w:div w:id="590743131">
              <w:marLeft w:val="0"/>
              <w:marRight w:val="0"/>
              <w:marTop w:val="100"/>
              <w:marBottom w:val="100"/>
              <w:divBdr>
                <w:top w:val="single" w:sz="2" w:space="0" w:color="D9D9E3"/>
                <w:left w:val="single" w:sz="2" w:space="0" w:color="D9D9E3"/>
                <w:bottom w:val="single" w:sz="2" w:space="0" w:color="D9D9E3"/>
                <w:right w:val="single" w:sz="2" w:space="0" w:color="D9D9E3"/>
              </w:divBdr>
              <w:divsChild>
                <w:div w:id="1386564027">
                  <w:marLeft w:val="0"/>
                  <w:marRight w:val="0"/>
                  <w:marTop w:val="0"/>
                  <w:marBottom w:val="0"/>
                  <w:divBdr>
                    <w:top w:val="single" w:sz="2" w:space="0" w:color="D9D9E3"/>
                    <w:left w:val="single" w:sz="2" w:space="0" w:color="D9D9E3"/>
                    <w:bottom w:val="single" w:sz="2" w:space="0" w:color="D9D9E3"/>
                    <w:right w:val="single" w:sz="2" w:space="0" w:color="D9D9E3"/>
                  </w:divBdr>
                  <w:divsChild>
                    <w:div w:id="408429062">
                      <w:marLeft w:val="0"/>
                      <w:marRight w:val="0"/>
                      <w:marTop w:val="0"/>
                      <w:marBottom w:val="0"/>
                      <w:divBdr>
                        <w:top w:val="single" w:sz="2" w:space="0" w:color="D9D9E3"/>
                        <w:left w:val="single" w:sz="2" w:space="0" w:color="D9D9E3"/>
                        <w:bottom w:val="single" w:sz="2" w:space="0" w:color="D9D9E3"/>
                        <w:right w:val="single" w:sz="2" w:space="0" w:color="D9D9E3"/>
                      </w:divBdr>
                      <w:divsChild>
                        <w:div w:id="446431986">
                          <w:marLeft w:val="0"/>
                          <w:marRight w:val="0"/>
                          <w:marTop w:val="0"/>
                          <w:marBottom w:val="0"/>
                          <w:divBdr>
                            <w:top w:val="single" w:sz="2" w:space="0" w:color="D9D9E3"/>
                            <w:left w:val="single" w:sz="2" w:space="0" w:color="D9D9E3"/>
                            <w:bottom w:val="single" w:sz="2" w:space="0" w:color="D9D9E3"/>
                            <w:right w:val="single" w:sz="2" w:space="0" w:color="D9D9E3"/>
                          </w:divBdr>
                          <w:divsChild>
                            <w:div w:id="49499546">
                              <w:marLeft w:val="0"/>
                              <w:marRight w:val="0"/>
                              <w:marTop w:val="0"/>
                              <w:marBottom w:val="0"/>
                              <w:divBdr>
                                <w:top w:val="single" w:sz="2" w:space="0" w:color="D9D9E3"/>
                                <w:left w:val="single" w:sz="2" w:space="0" w:color="D9D9E3"/>
                                <w:bottom w:val="single" w:sz="2" w:space="0" w:color="D9D9E3"/>
                                <w:right w:val="single" w:sz="2" w:space="0" w:color="D9D9E3"/>
                              </w:divBdr>
                              <w:divsChild>
                                <w:div w:id="366105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91066398">
      <w:bodyDiv w:val="1"/>
      <w:marLeft w:val="0"/>
      <w:marRight w:val="0"/>
      <w:marTop w:val="0"/>
      <w:marBottom w:val="0"/>
      <w:divBdr>
        <w:top w:val="none" w:sz="0" w:space="0" w:color="auto"/>
        <w:left w:val="none" w:sz="0" w:space="0" w:color="auto"/>
        <w:bottom w:val="none" w:sz="0" w:space="0" w:color="auto"/>
        <w:right w:val="none" w:sz="0" w:space="0" w:color="auto"/>
      </w:divBdr>
    </w:div>
    <w:div w:id="1200360032">
      <w:bodyDiv w:val="1"/>
      <w:marLeft w:val="0"/>
      <w:marRight w:val="0"/>
      <w:marTop w:val="0"/>
      <w:marBottom w:val="0"/>
      <w:divBdr>
        <w:top w:val="none" w:sz="0" w:space="0" w:color="auto"/>
        <w:left w:val="none" w:sz="0" w:space="0" w:color="auto"/>
        <w:bottom w:val="none" w:sz="0" w:space="0" w:color="auto"/>
        <w:right w:val="none" w:sz="0" w:space="0" w:color="auto"/>
      </w:divBdr>
      <w:divsChild>
        <w:div w:id="86191743">
          <w:marLeft w:val="640"/>
          <w:marRight w:val="0"/>
          <w:marTop w:val="0"/>
          <w:marBottom w:val="0"/>
          <w:divBdr>
            <w:top w:val="none" w:sz="0" w:space="0" w:color="auto"/>
            <w:left w:val="none" w:sz="0" w:space="0" w:color="auto"/>
            <w:bottom w:val="none" w:sz="0" w:space="0" w:color="auto"/>
            <w:right w:val="none" w:sz="0" w:space="0" w:color="auto"/>
          </w:divBdr>
        </w:div>
        <w:div w:id="916868631">
          <w:marLeft w:val="640"/>
          <w:marRight w:val="0"/>
          <w:marTop w:val="0"/>
          <w:marBottom w:val="0"/>
          <w:divBdr>
            <w:top w:val="none" w:sz="0" w:space="0" w:color="auto"/>
            <w:left w:val="none" w:sz="0" w:space="0" w:color="auto"/>
            <w:bottom w:val="none" w:sz="0" w:space="0" w:color="auto"/>
            <w:right w:val="none" w:sz="0" w:space="0" w:color="auto"/>
          </w:divBdr>
        </w:div>
        <w:div w:id="1485703145">
          <w:marLeft w:val="640"/>
          <w:marRight w:val="0"/>
          <w:marTop w:val="0"/>
          <w:marBottom w:val="0"/>
          <w:divBdr>
            <w:top w:val="none" w:sz="0" w:space="0" w:color="auto"/>
            <w:left w:val="none" w:sz="0" w:space="0" w:color="auto"/>
            <w:bottom w:val="none" w:sz="0" w:space="0" w:color="auto"/>
            <w:right w:val="none" w:sz="0" w:space="0" w:color="auto"/>
          </w:divBdr>
        </w:div>
        <w:div w:id="1621690851">
          <w:marLeft w:val="640"/>
          <w:marRight w:val="0"/>
          <w:marTop w:val="0"/>
          <w:marBottom w:val="0"/>
          <w:divBdr>
            <w:top w:val="none" w:sz="0" w:space="0" w:color="auto"/>
            <w:left w:val="none" w:sz="0" w:space="0" w:color="auto"/>
            <w:bottom w:val="none" w:sz="0" w:space="0" w:color="auto"/>
            <w:right w:val="none" w:sz="0" w:space="0" w:color="auto"/>
          </w:divBdr>
        </w:div>
      </w:divsChild>
    </w:div>
    <w:div w:id="1200437166">
      <w:bodyDiv w:val="1"/>
      <w:marLeft w:val="0"/>
      <w:marRight w:val="0"/>
      <w:marTop w:val="0"/>
      <w:marBottom w:val="0"/>
      <w:divBdr>
        <w:top w:val="none" w:sz="0" w:space="0" w:color="auto"/>
        <w:left w:val="none" w:sz="0" w:space="0" w:color="auto"/>
        <w:bottom w:val="none" w:sz="0" w:space="0" w:color="auto"/>
        <w:right w:val="none" w:sz="0" w:space="0" w:color="auto"/>
      </w:divBdr>
      <w:divsChild>
        <w:div w:id="30149800">
          <w:marLeft w:val="480"/>
          <w:marRight w:val="0"/>
          <w:marTop w:val="0"/>
          <w:marBottom w:val="0"/>
          <w:divBdr>
            <w:top w:val="none" w:sz="0" w:space="0" w:color="auto"/>
            <w:left w:val="none" w:sz="0" w:space="0" w:color="auto"/>
            <w:bottom w:val="none" w:sz="0" w:space="0" w:color="auto"/>
            <w:right w:val="none" w:sz="0" w:space="0" w:color="auto"/>
          </w:divBdr>
        </w:div>
        <w:div w:id="392242827">
          <w:marLeft w:val="480"/>
          <w:marRight w:val="0"/>
          <w:marTop w:val="0"/>
          <w:marBottom w:val="0"/>
          <w:divBdr>
            <w:top w:val="none" w:sz="0" w:space="0" w:color="auto"/>
            <w:left w:val="none" w:sz="0" w:space="0" w:color="auto"/>
            <w:bottom w:val="none" w:sz="0" w:space="0" w:color="auto"/>
            <w:right w:val="none" w:sz="0" w:space="0" w:color="auto"/>
          </w:divBdr>
        </w:div>
        <w:div w:id="444739060">
          <w:marLeft w:val="480"/>
          <w:marRight w:val="0"/>
          <w:marTop w:val="0"/>
          <w:marBottom w:val="0"/>
          <w:divBdr>
            <w:top w:val="none" w:sz="0" w:space="0" w:color="auto"/>
            <w:left w:val="none" w:sz="0" w:space="0" w:color="auto"/>
            <w:bottom w:val="none" w:sz="0" w:space="0" w:color="auto"/>
            <w:right w:val="none" w:sz="0" w:space="0" w:color="auto"/>
          </w:divBdr>
        </w:div>
        <w:div w:id="1192382253">
          <w:marLeft w:val="480"/>
          <w:marRight w:val="0"/>
          <w:marTop w:val="0"/>
          <w:marBottom w:val="0"/>
          <w:divBdr>
            <w:top w:val="none" w:sz="0" w:space="0" w:color="auto"/>
            <w:left w:val="none" w:sz="0" w:space="0" w:color="auto"/>
            <w:bottom w:val="none" w:sz="0" w:space="0" w:color="auto"/>
            <w:right w:val="none" w:sz="0" w:space="0" w:color="auto"/>
          </w:divBdr>
        </w:div>
        <w:div w:id="1692757775">
          <w:marLeft w:val="480"/>
          <w:marRight w:val="0"/>
          <w:marTop w:val="0"/>
          <w:marBottom w:val="0"/>
          <w:divBdr>
            <w:top w:val="none" w:sz="0" w:space="0" w:color="auto"/>
            <w:left w:val="none" w:sz="0" w:space="0" w:color="auto"/>
            <w:bottom w:val="none" w:sz="0" w:space="0" w:color="auto"/>
            <w:right w:val="none" w:sz="0" w:space="0" w:color="auto"/>
          </w:divBdr>
        </w:div>
        <w:div w:id="1902905197">
          <w:marLeft w:val="480"/>
          <w:marRight w:val="0"/>
          <w:marTop w:val="0"/>
          <w:marBottom w:val="0"/>
          <w:divBdr>
            <w:top w:val="none" w:sz="0" w:space="0" w:color="auto"/>
            <w:left w:val="none" w:sz="0" w:space="0" w:color="auto"/>
            <w:bottom w:val="none" w:sz="0" w:space="0" w:color="auto"/>
            <w:right w:val="none" w:sz="0" w:space="0" w:color="auto"/>
          </w:divBdr>
        </w:div>
      </w:divsChild>
    </w:div>
    <w:div w:id="1201013769">
      <w:bodyDiv w:val="1"/>
      <w:marLeft w:val="0"/>
      <w:marRight w:val="0"/>
      <w:marTop w:val="0"/>
      <w:marBottom w:val="0"/>
      <w:divBdr>
        <w:top w:val="none" w:sz="0" w:space="0" w:color="auto"/>
        <w:left w:val="none" w:sz="0" w:space="0" w:color="auto"/>
        <w:bottom w:val="none" w:sz="0" w:space="0" w:color="auto"/>
        <w:right w:val="none" w:sz="0" w:space="0" w:color="auto"/>
      </w:divBdr>
      <w:divsChild>
        <w:div w:id="830100535">
          <w:marLeft w:val="480"/>
          <w:marRight w:val="0"/>
          <w:marTop w:val="0"/>
          <w:marBottom w:val="0"/>
          <w:divBdr>
            <w:top w:val="none" w:sz="0" w:space="0" w:color="auto"/>
            <w:left w:val="none" w:sz="0" w:space="0" w:color="auto"/>
            <w:bottom w:val="none" w:sz="0" w:space="0" w:color="auto"/>
            <w:right w:val="none" w:sz="0" w:space="0" w:color="auto"/>
          </w:divBdr>
        </w:div>
        <w:div w:id="1286889326">
          <w:marLeft w:val="480"/>
          <w:marRight w:val="0"/>
          <w:marTop w:val="0"/>
          <w:marBottom w:val="0"/>
          <w:divBdr>
            <w:top w:val="none" w:sz="0" w:space="0" w:color="auto"/>
            <w:left w:val="none" w:sz="0" w:space="0" w:color="auto"/>
            <w:bottom w:val="none" w:sz="0" w:space="0" w:color="auto"/>
            <w:right w:val="none" w:sz="0" w:space="0" w:color="auto"/>
          </w:divBdr>
        </w:div>
        <w:div w:id="1395272652">
          <w:marLeft w:val="480"/>
          <w:marRight w:val="0"/>
          <w:marTop w:val="0"/>
          <w:marBottom w:val="0"/>
          <w:divBdr>
            <w:top w:val="none" w:sz="0" w:space="0" w:color="auto"/>
            <w:left w:val="none" w:sz="0" w:space="0" w:color="auto"/>
            <w:bottom w:val="none" w:sz="0" w:space="0" w:color="auto"/>
            <w:right w:val="none" w:sz="0" w:space="0" w:color="auto"/>
          </w:divBdr>
        </w:div>
        <w:div w:id="1541938894">
          <w:marLeft w:val="480"/>
          <w:marRight w:val="0"/>
          <w:marTop w:val="0"/>
          <w:marBottom w:val="0"/>
          <w:divBdr>
            <w:top w:val="none" w:sz="0" w:space="0" w:color="auto"/>
            <w:left w:val="none" w:sz="0" w:space="0" w:color="auto"/>
            <w:bottom w:val="none" w:sz="0" w:space="0" w:color="auto"/>
            <w:right w:val="none" w:sz="0" w:space="0" w:color="auto"/>
          </w:divBdr>
        </w:div>
        <w:div w:id="1848013367">
          <w:marLeft w:val="480"/>
          <w:marRight w:val="0"/>
          <w:marTop w:val="0"/>
          <w:marBottom w:val="0"/>
          <w:divBdr>
            <w:top w:val="none" w:sz="0" w:space="0" w:color="auto"/>
            <w:left w:val="none" w:sz="0" w:space="0" w:color="auto"/>
            <w:bottom w:val="none" w:sz="0" w:space="0" w:color="auto"/>
            <w:right w:val="none" w:sz="0" w:space="0" w:color="auto"/>
          </w:divBdr>
        </w:div>
        <w:div w:id="1924222083">
          <w:marLeft w:val="480"/>
          <w:marRight w:val="0"/>
          <w:marTop w:val="0"/>
          <w:marBottom w:val="0"/>
          <w:divBdr>
            <w:top w:val="none" w:sz="0" w:space="0" w:color="auto"/>
            <w:left w:val="none" w:sz="0" w:space="0" w:color="auto"/>
            <w:bottom w:val="none" w:sz="0" w:space="0" w:color="auto"/>
            <w:right w:val="none" w:sz="0" w:space="0" w:color="auto"/>
          </w:divBdr>
        </w:div>
      </w:divsChild>
    </w:div>
    <w:div w:id="1208487253">
      <w:bodyDiv w:val="1"/>
      <w:marLeft w:val="0"/>
      <w:marRight w:val="0"/>
      <w:marTop w:val="0"/>
      <w:marBottom w:val="0"/>
      <w:divBdr>
        <w:top w:val="none" w:sz="0" w:space="0" w:color="auto"/>
        <w:left w:val="none" w:sz="0" w:space="0" w:color="auto"/>
        <w:bottom w:val="none" w:sz="0" w:space="0" w:color="auto"/>
        <w:right w:val="none" w:sz="0" w:space="0" w:color="auto"/>
      </w:divBdr>
      <w:divsChild>
        <w:div w:id="1007638">
          <w:marLeft w:val="480"/>
          <w:marRight w:val="0"/>
          <w:marTop w:val="0"/>
          <w:marBottom w:val="0"/>
          <w:divBdr>
            <w:top w:val="none" w:sz="0" w:space="0" w:color="auto"/>
            <w:left w:val="none" w:sz="0" w:space="0" w:color="auto"/>
            <w:bottom w:val="none" w:sz="0" w:space="0" w:color="auto"/>
            <w:right w:val="none" w:sz="0" w:space="0" w:color="auto"/>
          </w:divBdr>
        </w:div>
        <w:div w:id="604651102">
          <w:marLeft w:val="480"/>
          <w:marRight w:val="0"/>
          <w:marTop w:val="0"/>
          <w:marBottom w:val="0"/>
          <w:divBdr>
            <w:top w:val="none" w:sz="0" w:space="0" w:color="auto"/>
            <w:left w:val="none" w:sz="0" w:space="0" w:color="auto"/>
            <w:bottom w:val="none" w:sz="0" w:space="0" w:color="auto"/>
            <w:right w:val="none" w:sz="0" w:space="0" w:color="auto"/>
          </w:divBdr>
        </w:div>
        <w:div w:id="1162819714">
          <w:marLeft w:val="480"/>
          <w:marRight w:val="0"/>
          <w:marTop w:val="0"/>
          <w:marBottom w:val="0"/>
          <w:divBdr>
            <w:top w:val="none" w:sz="0" w:space="0" w:color="auto"/>
            <w:left w:val="none" w:sz="0" w:space="0" w:color="auto"/>
            <w:bottom w:val="none" w:sz="0" w:space="0" w:color="auto"/>
            <w:right w:val="none" w:sz="0" w:space="0" w:color="auto"/>
          </w:divBdr>
        </w:div>
        <w:div w:id="1569732505">
          <w:marLeft w:val="480"/>
          <w:marRight w:val="0"/>
          <w:marTop w:val="0"/>
          <w:marBottom w:val="0"/>
          <w:divBdr>
            <w:top w:val="none" w:sz="0" w:space="0" w:color="auto"/>
            <w:left w:val="none" w:sz="0" w:space="0" w:color="auto"/>
            <w:bottom w:val="none" w:sz="0" w:space="0" w:color="auto"/>
            <w:right w:val="none" w:sz="0" w:space="0" w:color="auto"/>
          </w:divBdr>
        </w:div>
        <w:div w:id="1632639113">
          <w:marLeft w:val="480"/>
          <w:marRight w:val="0"/>
          <w:marTop w:val="0"/>
          <w:marBottom w:val="0"/>
          <w:divBdr>
            <w:top w:val="none" w:sz="0" w:space="0" w:color="auto"/>
            <w:left w:val="none" w:sz="0" w:space="0" w:color="auto"/>
            <w:bottom w:val="none" w:sz="0" w:space="0" w:color="auto"/>
            <w:right w:val="none" w:sz="0" w:space="0" w:color="auto"/>
          </w:divBdr>
        </w:div>
        <w:div w:id="2058240656">
          <w:marLeft w:val="480"/>
          <w:marRight w:val="0"/>
          <w:marTop w:val="0"/>
          <w:marBottom w:val="0"/>
          <w:divBdr>
            <w:top w:val="none" w:sz="0" w:space="0" w:color="auto"/>
            <w:left w:val="none" w:sz="0" w:space="0" w:color="auto"/>
            <w:bottom w:val="none" w:sz="0" w:space="0" w:color="auto"/>
            <w:right w:val="none" w:sz="0" w:space="0" w:color="auto"/>
          </w:divBdr>
        </w:div>
        <w:div w:id="2091728089">
          <w:marLeft w:val="480"/>
          <w:marRight w:val="0"/>
          <w:marTop w:val="0"/>
          <w:marBottom w:val="0"/>
          <w:divBdr>
            <w:top w:val="none" w:sz="0" w:space="0" w:color="auto"/>
            <w:left w:val="none" w:sz="0" w:space="0" w:color="auto"/>
            <w:bottom w:val="none" w:sz="0" w:space="0" w:color="auto"/>
            <w:right w:val="none" w:sz="0" w:space="0" w:color="auto"/>
          </w:divBdr>
        </w:div>
      </w:divsChild>
    </w:div>
    <w:div w:id="1210724973">
      <w:bodyDiv w:val="1"/>
      <w:marLeft w:val="0"/>
      <w:marRight w:val="0"/>
      <w:marTop w:val="0"/>
      <w:marBottom w:val="0"/>
      <w:divBdr>
        <w:top w:val="none" w:sz="0" w:space="0" w:color="auto"/>
        <w:left w:val="none" w:sz="0" w:space="0" w:color="auto"/>
        <w:bottom w:val="none" w:sz="0" w:space="0" w:color="auto"/>
        <w:right w:val="none" w:sz="0" w:space="0" w:color="auto"/>
      </w:divBdr>
    </w:div>
    <w:div w:id="1210915817">
      <w:bodyDiv w:val="1"/>
      <w:marLeft w:val="0"/>
      <w:marRight w:val="0"/>
      <w:marTop w:val="0"/>
      <w:marBottom w:val="0"/>
      <w:divBdr>
        <w:top w:val="none" w:sz="0" w:space="0" w:color="auto"/>
        <w:left w:val="none" w:sz="0" w:space="0" w:color="auto"/>
        <w:bottom w:val="none" w:sz="0" w:space="0" w:color="auto"/>
        <w:right w:val="none" w:sz="0" w:space="0" w:color="auto"/>
      </w:divBdr>
    </w:div>
    <w:div w:id="1213612731">
      <w:bodyDiv w:val="1"/>
      <w:marLeft w:val="0"/>
      <w:marRight w:val="0"/>
      <w:marTop w:val="0"/>
      <w:marBottom w:val="0"/>
      <w:divBdr>
        <w:top w:val="none" w:sz="0" w:space="0" w:color="auto"/>
        <w:left w:val="none" w:sz="0" w:space="0" w:color="auto"/>
        <w:bottom w:val="none" w:sz="0" w:space="0" w:color="auto"/>
        <w:right w:val="none" w:sz="0" w:space="0" w:color="auto"/>
      </w:divBdr>
    </w:div>
    <w:div w:id="1219315947">
      <w:bodyDiv w:val="1"/>
      <w:marLeft w:val="0"/>
      <w:marRight w:val="0"/>
      <w:marTop w:val="0"/>
      <w:marBottom w:val="0"/>
      <w:divBdr>
        <w:top w:val="none" w:sz="0" w:space="0" w:color="auto"/>
        <w:left w:val="none" w:sz="0" w:space="0" w:color="auto"/>
        <w:bottom w:val="none" w:sz="0" w:space="0" w:color="auto"/>
        <w:right w:val="none" w:sz="0" w:space="0" w:color="auto"/>
      </w:divBdr>
    </w:div>
    <w:div w:id="1221290218">
      <w:bodyDiv w:val="1"/>
      <w:marLeft w:val="0"/>
      <w:marRight w:val="0"/>
      <w:marTop w:val="0"/>
      <w:marBottom w:val="0"/>
      <w:divBdr>
        <w:top w:val="none" w:sz="0" w:space="0" w:color="auto"/>
        <w:left w:val="none" w:sz="0" w:space="0" w:color="auto"/>
        <w:bottom w:val="none" w:sz="0" w:space="0" w:color="auto"/>
        <w:right w:val="none" w:sz="0" w:space="0" w:color="auto"/>
      </w:divBdr>
    </w:div>
    <w:div w:id="1222181070">
      <w:bodyDiv w:val="1"/>
      <w:marLeft w:val="0"/>
      <w:marRight w:val="0"/>
      <w:marTop w:val="0"/>
      <w:marBottom w:val="0"/>
      <w:divBdr>
        <w:top w:val="none" w:sz="0" w:space="0" w:color="auto"/>
        <w:left w:val="none" w:sz="0" w:space="0" w:color="auto"/>
        <w:bottom w:val="none" w:sz="0" w:space="0" w:color="auto"/>
        <w:right w:val="none" w:sz="0" w:space="0" w:color="auto"/>
      </w:divBdr>
    </w:div>
    <w:div w:id="1226716742">
      <w:bodyDiv w:val="1"/>
      <w:marLeft w:val="0"/>
      <w:marRight w:val="0"/>
      <w:marTop w:val="0"/>
      <w:marBottom w:val="0"/>
      <w:divBdr>
        <w:top w:val="none" w:sz="0" w:space="0" w:color="auto"/>
        <w:left w:val="none" w:sz="0" w:space="0" w:color="auto"/>
        <w:bottom w:val="none" w:sz="0" w:space="0" w:color="auto"/>
        <w:right w:val="none" w:sz="0" w:space="0" w:color="auto"/>
      </w:divBdr>
    </w:div>
    <w:div w:id="1244101755">
      <w:bodyDiv w:val="1"/>
      <w:marLeft w:val="0"/>
      <w:marRight w:val="0"/>
      <w:marTop w:val="0"/>
      <w:marBottom w:val="0"/>
      <w:divBdr>
        <w:top w:val="none" w:sz="0" w:space="0" w:color="auto"/>
        <w:left w:val="none" w:sz="0" w:space="0" w:color="auto"/>
        <w:bottom w:val="none" w:sz="0" w:space="0" w:color="auto"/>
        <w:right w:val="none" w:sz="0" w:space="0" w:color="auto"/>
      </w:divBdr>
    </w:div>
    <w:div w:id="1254701049">
      <w:bodyDiv w:val="1"/>
      <w:marLeft w:val="0"/>
      <w:marRight w:val="0"/>
      <w:marTop w:val="0"/>
      <w:marBottom w:val="0"/>
      <w:divBdr>
        <w:top w:val="none" w:sz="0" w:space="0" w:color="auto"/>
        <w:left w:val="none" w:sz="0" w:space="0" w:color="auto"/>
        <w:bottom w:val="none" w:sz="0" w:space="0" w:color="auto"/>
        <w:right w:val="none" w:sz="0" w:space="0" w:color="auto"/>
      </w:divBdr>
    </w:div>
    <w:div w:id="1258754792">
      <w:bodyDiv w:val="1"/>
      <w:marLeft w:val="0"/>
      <w:marRight w:val="0"/>
      <w:marTop w:val="0"/>
      <w:marBottom w:val="0"/>
      <w:divBdr>
        <w:top w:val="none" w:sz="0" w:space="0" w:color="auto"/>
        <w:left w:val="none" w:sz="0" w:space="0" w:color="auto"/>
        <w:bottom w:val="none" w:sz="0" w:space="0" w:color="auto"/>
        <w:right w:val="none" w:sz="0" w:space="0" w:color="auto"/>
      </w:divBdr>
    </w:div>
    <w:div w:id="1259945538">
      <w:bodyDiv w:val="1"/>
      <w:marLeft w:val="0"/>
      <w:marRight w:val="0"/>
      <w:marTop w:val="0"/>
      <w:marBottom w:val="0"/>
      <w:divBdr>
        <w:top w:val="none" w:sz="0" w:space="0" w:color="auto"/>
        <w:left w:val="none" w:sz="0" w:space="0" w:color="auto"/>
        <w:bottom w:val="none" w:sz="0" w:space="0" w:color="auto"/>
        <w:right w:val="none" w:sz="0" w:space="0" w:color="auto"/>
      </w:divBdr>
    </w:div>
    <w:div w:id="1261068347">
      <w:bodyDiv w:val="1"/>
      <w:marLeft w:val="0"/>
      <w:marRight w:val="0"/>
      <w:marTop w:val="0"/>
      <w:marBottom w:val="0"/>
      <w:divBdr>
        <w:top w:val="none" w:sz="0" w:space="0" w:color="auto"/>
        <w:left w:val="none" w:sz="0" w:space="0" w:color="auto"/>
        <w:bottom w:val="none" w:sz="0" w:space="0" w:color="auto"/>
        <w:right w:val="none" w:sz="0" w:space="0" w:color="auto"/>
      </w:divBdr>
    </w:div>
    <w:div w:id="1269703965">
      <w:bodyDiv w:val="1"/>
      <w:marLeft w:val="0"/>
      <w:marRight w:val="0"/>
      <w:marTop w:val="0"/>
      <w:marBottom w:val="0"/>
      <w:divBdr>
        <w:top w:val="none" w:sz="0" w:space="0" w:color="auto"/>
        <w:left w:val="none" w:sz="0" w:space="0" w:color="auto"/>
        <w:bottom w:val="none" w:sz="0" w:space="0" w:color="auto"/>
        <w:right w:val="none" w:sz="0" w:space="0" w:color="auto"/>
      </w:divBdr>
    </w:div>
    <w:div w:id="1272276555">
      <w:bodyDiv w:val="1"/>
      <w:marLeft w:val="0"/>
      <w:marRight w:val="0"/>
      <w:marTop w:val="0"/>
      <w:marBottom w:val="0"/>
      <w:divBdr>
        <w:top w:val="none" w:sz="0" w:space="0" w:color="auto"/>
        <w:left w:val="none" w:sz="0" w:space="0" w:color="auto"/>
        <w:bottom w:val="none" w:sz="0" w:space="0" w:color="auto"/>
        <w:right w:val="none" w:sz="0" w:space="0" w:color="auto"/>
      </w:divBdr>
    </w:div>
    <w:div w:id="1278222625">
      <w:bodyDiv w:val="1"/>
      <w:marLeft w:val="0"/>
      <w:marRight w:val="0"/>
      <w:marTop w:val="0"/>
      <w:marBottom w:val="0"/>
      <w:divBdr>
        <w:top w:val="none" w:sz="0" w:space="0" w:color="auto"/>
        <w:left w:val="none" w:sz="0" w:space="0" w:color="auto"/>
        <w:bottom w:val="none" w:sz="0" w:space="0" w:color="auto"/>
        <w:right w:val="none" w:sz="0" w:space="0" w:color="auto"/>
      </w:divBdr>
    </w:div>
    <w:div w:id="1279793707">
      <w:bodyDiv w:val="1"/>
      <w:marLeft w:val="0"/>
      <w:marRight w:val="0"/>
      <w:marTop w:val="0"/>
      <w:marBottom w:val="0"/>
      <w:divBdr>
        <w:top w:val="none" w:sz="0" w:space="0" w:color="auto"/>
        <w:left w:val="none" w:sz="0" w:space="0" w:color="auto"/>
        <w:bottom w:val="none" w:sz="0" w:space="0" w:color="auto"/>
        <w:right w:val="none" w:sz="0" w:space="0" w:color="auto"/>
      </w:divBdr>
    </w:div>
    <w:div w:id="1290741415">
      <w:bodyDiv w:val="1"/>
      <w:marLeft w:val="0"/>
      <w:marRight w:val="0"/>
      <w:marTop w:val="0"/>
      <w:marBottom w:val="0"/>
      <w:divBdr>
        <w:top w:val="none" w:sz="0" w:space="0" w:color="auto"/>
        <w:left w:val="none" w:sz="0" w:space="0" w:color="auto"/>
        <w:bottom w:val="none" w:sz="0" w:space="0" w:color="auto"/>
        <w:right w:val="none" w:sz="0" w:space="0" w:color="auto"/>
      </w:divBdr>
    </w:div>
    <w:div w:id="1332484095">
      <w:bodyDiv w:val="1"/>
      <w:marLeft w:val="0"/>
      <w:marRight w:val="0"/>
      <w:marTop w:val="0"/>
      <w:marBottom w:val="0"/>
      <w:divBdr>
        <w:top w:val="none" w:sz="0" w:space="0" w:color="auto"/>
        <w:left w:val="none" w:sz="0" w:space="0" w:color="auto"/>
        <w:bottom w:val="none" w:sz="0" w:space="0" w:color="auto"/>
        <w:right w:val="none" w:sz="0" w:space="0" w:color="auto"/>
      </w:divBdr>
    </w:div>
    <w:div w:id="1335499973">
      <w:bodyDiv w:val="1"/>
      <w:marLeft w:val="0"/>
      <w:marRight w:val="0"/>
      <w:marTop w:val="0"/>
      <w:marBottom w:val="0"/>
      <w:divBdr>
        <w:top w:val="none" w:sz="0" w:space="0" w:color="auto"/>
        <w:left w:val="none" w:sz="0" w:space="0" w:color="auto"/>
        <w:bottom w:val="none" w:sz="0" w:space="0" w:color="auto"/>
        <w:right w:val="none" w:sz="0" w:space="0" w:color="auto"/>
      </w:divBdr>
      <w:divsChild>
        <w:div w:id="405540333">
          <w:marLeft w:val="480"/>
          <w:marRight w:val="0"/>
          <w:marTop w:val="0"/>
          <w:marBottom w:val="0"/>
          <w:divBdr>
            <w:top w:val="none" w:sz="0" w:space="0" w:color="auto"/>
            <w:left w:val="none" w:sz="0" w:space="0" w:color="auto"/>
            <w:bottom w:val="none" w:sz="0" w:space="0" w:color="auto"/>
            <w:right w:val="none" w:sz="0" w:space="0" w:color="auto"/>
          </w:divBdr>
        </w:div>
        <w:div w:id="441464886">
          <w:marLeft w:val="480"/>
          <w:marRight w:val="0"/>
          <w:marTop w:val="0"/>
          <w:marBottom w:val="0"/>
          <w:divBdr>
            <w:top w:val="none" w:sz="0" w:space="0" w:color="auto"/>
            <w:left w:val="none" w:sz="0" w:space="0" w:color="auto"/>
            <w:bottom w:val="none" w:sz="0" w:space="0" w:color="auto"/>
            <w:right w:val="none" w:sz="0" w:space="0" w:color="auto"/>
          </w:divBdr>
        </w:div>
        <w:div w:id="579755461">
          <w:marLeft w:val="480"/>
          <w:marRight w:val="0"/>
          <w:marTop w:val="0"/>
          <w:marBottom w:val="0"/>
          <w:divBdr>
            <w:top w:val="none" w:sz="0" w:space="0" w:color="auto"/>
            <w:left w:val="none" w:sz="0" w:space="0" w:color="auto"/>
            <w:bottom w:val="none" w:sz="0" w:space="0" w:color="auto"/>
            <w:right w:val="none" w:sz="0" w:space="0" w:color="auto"/>
          </w:divBdr>
        </w:div>
        <w:div w:id="730731851">
          <w:marLeft w:val="480"/>
          <w:marRight w:val="0"/>
          <w:marTop w:val="0"/>
          <w:marBottom w:val="0"/>
          <w:divBdr>
            <w:top w:val="none" w:sz="0" w:space="0" w:color="auto"/>
            <w:left w:val="none" w:sz="0" w:space="0" w:color="auto"/>
            <w:bottom w:val="none" w:sz="0" w:space="0" w:color="auto"/>
            <w:right w:val="none" w:sz="0" w:space="0" w:color="auto"/>
          </w:divBdr>
        </w:div>
        <w:div w:id="807622819">
          <w:marLeft w:val="480"/>
          <w:marRight w:val="0"/>
          <w:marTop w:val="0"/>
          <w:marBottom w:val="0"/>
          <w:divBdr>
            <w:top w:val="none" w:sz="0" w:space="0" w:color="auto"/>
            <w:left w:val="none" w:sz="0" w:space="0" w:color="auto"/>
            <w:bottom w:val="none" w:sz="0" w:space="0" w:color="auto"/>
            <w:right w:val="none" w:sz="0" w:space="0" w:color="auto"/>
          </w:divBdr>
        </w:div>
        <w:div w:id="955600349">
          <w:marLeft w:val="480"/>
          <w:marRight w:val="0"/>
          <w:marTop w:val="0"/>
          <w:marBottom w:val="0"/>
          <w:divBdr>
            <w:top w:val="none" w:sz="0" w:space="0" w:color="auto"/>
            <w:left w:val="none" w:sz="0" w:space="0" w:color="auto"/>
            <w:bottom w:val="none" w:sz="0" w:space="0" w:color="auto"/>
            <w:right w:val="none" w:sz="0" w:space="0" w:color="auto"/>
          </w:divBdr>
        </w:div>
        <w:div w:id="1459563905">
          <w:marLeft w:val="480"/>
          <w:marRight w:val="0"/>
          <w:marTop w:val="0"/>
          <w:marBottom w:val="0"/>
          <w:divBdr>
            <w:top w:val="none" w:sz="0" w:space="0" w:color="auto"/>
            <w:left w:val="none" w:sz="0" w:space="0" w:color="auto"/>
            <w:bottom w:val="none" w:sz="0" w:space="0" w:color="auto"/>
            <w:right w:val="none" w:sz="0" w:space="0" w:color="auto"/>
          </w:divBdr>
        </w:div>
        <w:div w:id="1629362385">
          <w:marLeft w:val="480"/>
          <w:marRight w:val="0"/>
          <w:marTop w:val="0"/>
          <w:marBottom w:val="0"/>
          <w:divBdr>
            <w:top w:val="none" w:sz="0" w:space="0" w:color="auto"/>
            <w:left w:val="none" w:sz="0" w:space="0" w:color="auto"/>
            <w:bottom w:val="none" w:sz="0" w:space="0" w:color="auto"/>
            <w:right w:val="none" w:sz="0" w:space="0" w:color="auto"/>
          </w:divBdr>
        </w:div>
        <w:div w:id="1925911700">
          <w:marLeft w:val="480"/>
          <w:marRight w:val="0"/>
          <w:marTop w:val="0"/>
          <w:marBottom w:val="0"/>
          <w:divBdr>
            <w:top w:val="none" w:sz="0" w:space="0" w:color="auto"/>
            <w:left w:val="none" w:sz="0" w:space="0" w:color="auto"/>
            <w:bottom w:val="none" w:sz="0" w:space="0" w:color="auto"/>
            <w:right w:val="none" w:sz="0" w:space="0" w:color="auto"/>
          </w:divBdr>
        </w:div>
        <w:div w:id="1930505945">
          <w:marLeft w:val="480"/>
          <w:marRight w:val="0"/>
          <w:marTop w:val="0"/>
          <w:marBottom w:val="0"/>
          <w:divBdr>
            <w:top w:val="none" w:sz="0" w:space="0" w:color="auto"/>
            <w:left w:val="none" w:sz="0" w:space="0" w:color="auto"/>
            <w:bottom w:val="none" w:sz="0" w:space="0" w:color="auto"/>
            <w:right w:val="none" w:sz="0" w:space="0" w:color="auto"/>
          </w:divBdr>
        </w:div>
        <w:div w:id="1969965144">
          <w:marLeft w:val="480"/>
          <w:marRight w:val="0"/>
          <w:marTop w:val="0"/>
          <w:marBottom w:val="0"/>
          <w:divBdr>
            <w:top w:val="none" w:sz="0" w:space="0" w:color="auto"/>
            <w:left w:val="none" w:sz="0" w:space="0" w:color="auto"/>
            <w:bottom w:val="none" w:sz="0" w:space="0" w:color="auto"/>
            <w:right w:val="none" w:sz="0" w:space="0" w:color="auto"/>
          </w:divBdr>
        </w:div>
        <w:div w:id="2078428941">
          <w:marLeft w:val="480"/>
          <w:marRight w:val="0"/>
          <w:marTop w:val="0"/>
          <w:marBottom w:val="0"/>
          <w:divBdr>
            <w:top w:val="none" w:sz="0" w:space="0" w:color="auto"/>
            <w:left w:val="none" w:sz="0" w:space="0" w:color="auto"/>
            <w:bottom w:val="none" w:sz="0" w:space="0" w:color="auto"/>
            <w:right w:val="none" w:sz="0" w:space="0" w:color="auto"/>
          </w:divBdr>
        </w:div>
      </w:divsChild>
    </w:div>
    <w:div w:id="1342854924">
      <w:bodyDiv w:val="1"/>
      <w:marLeft w:val="0"/>
      <w:marRight w:val="0"/>
      <w:marTop w:val="0"/>
      <w:marBottom w:val="0"/>
      <w:divBdr>
        <w:top w:val="none" w:sz="0" w:space="0" w:color="auto"/>
        <w:left w:val="none" w:sz="0" w:space="0" w:color="auto"/>
        <w:bottom w:val="none" w:sz="0" w:space="0" w:color="auto"/>
        <w:right w:val="none" w:sz="0" w:space="0" w:color="auto"/>
      </w:divBdr>
      <w:divsChild>
        <w:div w:id="1189946868">
          <w:marLeft w:val="480"/>
          <w:marRight w:val="0"/>
          <w:marTop w:val="0"/>
          <w:marBottom w:val="0"/>
          <w:divBdr>
            <w:top w:val="none" w:sz="0" w:space="0" w:color="auto"/>
            <w:left w:val="none" w:sz="0" w:space="0" w:color="auto"/>
            <w:bottom w:val="none" w:sz="0" w:space="0" w:color="auto"/>
            <w:right w:val="none" w:sz="0" w:space="0" w:color="auto"/>
          </w:divBdr>
        </w:div>
        <w:div w:id="97875692">
          <w:marLeft w:val="480"/>
          <w:marRight w:val="0"/>
          <w:marTop w:val="0"/>
          <w:marBottom w:val="0"/>
          <w:divBdr>
            <w:top w:val="none" w:sz="0" w:space="0" w:color="auto"/>
            <w:left w:val="none" w:sz="0" w:space="0" w:color="auto"/>
            <w:bottom w:val="none" w:sz="0" w:space="0" w:color="auto"/>
            <w:right w:val="none" w:sz="0" w:space="0" w:color="auto"/>
          </w:divBdr>
        </w:div>
        <w:div w:id="1839229944">
          <w:marLeft w:val="480"/>
          <w:marRight w:val="0"/>
          <w:marTop w:val="0"/>
          <w:marBottom w:val="0"/>
          <w:divBdr>
            <w:top w:val="none" w:sz="0" w:space="0" w:color="auto"/>
            <w:left w:val="none" w:sz="0" w:space="0" w:color="auto"/>
            <w:bottom w:val="none" w:sz="0" w:space="0" w:color="auto"/>
            <w:right w:val="none" w:sz="0" w:space="0" w:color="auto"/>
          </w:divBdr>
        </w:div>
        <w:div w:id="969164558">
          <w:marLeft w:val="480"/>
          <w:marRight w:val="0"/>
          <w:marTop w:val="0"/>
          <w:marBottom w:val="0"/>
          <w:divBdr>
            <w:top w:val="none" w:sz="0" w:space="0" w:color="auto"/>
            <w:left w:val="none" w:sz="0" w:space="0" w:color="auto"/>
            <w:bottom w:val="none" w:sz="0" w:space="0" w:color="auto"/>
            <w:right w:val="none" w:sz="0" w:space="0" w:color="auto"/>
          </w:divBdr>
        </w:div>
        <w:div w:id="87386814">
          <w:marLeft w:val="480"/>
          <w:marRight w:val="0"/>
          <w:marTop w:val="0"/>
          <w:marBottom w:val="0"/>
          <w:divBdr>
            <w:top w:val="none" w:sz="0" w:space="0" w:color="auto"/>
            <w:left w:val="none" w:sz="0" w:space="0" w:color="auto"/>
            <w:bottom w:val="none" w:sz="0" w:space="0" w:color="auto"/>
            <w:right w:val="none" w:sz="0" w:space="0" w:color="auto"/>
          </w:divBdr>
        </w:div>
        <w:div w:id="329525931">
          <w:marLeft w:val="480"/>
          <w:marRight w:val="0"/>
          <w:marTop w:val="0"/>
          <w:marBottom w:val="0"/>
          <w:divBdr>
            <w:top w:val="none" w:sz="0" w:space="0" w:color="auto"/>
            <w:left w:val="none" w:sz="0" w:space="0" w:color="auto"/>
            <w:bottom w:val="none" w:sz="0" w:space="0" w:color="auto"/>
            <w:right w:val="none" w:sz="0" w:space="0" w:color="auto"/>
          </w:divBdr>
        </w:div>
        <w:div w:id="1994679423">
          <w:marLeft w:val="480"/>
          <w:marRight w:val="0"/>
          <w:marTop w:val="0"/>
          <w:marBottom w:val="0"/>
          <w:divBdr>
            <w:top w:val="none" w:sz="0" w:space="0" w:color="auto"/>
            <w:left w:val="none" w:sz="0" w:space="0" w:color="auto"/>
            <w:bottom w:val="none" w:sz="0" w:space="0" w:color="auto"/>
            <w:right w:val="none" w:sz="0" w:space="0" w:color="auto"/>
          </w:divBdr>
        </w:div>
        <w:div w:id="322663381">
          <w:marLeft w:val="480"/>
          <w:marRight w:val="0"/>
          <w:marTop w:val="0"/>
          <w:marBottom w:val="0"/>
          <w:divBdr>
            <w:top w:val="none" w:sz="0" w:space="0" w:color="auto"/>
            <w:left w:val="none" w:sz="0" w:space="0" w:color="auto"/>
            <w:bottom w:val="none" w:sz="0" w:space="0" w:color="auto"/>
            <w:right w:val="none" w:sz="0" w:space="0" w:color="auto"/>
          </w:divBdr>
        </w:div>
        <w:div w:id="1786193357">
          <w:marLeft w:val="480"/>
          <w:marRight w:val="0"/>
          <w:marTop w:val="0"/>
          <w:marBottom w:val="0"/>
          <w:divBdr>
            <w:top w:val="none" w:sz="0" w:space="0" w:color="auto"/>
            <w:left w:val="none" w:sz="0" w:space="0" w:color="auto"/>
            <w:bottom w:val="none" w:sz="0" w:space="0" w:color="auto"/>
            <w:right w:val="none" w:sz="0" w:space="0" w:color="auto"/>
          </w:divBdr>
        </w:div>
        <w:div w:id="1131631751">
          <w:marLeft w:val="480"/>
          <w:marRight w:val="0"/>
          <w:marTop w:val="0"/>
          <w:marBottom w:val="0"/>
          <w:divBdr>
            <w:top w:val="none" w:sz="0" w:space="0" w:color="auto"/>
            <w:left w:val="none" w:sz="0" w:space="0" w:color="auto"/>
            <w:bottom w:val="none" w:sz="0" w:space="0" w:color="auto"/>
            <w:right w:val="none" w:sz="0" w:space="0" w:color="auto"/>
          </w:divBdr>
        </w:div>
        <w:div w:id="1926839365">
          <w:marLeft w:val="480"/>
          <w:marRight w:val="0"/>
          <w:marTop w:val="0"/>
          <w:marBottom w:val="0"/>
          <w:divBdr>
            <w:top w:val="none" w:sz="0" w:space="0" w:color="auto"/>
            <w:left w:val="none" w:sz="0" w:space="0" w:color="auto"/>
            <w:bottom w:val="none" w:sz="0" w:space="0" w:color="auto"/>
            <w:right w:val="none" w:sz="0" w:space="0" w:color="auto"/>
          </w:divBdr>
        </w:div>
        <w:div w:id="777408387">
          <w:marLeft w:val="480"/>
          <w:marRight w:val="0"/>
          <w:marTop w:val="0"/>
          <w:marBottom w:val="0"/>
          <w:divBdr>
            <w:top w:val="none" w:sz="0" w:space="0" w:color="auto"/>
            <w:left w:val="none" w:sz="0" w:space="0" w:color="auto"/>
            <w:bottom w:val="none" w:sz="0" w:space="0" w:color="auto"/>
            <w:right w:val="none" w:sz="0" w:space="0" w:color="auto"/>
          </w:divBdr>
        </w:div>
        <w:div w:id="1814636648">
          <w:marLeft w:val="480"/>
          <w:marRight w:val="0"/>
          <w:marTop w:val="0"/>
          <w:marBottom w:val="0"/>
          <w:divBdr>
            <w:top w:val="none" w:sz="0" w:space="0" w:color="auto"/>
            <w:left w:val="none" w:sz="0" w:space="0" w:color="auto"/>
            <w:bottom w:val="none" w:sz="0" w:space="0" w:color="auto"/>
            <w:right w:val="none" w:sz="0" w:space="0" w:color="auto"/>
          </w:divBdr>
        </w:div>
        <w:div w:id="776097613">
          <w:marLeft w:val="480"/>
          <w:marRight w:val="0"/>
          <w:marTop w:val="0"/>
          <w:marBottom w:val="0"/>
          <w:divBdr>
            <w:top w:val="none" w:sz="0" w:space="0" w:color="auto"/>
            <w:left w:val="none" w:sz="0" w:space="0" w:color="auto"/>
            <w:bottom w:val="none" w:sz="0" w:space="0" w:color="auto"/>
            <w:right w:val="none" w:sz="0" w:space="0" w:color="auto"/>
          </w:divBdr>
        </w:div>
        <w:div w:id="1283801251">
          <w:marLeft w:val="480"/>
          <w:marRight w:val="0"/>
          <w:marTop w:val="0"/>
          <w:marBottom w:val="0"/>
          <w:divBdr>
            <w:top w:val="none" w:sz="0" w:space="0" w:color="auto"/>
            <w:left w:val="none" w:sz="0" w:space="0" w:color="auto"/>
            <w:bottom w:val="none" w:sz="0" w:space="0" w:color="auto"/>
            <w:right w:val="none" w:sz="0" w:space="0" w:color="auto"/>
          </w:divBdr>
        </w:div>
        <w:div w:id="1336036810">
          <w:marLeft w:val="480"/>
          <w:marRight w:val="0"/>
          <w:marTop w:val="0"/>
          <w:marBottom w:val="0"/>
          <w:divBdr>
            <w:top w:val="none" w:sz="0" w:space="0" w:color="auto"/>
            <w:left w:val="none" w:sz="0" w:space="0" w:color="auto"/>
            <w:bottom w:val="none" w:sz="0" w:space="0" w:color="auto"/>
            <w:right w:val="none" w:sz="0" w:space="0" w:color="auto"/>
          </w:divBdr>
        </w:div>
        <w:div w:id="1710377395">
          <w:marLeft w:val="480"/>
          <w:marRight w:val="0"/>
          <w:marTop w:val="0"/>
          <w:marBottom w:val="0"/>
          <w:divBdr>
            <w:top w:val="none" w:sz="0" w:space="0" w:color="auto"/>
            <w:left w:val="none" w:sz="0" w:space="0" w:color="auto"/>
            <w:bottom w:val="none" w:sz="0" w:space="0" w:color="auto"/>
            <w:right w:val="none" w:sz="0" w:space="0" w:color="auto"/>
          </w:divBdr>
        </w:div>
        <w:div w:id="1867791366">
          <w:marLeft w:val="480"/>
          <w:marRight w:val="0"/>
          <w:marTop w:val="0"/>
          <w:marBottom w:val="0"/>
          <w:divBdr>
            <w:top w:val="none" w:sz="0" w:space="0" w:color="auto"/>
            <w:left w:val="none" w:sz="0" w:space="0" w:color="auto"/>
            <w:bottom w:val="none" w:sz="0" w:space="0" w:color="auto"/>
            <w:right w:val="none" w:sz="0" w:space="0" w:color="auto"/>
          </w:divBdr>
        </w:div>
      </w:divsChild>
    </w:div>
    <w:div w:id="1356619122">
      <w:bodyDiv w:val="1"/>
      <w:marLeft w:val="0"/>
      <w:marRight w:val="0"/>
      <w:marTop w:val="0"/>
      <w:marBottom w:val="0"/>
      <w:divBdr>
        <w:top w:val="none" w:sz="0" w:space="0" w:color="auto"/>
        <w:left w:val="none" w:sz="0" w:space="0" w:color="auto"/>
        <w:bottom w:val="none" w:sz="0" w:space="0" w:color="auto"/>
        <w:right w:val="none" w:sz="0" w:space="0" w:color="auto"/>
      </w:divBdr>
    </w:div>
    <w:div w:id="1358044176">
      <w:bodyDiv w:val="1"/>
      <w:marLeft w:val="0"/>
      <w:marRight w:val="0"/>
      <w:marTop w:val="0"/>
      <w:marBottom w:val="0"/>
      <w:divBdr>
        <w:top w:val="none" w:sz="0" w:space="0" w:color="auto"/>
        <w:left w:val="none" w:sz="0" w:space="0" w:color="auto"/>
        <w:bottom w:val="none" w:sz="0" w:space="0" w:color="auto"/>
        <w:right w:val="none" w:sz="0" w:space="0" w:color="auto"/>
      </w:divBdr>
    </w:div>
    <w:div w:id="1366902988">
      <w:bodyDiv w:val="1"/>
      <w:marLeft w:val="0"/>
      <w:marRight w:val="0"/>
      <w:marTop w:val="0"/>
      <w:marBottom w:val="0"/>
      <w:divBdr>
        <w:top w:val="none" w:sz="0" w:space="0" w:color="auto"/>
        <w:left w:val="none" w:sz="0" w:space="0" w:color="auto"/>
        <w:bottom w:val="none" w:sz="0" w:space="0" w:color="auto"/>
        <w:right w:val="none" w:sz="0" w:space="0" w:color="auto"/>
      </w:divBdr>
      <w:divsChild>
        <w:div w:id="148981672">
          <w:marLeft w:val="480"/>
          <w:marRight w:val="0"/>
          <w:marTop w:val="0"/>
          <w:marBottom w:val="0"/>
          <w:divBdr>
            <w:top w:val="none" w:sz="0" w:space="0" w:color="auto"/>
            <w:left w:val="none" w:sz="0" w:space="0" w:color="auto"/>
            <w:bottom w:val="none" w:sz="0" w:space="0" w:color="auto"/>
            <w:right w:val="none" w:sz="0" w:space="0" w:color="auto"/>
          </w:divBdr>
        </w:div>
        <w:div w:id="171532915">
          <w:marLeft w:val="480"/>
          <w:marRight w:val="0"/>
          <w:marTop w:val="0"/>
          <w:marBottom w:val="0"/>
          <w:divBdr>
            <w:top w:val="none" w:sz="0" w:space="0" w:color="auto"/>
            <w:left w:val="none" w:sz="0" w:space="0" w:color="auto"/>
            <w:bottom w:val="none" w:sz="0" w:space="0" w:color="auto"/>
            <w:right w:val="none" w:sz="0" w:space="0" w:color="auto"/>
          </w:divBdr>
        </w:div>
        <w:div w:id="309751927">
          <w:marLeft w:val="480"/>
          <w:marRight w:val="0"/>
          <w:marTop w:val="0"/>
          <w:marBottom w:val="0"/>
          <w:divBdr>
            <w:top w:val="none" w:sz="0" w:space="0" w:color="auto"/>
            <w:left w:val="none" w:sz="0" w:space="0" w:color="auto"/>
            <w:bottom w:val="none" w:sz="0" w:space="0" w:color="auto"/>
            <w:right w:val="none" w:sz="0" w:space="0" w:color="auto"/>
          </w:divBdr>
        </w:div>
        <w:div w:id="364408366">
          <w:marLeft w:val="480"/>
          <w:marRight w:val="0"/>
          <w:marTop w:val="0"/>
          <w:marBottom w:val="0"/>
          <w:divBdr>
            <w:top w:val="none" w:sz="0" w:space="0" w:color="auto"/>
            <w:left w:val="none" w:sz="0" w:space="0" w:color="auto"/>
            <w:bottom w:val="none" w:sz="0" w:space="0" w:color="auto"/>
            <w:right w:val="none" w:sz="0" w:space="0" w:color="auto"/>
          </w:divBdr>
        </w:div>
        <w:div w:id="411240726">
          <w:marLeft w:val="480"/>
          <w:marRight w:val="0"/>
          <w:marTop w:val="0"/>
          <w:marBottom w:val="0"/>
          <w:divBdr>
            <w:top w:val="none" w:sz="0" w:space="0" w:color="auto"/>
            <w:left w:val="none" w:sz="0" w:space="0" w:color="auto"/>
            <w:bottom w:val="none" w:sz="0" w:space="0" w:color="auto"/>
            <w:right w:val="none" w:sz="0" w:space="0" w:color="auto"/>
          </w:divBdr>
        </w:div>
        <w:div w:id="539711877">
          <w:marLeft w:val="480"/>
          <w:marRight w:val="0"/>
          <w:marTop w:val="0"/>
          <w:marBottom w:val="0"/>
          <w:divBdr>
            <w:top w:val="none" w:sz="0" w:space="0" w:color="auto"/>
            <w:left w:val="none" w:sz="0" w:space="0" w:color="auto"/>
            <w:bottom w:val="none" w:sz="0" w:space="0" w:color="auto"/>
            <w:right w:val="none" w:sz="0" w:space="0" w:color="auto"/>
          </w:divBdr>
        </w:div>
        <w:div w:id="1152941162">
          <w:marLeft w:val="480"/>
          <w:marRight w:val="0"/>
          <w:marTop w:val="0"/>
          <w:marBottom w:val="0"/>
          <w:divBdr>
            <w:top w:val="none" w:sz="0" w:space="0" w:color="auto"/>
            <w:left w:val="none" w:sz="0" w:space="0" w:color="auto"/>
            <w:bottom w:val="none" w:sz="0" w:space="0" w:color="auto"/>
            <w:right w:val="none" w:sz="0" w:space="0" w:color="auto"/>
          </w:divBdr>
        </w:div>
        <w:div w:id="1518350505">
          <w:marLeft w:val="480"/>
          <w:marRight w:val="0"/>
          <w:marTop w:val="0"/>
          <w:marBottom w:val="0"/>
          <w:divBdr>
            <w:top w:val="none" w:sz="0" w:space="0" w:color="auto"/>
            <w:left w:val="none" w:sz="0" w:space="0" w:color="auto"/>
            <w:bottom w:val="none" w:sz="0" w:space="0" w:color="auto"/>
            <w:right w:val="none" w:sz="0" w:space="0" w:color="auto"/>
          </w:divBdr>
        </w:div>
        <w:div w:id="1747532012">
          <w:marLeft w:val="480"/>
          <w:marRight w:val="0"/>
          <w:marTop w:val="0"/>
          <w:marBottom w:val="0"/>
          <w:divBdr>
            <w:top w:val="none" w:sz="0" w:space="0" w:color="auto"/>
            <w:left w:val="none" w:sz="0" w:space="0" w:color="auto"/>
            <w:bottom w:val="none" w:sz="0" w:space="0" w:color="auto"/>
            <w:right w:val="none" w:sz="0" w:space="0" w:color="auto"/>
          </w:divBdr>
        </w:div>
        <w:div w:id="1799294371">
          <w:marLeft w:val="480"/>
          <w:marRight w:val="0"/>
          <w:marTop w:val="0"/>
          <w:marBottom w:val="0"/>
          <w:divBdr>
            <w:top w:val="none" w:sz="0" w:space="0" w:color="auto"/>
            <w:left w:val="none" w:sz="0" w:space="0" w:color="auto"/>
            <w:bottom w:val="none" w:sz="0" w:space="0" w:color="auto"/>
            <w:right w:val="none" w:sz="0" w:space="0" w:color="auto"/>
          </w:divBdr>
        </w:div>
        <w:div w:id="1886409524">
          <w:marLeft w:val="480"/>
          <w:marRight w:val="0"/>
          <w:marTop w:val="0"/>
          <w:marBottom w:val="0"/>
          <w:divBdr>
            <w:top w:val="none" w:sz="0" w:space="0" w:color="auto"/>
            <w:left w:val="none" w:sz="0" w:space="0" w:color="auto"/>
            <w:bottom w:val="none" w:sz="0" w:space="0" w:color="auto"/>
            <w:right w:val="none" w:sz="0" w:space="0" w:color="auto"/>
          </w:divBdr>
        </w:div>
      </w:divsChild>
    </w:div>
    <w:div w:id="1374890855">
      <w:bodyDiv w:val="1"/>
      <w:marLeft w:val="0"/>
      <w:marRight w:val="0"/>
      <w:marTop w:val="0"/>
      <w:marBottom w:val="0"/>
      <w:divBdr>
        <w:top w:val="none" w:sz="0" w:space="0" w:color="auto"/>
        <w:left w:val="none" w:sz="0" w:space="0" w:color="auto"/>
        <w:bottom w:val="none" w:sz="0" w:space="0" w:color="auto"/>
        <w:right w:val="none" w:sz="0" w:space="0" w:color="auto"/>
      </w:divBdr>
      <w:divsChild>
        <w:div w:id="82456294">
          <w:marLeft w:val="480"/>
          <w:marRight w:val="0"/>
          <w:marTop w:val="0"/>
          <w:marBottom w:val="0"/>
          <w:divBdr>
            <w:top w:val="none" w:sz="0" w:space="0" w:color="auto"/>
            <w:left w:val="none" w:sz="0" w:space="0" w:color="auto"/>
            <w:bottom w:val="none" w:sz="0" w:space="0" w:color="auto"/>
            <w:right w:val="none" w:sz="0" w:space="0" w:color="auto"/>
          </w:divBdr>
        </w:div>
        <w:div w:id="207884016">
          <w:marLeft w:val="480"/>
          <w:marRight w:val="0"/>
          <w:marTop w:val="0"/>
          <w:marBottom w:val="0"/>
          <w:divBdr>
            <w:top w:val="none" w:sz="0" w:space="0" w:color="auto"/>
            <w:left w:val="none" w:sz="0" w:space="0" w:color="auto"/>
            <w:bottom w:val="none" w:sz="0" w:space="0" w:color="auto"/>
            <w:right w:val="none" w:sz="0" w:space="0" w:color="auto"/>
          </w:divBdr>
        </w:div>
        <w:div w:id="225842825">
          <w:marLeft w:val="480"/>
          <w:marRight w:val="0"/>
          <w:marTop w:val="0"/>
          <w:marBottom w:val="0"/>
          <w:divBdr>
            <w:top w:val="none" w:sz="0" w:space="0" w:color="auto"/>
            <w:left w:val="none" w:sz="0" w:space="0" w:color="auto"/>
            <w:bottom w:val="none" w:sz="0" w:space="0" w:color="auto"/>
            <w:right w:val="none" w:sz="0" w:space="0" w:color="auto"/>
          </w:divBdr>
        </w:div>
        <w:div w:id="250549003">
          <w:marLeft w:val="480"/>
          <w:marRight w:val="0"/>
          <w:marTop w:val="0"/>
          <w:marBottom w:val="0"/>
          <w:divBdr>
            <w:top w:val="none" w:sz="0" w:space="0" w:color="auto"/>
            <w:left w:val="none" w:sz="0" w:space="0" w:color="auto"/>
            <w:bottom w:val="none" w:sz="0" w:space="0" w:color="auto"/>
            <w:right w:val="none" w:sz="0" w:space="0" w:color="auto"/>
          </w:divBdr>
        </w:div>
        <w:div w:id="256791233">
          <w:marLeft w:val="480"/>
          <w:marRight w:val="0"/>
          <w:marTop w:val="0"/>
          <w:marBottom w:val="0"/>
          <w:divBdr>
            <w:top w:val="none" w:sz="0" w:space="0" w:color="auto"/>
            <w:left w:val="none" w:sz="0" w:space="0" w:color="auto"/>
            <w:bottom w:val="none" w:sz="0" w:space="0" w:color="auto"/>
            <w:right w:val="none" w:sz="0" w:space="0" w:color="auto"/>
          </w:divBdr>
        </w:div>
        <w:div w:id="352222120">
          <w:marLeft w:val="480"/>
          <w:marRight w:val="0"/>
          <w:marTop w:val="0"/>
          <w:marBottom w:val="0"/>
          <w:divBdr>
            <w:top w:val="none" w:sz="0" w:space="0" w:color="auto"/>
            <w:left w:val="none" w:sz="0" w:space="0" w:color="auto"/>
            <w:bottom w:val="none" w:sz="0" w:space="0" w:color="auto"/>
            <w:right w:val="none" w:sz="0" w:space="0" w:color="auto"/>
          </w:divBdr>
        </w:div>
        <w:div w:id="616135663">
          <w:marLeft w:val="480"/>
          <w:marRight w:val="0"/>
          <w:marTop w:val="0"/>
          <w:marBottom w:val="0"/>
          <w:divBdr>
            <w:top w:val="none" w:sz="0" w:space="0" w:color="auto"/>
            <w:left w:val="none" w:sz="0" w:space="0" w:color="auto"/>
            <w:bottom w:val="none" w:sz="0" w:space="0" w:color="auto"/>
            <w:right w:val="none" w:sz="0" w:space="0" w:color="auto"/>
          </w:divBdr>
        </w:div>
        <w:div w:id="637609252">
          <w:marLeft w:val="480"/>
          <w:marRight w:val="0"/>
          <w:marTop w:val="0"/>
          <w:marBottom w:val="0"/>
          <w:divBdr>
            <w:top w:val="none" w:sz="0" w:space="0" w:color="auto"/>
            <w:left w:val="none" w:sz="0" w:space="0" w:color="auto"/>
            <w:bottom w:val="none" w:sz="0" w:space="0" w:color="auto"/>
            <w:right w:val="none" w:sz="0" w:space="0" w:color="auto"/>
          </w:divBdr>
        </w:div>
        <w:div w:id="758915868">
          <w:marLeft w:val="480"/>
          <w:marRight w:val="0"/>
          <w:marTop w:val="0"/>
          <w:marBottom w:val="0"/>
          <w:divBdr>
            <w:top w:val="none" w:sz="0" w:space="0" w:color="auto"/>
            <w:left w:val="none" w:sz="0" w:space="0" w:color="auto"/>
            <w:bottom w:val="none" w:sz="0" w:space="0" w:color="auto"/>
            <w:right w:val="none" w:sz="0" w:space="0" w:color="auto"/>
          </w:divBdr>
        </w:div>
        <w:div w:id="885024205">
          <w:marLeft w:val="480"/>
          <w:marRight w:val="0"/>
          <w:marTop w:val="0"/>
          <w:marBottom w:val="0"/>
          <w:divBdr>
            <w:top w:val="none" w:sz="0" w:space="0" w:color="auto"/>
            <w:left w:val="none" w:sz="0" w:space="0" w:color="auto"/>
            <w:bottom w:val="none" w:sz="0" w:space="0" w:color="auto"/>
            <w:right w:val="none" w:sz="0" w:space="0" w:color="auto"/>
          </w:divBdr>
        </w:div>
        <w:div w:id="1199202928">
          <w:marLeft w:val="480"/>
          <w:marRight w:val="0"/>
          <w:marTop w:val="0"/>
          <w:marBottom w:val="0"/>
          <w:divBdr>
            <w:top w:val="none" w:sz="0" w:space="0" w:color="auto"/>
            <w:left w:val="none" w:sz="0" w:space="0" w:color="auto"/>
            <w:bottom w:val="none" w:sz="0" w:space="0" w:color="auto"/>
            <w:right w:val="none" w:sz="0" w:space="0" w:color="auto"/>
          </w:divBdr>
        </w:div>
        <w:div w:id="1893153156">
          <w:marLeft w:val="480"/>
          <w:marRight w:val="0"/>
          <w:marTop w:val="0"/>
          <w:marBottom w:val="0"/>
          <w:divBdr>
            <w:top w:val="none" w:sz="0" w:space="0" w:color="auto"/>
            <w:left w:val="none" w:sz="0" w:space="0" w:color="auto"/>
            <w:bottom w:val="none" w:sz="0" w:space="0" w:color="auto"/>
            <w:right w:val="none" w:sz="0" w:space="0" w:color="auto"/>
          </w:divBdr>
        </w:div>
        <w:div w:id="2077897811">
          <w:marLeft w:val="480"/>
          <w:marRight w:val="0"/>
          <w:marTop w:val="0"/>
          <w:marBottom w:val="0"/>
          <w:divBdr>
            <w:top w:val="none" w:sz="0" w:space="0" w:color="auto"/>
            <w:left w:val="none" w:sz="0" w:space="0" w:color="auto"/>
            <w:bottom w:val="none" w:sz="0" w:space="0" w:color="auto"/>
            <w:right w:val="none" w:sz="0" w:space="0" w:color="auto"/>
          </w:divBdr>
        </w:div>
      </w:divsChild>
    </w:div>
    <w:div w:id="1376546237">
      <w:bodyDiv w:val="1"/>
      <w:marLeft w:val="0"/>
      <w:marRight w:val="0"/>
      <w:marTop w:val="0"/>
      <w:marBottom w:val="0"/>
      <w:divBdr>
        <w:top w:val="none" w:sz="0" w:space="0" w:color="auto"/>
        <w:left w:val="none" w:sz="0" w:space="0" w:color="auto"/>
        <w:bottom w:val="none" w:sz="0" w:space="0" w:color="auto"/>
        <w:right w:val="none" w:sz="0" w:space="0" w:color="auto"/>
      </w:divBdr>
      <w:divsChild>
        <w:div w:id="54739894">
          <w:marLeft w:val="640"/>
          <w:marRight w:val="0"/>
          <w:marTop w:val="0"/>
          <w:marBottom w:val="0"/>
          <w:divBdr>
            <w:top w:val="none" w:sz="0" w:space="0" w:color="auto"/>
            <w:left w:val="none" w:sz="0" w:space="0" w:color="auto"/>
            <w:bottom w:val="none" w:sz="0" w:space="0" w:color="auto"/>
            <w:right w:val="none" w:sz="0" w:space="0" w:color="auto"/>
          </w:divBdr>
        </w:div>
        <w:div w:id="704326421">
          <w:marLeft w:val="640"/>
          <w:marRight w:val="0"/>
          <w:marTop w:val="0"/>
          <w:marBottom w:val="0"/>
          <w:divBdr>
            <w:top w:val="none" w:sz="0" w:space="0" w:color="auto"/>
            <w:left w:val="none" w:sz="0" w:space="0" w:color="auto"/>
            <w:bottom w:val="none" w:sz="0" w:space="0" w:color="auto"/>
            <w:right w:val="none" w:sz="0" w:space="0" w:color="auto"/>
          </w:divBdr>
        </w:div>
        <w:div w:id="1323512437">
          <w:marLeft w:val="640"/>
          <w:marRight w:val="0"/>
          <w:marTop w:val="0"/>
          <w:marBottom w:val="0"/>
          <w:divBdr>
            <w:top w:val="none" w:sz="0" w:space="0" w:color="auto"/>
            <w:left w:val="none" w:sz="0" w:space="0" w:color="auto"/>
            <w:bottom w:val="none" w:sz="0" w:space="0" w:color="auto"/>
            <w:right w:val="none" w:sz="0" w:space="0" w:color="auto"/>
          </w:divBdr>
        </w:div>
        <w:div w:id="1337926301">
          <w:marLeft w:val="640"/>
          <w:marRight w:val="0"/>
          <w:marTop w:val="0"/>
          <w:marBottom w:val="0"/>
          <w:divBdr>
            <w:top w:val="none" w:sz="0" w:space="0" w:color="auto"/>
            <w:left w:val="none" w:sz="0" w:space="0" w:color="auto"/>
            <w:bottom w:val="none" w:sz="0" w:space="0" w:color="auto"/>
            <w:right w:val="none" w:sz="0" w:space="0" w:color="auto"/>
          </w:divBdr>
        </w:div>
      </w:divsChild>
    </w:div>
    <w:div w:id="1386445576">
      <w:bodyDiv w:val="1"/>
      <w:marLeft w:val="0"/>
      <w:marRight w:val="0"/>
      <w:marTop w:val="0"/>
      <w:marBottom w:val="0"/>
      <w:divBdr>
        <w:top w:val="none" w:sz="0" w:space="0" w:color="auto"/>
        <w:left w:val="none" w:sz="0" w:space="0" w:color="auto"/>
        <w:bottom w:val="none" w:sz="0" w:space="0" w:color="auto"/>
        <w:right w:val="none" w:sz="0" w:space="0" w:color="auto"/>
      </w:divBdr>
      <w:divsChild>
        <w:div w:id="437331863">
          <w:marLeft w:val="480"/>
          <w:marRight w:val="0"/>
          <w:marTop w:val="0"/>
          <w:marBottom w:val="0"/>
          <w:divBdr>
            <w:top w:val="none" w:sz="0" w:space="0" w:color="auto"/>
            <w:left w:val="none" w:sz="0" w:space="0" w:color="auto"/>
            <w:bottom w:val="none" w:sz="0" w:space="0" w:color="auto"/>
            <w:right w:val="none" w:sz="0" w:space="0" w:color="auto"/>
          </w:divBdr>
        </w:div>
        <w:div w:id="1284309269">
          <w:marLeft w:val="480"/>
          <w:marRight w:val="0"/>
          <w:marTop w:val="0"/>
          <w:marBottom w:val="0"/>
          <w:divBdr>
            <w:top w:val="none" w:sz="0" w:space="0" w:color="auto"/>
            <w:left w:val="none" w:sz="0" w:space="0" w:color="auto"/>
            <w:bottom w:val="none" w:sz="0" w:space="0" w:color="auto"/>
            <w:right w:val="none" w:sz="0" w:space="0" w:color="auto"/>
          </w:divBdr>
        </w:div>
        <w:div w:id="139004589">
          <w:marLeft w:val="480"/>
          <w:marRight w:val="0"/>
          <w:marTop w:val="0"/>
          <w:marBottom w:val="0"/>
          <w:divBdr>
            <w:top w:val="none" w:sz="0" w:space="0" w:color="auto"/>
            <w:left w:val="none" w:sz="0" w:space="0" w:color="auto"/>
            <w:bottom w:val="none" w:sz="0" w:space="0" w:color="auto"/>
            <w:right w:val="none" w:sz="0" w:space="0" w:color="auto"/>
          </w:divBdr>
        </w:div>
        <w:div w:id="686637462">
          <w:marLeft w:val="480"/>
          <w:marRight w:val="0"/>
          <w:marTop w:val="0"/>
          <w:marBottom w:val="0"/>
          <w:divBdr>
            <w:top w:val="none" w:sz="0" w:space="0" w:color="auto"/>
            <w:left w:val="none" w:sz="0" w:space="0" w:color="auto"/>
            <w:bottom w:val="none" w:sz="0" w:space="0" w:color="auto"/>
            <w:right w:val="none" w:sz="0" w:space="0" w:color="auto"/>
          </w:divBdr>
        </w:div>
        <w:div w:id="1094866095">
          <w:marLeft w:val="480"/>
          <w:marRight w:val="0"/>
          <w:marTop w:val="0"/>
          <w:marBottom w:val="0"/>
          <w:divBdr>
            <w:top w:val="none" w:sz="0" w:space="0" w:color="auto"/>
            <w:left w:val="none" w:sz="0" w:space="0" w:color="auto"/>
            <w:bottom w:val="none" w:sz="0" w:space="0" w:color="auto"/>
            <w:right w:val="none" w:sz="0" w:space="0" w:color="auto"/>
          </w:divBdr>
        </w:div>
        <w:div w:id="1278875269">
          <w:marLeft w:val="480"/>
          <w:marRight w:val="0"/>
          <w:marTop w:val="0"/>
          <w:marBottom w:val="0"/>
          <w:divBdr>
            <w:top w:val="none" w:sz="0" w:space="0" w:color="auto"/>
            <w:left w:val="none" w:sz="0" w:space="0" w:color="auto"/>
            <w:bottom w:val="none" w:sz="0" w:space="0" w:color="auto"/>
            <w:right w:val="none" w:sz="0" w:space="0" w:color="auto"/>
          </w:divBdr>
        </w:div>
        <w:div w:id="17120682">
          <w:marLeft w:val="480"/>
          <w:marRight w:val="0"/>
          <w:marTop w:val="0"/>
          <w:marBottom w:val="0"/>
          <w:divBdr>
            <w:top w:val="none" w:sz="0" w:space="0" w:color="auto"/>
            <w:left w:val="none" w:sz="0" w:space="0" w:color="auto"/>
            <w:bottom w:val="none" w:sz="0" w:space="0" w:color="auto"/>
            <w:right w:val="none" w:sz="0" w:space="0" w:color="auto"/>
          </w:divBdr>
        </w:div>
        <w:div w:id="936865763">
          <w:marLeft w:val="480"/>
          <w:marRight w:val="0"/>
          <w:marTop w:val="0"/>
          <w:marBottom w:val="0"/>
          <w:divBdr>
            <w:top w:val="none" w:sz="0" w:space="0" w:color="auto"/>
            <w:left w:val="none" w:sz="0" w:space="0" w:color="auto"/>
            <w:bottom w:val="none" w:sz="0" w:space="0" w:color="auto"/>
            <w:right w:val="none" w:sz="0" w:space="0" w:color="auto"/>
          </w:divBdr>
        </w:div>
        <w:div w:id="1896045765">
          <w:marLeft w:val="480"/>
          <w:marRight w:val="0"/>
          <w:marTop w:val="0"/>
          <w:marBottom w:val="0"/>
          <w:divBdr>
            <w:top w:val="none" w:sz="0" w:space="0" w:color="auto"/>
            <w:left w:val="none" w:sz="0" w:space="0" w:color="auto"/>
            <w:bottom w:val="none" w:sz="0" w:space="0" w:color="auto"/>
            <w:right w:val="none" w:sz="0" w:space="0" w:color="auto"/>
          </w:divBdr>
        </w:div>
        <w:div w:id="79068250">
          <w:marLeft w:val="480"/>
          <w:marRight w:val="0"/>
          <w:marTop w:val="0"/>
          <w:marBottom w:val="0"/>
          <w:divBdr>
            <w:top w:val="none" w:sz="0" w:space="0" w:color="auto"/>
            <w:left w:val="none" w:sz="0" w:space="0" w:color="auto"/>
            <w:bottom w:val="none" w:sz="0" w:space="0" w:color="auto"/>
            <w:right w:val="none" w:sz="0" w:space="0" w:color="auto"/>
          </w:divBdr>
        </w:div>
        <w:div w:id="769862464">
          <w:marLeft w:val="480"/>
          <w:marRight w:val="0"/>
          <w:marTop w:val="0"/>
          <w:marBottom w:val="0"/>
          <w:divBdr>
            <w:top w:val="none" w:sz="0" w:space="0" w:color="auto"/>
            <w:left w:val="none" w:sz="0" w:space="0" w:color="auto"/>
            <w:bottom w:val="none" w:sz="0" w:space="0" w:color="auto"/>
            <w:right w:val="none" w:sz="0" w:space="0" w:color="auto"/>
          </w:divBdr>
        </w:div>
        <w:div w:id="975793128">
          <w:marLeft w:val="480"/>
          <w:marRight w:val="0"/>
          <w:marTop w:val="0"/>
          <w:marBottom w:val="0"/>
          <w:divBdr>
            <w:top w:val="none" w:sz="0" w:space="0" w:color="auto"/>
            <w:left w:val="none" w:sz="0" w:space="0" w:color="auto"/>
            <w:bottom w:val="none" w:sz="0" w:space="0" w:color="auto"/>
            <w:right w:val="none" w:sz="0" w:space="0" w:color="auto"/>
          </w:divBdr>
        </w:div>
        <w:div w:id="1120421182">
          <w:marLeft w:val="480"/>
          <w:marRight w:val="0"/>
          <w:marTop w:val="0"/>
          <w:marBottom w:val="0"/>
          <w:divBdr>
            <w:top w:val="none" w:sz="0" w:space="0" w:color="auto"/>
            <w:left w:val="none" w:sz="0" w:space="0" w:color="auto"/>
            <w:bottom w:val="none" w:sz="0" w:space="0" w:color="auto"/>
            <w:right w:val="none" w:sz="0" w:space="0" w:color="auto"/>
          </w:divBdr>
        </w:div>
        <w:div w:id="1880698307">
          <w:marLeft w:val="480"/>
          <w:marRight w:val="0"/>
          <w:marTop w:val="0"/>
          <w:marBottom w:val="0"/>
          <w:divBdr>
            <w:top w:val="none" w:sz="0" w:space="0" w:color="auto"/>
            <w:left w:val="none" w:sz="0" w:space="0" w:color="auto"/>
            <w:bottom w:val="none" w:sz="0" w:space="0" w:color="auto"/>
            <w:right w:val="none" w:sz="0" w:space="0" w:color="auto"/>
          </w:divBdr>
        </w:div>
        <w:div w:id="647049456">
          <w:marLeft w:val="480"/>
          <w:marRight w:val="0"/>
          <w:marTop w:val="0"/>
          <w:marBottom w:val="0"/>
          <w:divBdr>
            <w:top w:val="none" w:sz="0" w:space="0" w:color="auto"/>
            <w:left w:val="none" w:sz="0" w:space="0" w:color="auto"/>
            <w:bottom w:val="none" w:sz="0" w:space="0" w:color="auto"/>
            <w:right w:val="none" w:sz="0" w:space="0" w:color="auto"/>
          </w:divBdr>
        </w:div>
        <w:div w:id="137262918">
          <w:marLeft w:val="480"/>
          <w:marRight w:val="0"/>
          <w:marTop w:val="0"/>
          <w:marBottom w:val="0"/>
          <w:divBdr>
            <w:top w:val="none" w:sz="0" w:space="0" w:color="auto"/>
            <w:left w:val="none" w:sz="0" w:space="0" w:color="auto"/>
            <w:bottom w:val="none" w:sz="0" w:space="0" w:color="auto"/>
            <w:right w:val="none" w:sz="0" w:space="0" w:color="auto"/>
          </w:divBdr>
        </w:div>
        <w:div w:id="1513840200">
          <w:marLeft w:val="480"/>
          <w:marRight w:val="0"/>
          <w:marTop w:val="0"/>
          <w:marBottom w:val="0"/>
          <w:divBdr>
            <w:top w:val="none" w:sz="0" w:space="0" w:color="auto"/>
            <w:left w:val="none" w:sz="0" w:space="0" w:color="auto"/>
            <w:bottom w:val="none" w:sz="0" w:space="0" w:color="auto"/>
            <w:right w:val="none" w:sz="0" w:space="0" w:color="auto"/>
          </w:divBdr>
        </w:div>
        <w:div w:id="22564251">
          <w:marLeft w:val="480"/>
          <w:marRight w:val="0"/>
          <w:marTop w:val="0"/>
          <w:marBottom w:val="0"/>
          <w:divBdr>
            <w:top w:val="none" w:sz="0" w:space="0" w:color="auto"/>
            <w:left w:val="none" w:sz="0" w:space="0" w:color="auto"/>
            <w:bottom w:val="none" w:sz="0" w:space="0" w:color="auto"/>
            <w:right w:val="none" w:sz="0" w:space="0" w:color="auto"/>
          </w:divBdr>
        </w:div>
        <w:div w:id="1594582038">
          <w:marLeft w:val="480"/>
          <w:marRight w:val="0"/>
          <w:marTop w:val="0"/>
          <w:marBottom w:val="0"/>
          <w:divBdr>
            <w:top w:val="none" w:sz="0" w:space="0" w:color="auto"/>
            <w:left w:val="none" w:sz="0" w:space="0" w:color="auto"/>
            <w:bottom w:val="none" w:sz="0" w:space="0" w:color="auto"/>
            <w:right w:val="none" w:sz="0" w:space="0" w:color="auto"/>
          </w:divBdr>
        </w:div>
      </w:divsChild>
    </w:div>
    <w:div w:id="1387334979">
      <w:bodyDiv w:val="1"/>
      <w:marLeft w:val="0"/>
      <w:marRight w:val="0"/>
      <w:marTop w:val="0"/>
      <w:marBottom w:val="0"/>
      <w:divBdr>
        <w:top w:val="none" w:sz="0" w:space="0" w:color="auto"/>
        <w:left w:val="none" w:sz="0" w:space="0" w:color="auto"/>
        <w:bottom w:val="none" w:sz="0" w:space="0" w:color="auto"/>
        <w:right w:val="none" w:sz="0" w:space="0" w:color="auto"/>
      </w:divBdr>
    </w:div>
    <w:div w:id="1397243420">
      <w:bodyDiv w:val="1"/>
      <w:marLeft w:val="0"/>
      <w:marRight w:val="0"/>
      <w:marTop w:val="0"/>
      <w:marBottom w:val="0"/>
      <w:divBdr>
        <w:top w:val="none" w:sz="0" w:space="0" w:color="auto"/>
        <w:left w:val="none" w:sz="0" w:space="0" w:color="auto"/>
        <w:bottom w:val="none" w:sz="0" w:space="0" w:color="auto"/>
        <w:right w:val="none" w:sz="0" w:space="0" w:color="auto"/>
      </w:divBdr>
      <w:divsChild>
        <w:div w:id="88277436">
          <w:marLeft w:val="480"/>
          <w:marRight w:val="0"/>
          <w:marTop w:val="0"/>
          <w:marBottom w:val="0"/>
          <w:divBdr>
            <w:top w:val="none" w:sz="0" w:space="0" w:color="auto"/>
            <w:left w:val="none" w:sz="0" w:space="0" w:color="auto"/>
            <w:bottom w:val="none" w:sz="0" w:space="0" w:color="auto"/>
            <w:right w:val="none" w:sz="0" w:space="0" w:color="auto"/>
          </w:divBdr>
        </w:div>
        <w:div w:id="351538442">
          <w:marLeft w:val="480"/>
          <w:marRight w:val="0"/>
          <w:marTop w:val="0"/>
          <w:marBottom w:val="0"/>
          <w:divBdr>
            <w:top w:val="none" w:sz="0" w:space="0" w:color="auto"/>
            <w:left w:val="none" w:sz="0" w:space="0" w:color="auto"/>
            <w:bottom w:val="none" w:sz="0" w:space="0" w:color="auto"/>
            <w:right w:val="none" w:sz="0" w:space="0" w:color="auto"/>
          </w:divBdr>
        </w:div>
        <w:div w:id="829171475">
          <w:marLeft w:val="480"/>
          <w:marRight w:val="0"/>
          <w:marTop w:val="0"/>
          <w:marBottom w:val="0"/>
          <w:divBdr>
            <w:top w:val="none" w:sz="0" w:space="0" w:color="auto"/>
            <w:left w:val="none" w:sz="0" w:space="0" w:color="auto"/>
            <w:bottom w:val="none" w:sz="0" w:space="0" w:color="auto"/>
            <w:right w:val="none" w:sz="0" w:space="0" w:color="auto"/>
          </w:divBdr>
        </w:div>
        <w:div w:id="1048186662">
          <w:marLeft w:val="480"/>
          <w:marRight w:val="0"/>
          <w:marTop w:val="0"/>
          <w:marBottom w:val="0"/>
          <w:divBdr>
            <w:top w:val="none" w:sz="0" w:space="0" w:color="auto"/>
            <w:left w:val="none" w:sz="0" w:space="0" w:color="auto"/>
            <w:bottom w:val="none" w:sz="0" w:space="0" w:color="auto"/>
            <w:right w:val="none" w:sz="0" w:space="0" w:color="auto"/>
          </w:divBdr>
        </w:div>
        <w:div w:id="1051466329">
          <w:marLeft w:val="480"/>
          <w:marRight w:val="0"/>
          <w:marTop w:val="0"/>
          <w:marBottom w:val="0"/>
          <w:divBdr>
            <w:top w:val="none" w:sz="0" w:space="0" w:color="auto"/>
            <w:left w:val="none" w:sz="0" w:space="0" w:color="auto"/>
            <w:bottom w:val="none" w:sz="0" w:space="0" w:color="auto"/>
            <w:right w:val="none" w:sz="0" w:space="0" w:color="auto"/>
          </w:divBdr>
        </w:div>
        <w:div w:id="1154444515">
          <w:marLeft w:val="480"/>
          <w:marRight w:val="0"/>
          <w:marTop w:val="0"/>
          <w:marBottom w:val="0"/>
          <w:divBdr>
            <w:top w:val="none" w:sz="0" w:space="0" w:color="auto"/>
            <w:left w:val="none" w:sz="0" w:space="0" w:color="auto"/>
            <w:bottom w:val="none" w:sz="0" w:space="0" w:color="auto"/>
            <w:right w:val="none" w:sz="0" w:space="0" w:color="auto"/>
          </w:divBdr>
        </w:div>
        <w:div w:id="1284922489">
          <w:marLeft w:val="480"/>
          <w:marRight w:val="0"/>
          <w:marTop w:val="0"/>
          <w:marBottom w:val="0"/>
          <w:divBdr>
            <w:top w:val="none" w:sz="0" w:space="0" w:color="auto"/>
            <w:left w:val="none" w:sz="0" w:space="0" w:color="auto"/>
            <w:bottom w:val="none" w:sz="0" w:space="0" w:color="auto"/>
            <w:right w:val="none" w:sz="0" w:space="0" w:color="auto"/>
          </w:divBdr>
        </w:div>
        <w:div w:id="1317759272">
          <w:marLeft w:val="480"/>
          <w:marRight w:val="0"/>
          <w:marTop w:val="0"/>
          <w:marBottom w:val="0"/>
          <w:divBdr>
            <w:top w:val="none" w:sz="0" w:space="0" w:color="auto"/>
            <w:left w:val="none" w:sz="0" w:space="0" w:color="auto"/>
            <w:bottom w:val="none" w:sz="0" w:space="0" w:color="auto"/>
            <w:right w:val="none" w:sz="0" w:space="0" w:color="auto"/>
          </w:divBdr>
        </w:div>
        <w:div w:id="1336768046">
          <w:marLeft w:val="480"/>
          <w:marRight w:val="0"/>
          <w:marTop w:val="0"/>
          <w:marBottom w:val="0"/>
          <w:divBdr>
            <w:top w:val="none" w:sz="0" w:space="0" w:color="auto"/>
            <w:left w:val="none" w:sz="0" w:space="0" w:color="auto"/>
            <w:bottom w:val="none" w:sz="0" w:space="0" w:color="auto"/>
            <w:right w:val="none" w:sz="0" w:space="0" w:color="auto"/>
          </w:divBdr>
        </w:div>
        <w:div w:id="1566723867">
          <w:marLeft w:val="480"/>
          <w:marRight w:val="0"/>
          <w:marTop w:val="0"/>
          <w:marBottom w:val="0"/>
          <w:divBdr>
            <w:top w:val="none" w:sz="0" w:space="0" w:color="auto"/>
            <w:left w:val="none" w:sz="0" w:space="0" w:color="auto"/>
            <w:bottom w:val="none" w:sz="0" w:space="0" w:color="auto"/>
            <w:right w:val="none" w:sz="0" w:space="0" w:color="auto"/>
          </w:divBdr>
        </w:div>
        <w:div w:id="1578244837">
          <w:marLeft w:val="480"/>
          <w:marRight w:val="0"/>
          <w:marTop w:val="0"/>
          <w:marBottom w:val="0"/>
          <w:divBdr>
            <w:top w:val="none" w:sz="0" w:space="0" w:color="auto"/>
            <w:left w:val="none" w:sz="0" w:space="0" w:color="auto"/>
            <w:bottom w:val="none" w:sz="0" w:space="0" w:color="auto"/>
            <w:right w:val="none" w:sz="0" w:space="0" w:color="auto"/>
          </w:divBdr>
        </w:div>
        <w:div w:id="1624653196">
          <w:marLeft w:val="480"/>
          <w:marRight w:val="0"/>
          <w:marTop w:val="0"/>
          <w:marBottom w:val="0"/>
          <w:divBdr>
            <w:top w:val="none" w:sz="0" w:space="0" w:color="auto"/>
            <w:left w:val="none" w:sz="0" w:space="0" w:color="auto"/>
            <w:bottom w:val="none" w:sz="0" w:space="0" w:color="auto"/>
            <w:right w:val="none" w:sz="0" w:space="0" w:color="auto"/>
          </w:divBdr>
        </w:div>
        <w:div w:id="1643196014">
          <w:marLeft w:val="480"/>
          <w:marRight w:val="0"/>
          <w:marTop w:val="0"/>
          <w:marBottom w:val="0"/>
          <w:divBdr>
            <w:top w:val="none" w:sz="0" w:space="0" w:color="auto"/>
            <w:left w:val="none" w:sz="0" w:space="0" w:color="auto"/>
            <w:bottom w:val="none" w:sz="0" w:space="0" w:color="auto"/>
            <w:right w:val="none" w:sz="0" w:space="0" w:color="auto"/>
          </w:divBdr>
        </w:div>
      </w:divsChild>
    </w:div>
    <w:div w:id="1398631077">
      <w:bodyDiv w:val="1"/>
      <w:marLeft w:val="0"/>
      <w:marRight w:val="0"/>
      <w:marTop w:val="0"/>
      <w:marBottom w:val="0"/>
      <w:divBdr>
        <w:top w:val="none" w:sz="0" w:space="0" w:color="auto"/>
        <w:left w:val="none" w:sz="0" w:space="0" w:color="auto"/>
        <w:bottom w:val="none" w:sz="0" w:space="0" w:color="auto"/>
        <w:right w:val="none" w:sz="0" w:space="0" w:color="auto"/>
      </w:divBdr>
    </w:div>
    <w:div w:id="1400900656">
      <w:bodyDiv w:val="1"/>
      <w:marLeft w:val="0"/>
      <w:marRight w:val="0"/>
      <w:marTop w:val="0"/>
      <w:marBottom w:val="0"/>
      <w:divBdr>
        <w:top w:val="none" w:sz="0" w:space="0" w:color="auto"/>
        <w:left w:val="none" w:sz="0" w:space="0" w:color="auto"/>
        <w:bottom w:val="none" w:sz="0" w:space="0" w:color="auto"/>
        <w:right w:val="none" w:sz="0" w:space="0" w:color="auto"/>
      </w:divBdr>
      <w:divsChild>
        <w:div w:id="88084533">
          <w:marLeft w:val="480"/>
          <w:marRight w:val="0"/>
          <w:marTop w:val="0"/>
          <w:marBottom w:val="0"/>
          <w:divBdr>
            <w:top w:val="none" w:sz="0" w:space="0" w:color="auto"/>
            <w:left w:val="none" w:sz="0" w:space="0" w:color="auto"/>
            <w:bottom w:val="none" w:sz="0" w:space="0" w:color="auto"/>
            <w:right w:val="none" w:sz="0" w:space="0" w:color="auto"/>
          </w:divBdr>
        </w:div>
        <w:div w:id="176773360">
          <w:marLeft w:val="480"/>
          <w:marRight w:val="0"/>
          <w:marTop w:val="0"/>
          <w:marBottom w:val="0"/>
          <w:divBdr>
            <w:top w:val="none" w:sz="0" w:space="0" w:color="auto"/>
            <w:left w:val="none" w:sz="0" w:space="0" w:color="auto"/>
            <w:bottom w:val="none" w:sz="0" w:space="0" w:color="auto"/>
            <w:right w:val="none" w:sz="0" w:space="0" w:color="auto"/>
          </w:divBdr>
        </w:div>
        <w:div w:id="335311067">
          <w:marLeft w:val="480"/>
          <w:marRight w:val="0"/>
          <w:marTop w:val="0"/>
          <w:marBottom w:val="0"/>
          <w:divBdr>
            <w:top w:val="none" w:sz="0" w:space="0" w:color="auto"/>
            <w:left w:val="none" w:sz="0" w:space="0" w:color="auto"/>
            <w:bottom w:val="none" w:sz="0" w:space="0" w:color="auto"/>
            <w:right w:val="none" w:sz="0" w:space="0" w:color="auto"/>
          </w:divBdr>
        </w:div>
        <w:div w:id="411315145">
          <w:marLeft w:val="480"/>
          <w:marRight w:val="0"/>
          <w:marTop w:val="0"/>
          <w:marBottom w:val="0"/>
          <w:divBdr>
            <w:top w:val="none" w:sz="0" w:space="0" w:color="auto"/>
            <w:left w:val="none" w:sz="0" w:space="0" w:color="auto"/>
            <w:bottom w:val="none" w:sz="0" w:space="0" w:color="auto"/>
            <w:right w:val="none" w:sz="0" w:space="0" w:color="auto"/>
          </w:divBdr>
        </w:div>
        <w:div w:id="471945106">
          <w:marLeft w:val="480"/>
          <w:marRight w:val="0"/>
          <w:marTop w:val="0"/>
          <w:marBottom w:val="0"/>
          <w:divBdr>
            <w:top w:val="none" w:sz="0" w:space="0" w:color="auto"/>
            <w:left w:val="none" w:sz="0" w:space="0" w:color="auto"/>
            <w:bottom w:val="none" w:sz="0" w:space="0" w:color="auto"/>
            <w:right w:val="none" w:sz="0" w:space="0" w:color="auto"/>
          </w:divBdr>
        </w:div>
        <w:div w:id="562761798">
          <w:marLeft w:val="480"/>
          <w:marRight w:val="0"/>
          <w:marTop w:val="0"/>
          <w:marBottom w:val="0"/>
          <w:divBdr>
            <w:top w:val="none" w:sz="0" w:space="0" w:color="auto"/>
            <w:left w:val="none" w:sz="0" w:space="0" w:color="auto"/>
            <w:bottom w:val="none" w:sz="0" w:space="0" w:color="auto"/>
            <w:right w:val="none" w:sz="0" w:space="0" w:color="auto"/>
          </w:divBdr>
        </w:div>
        <w:div w:id="908461994">
          <w:marLeft w:val="480"/>
          <w:marRight w:val="0"/>
          <w:marTop w:val="0"/>
          <w:marBottom w:val="0"/>
          <w:divBdr>
            <w:top w:val="none" w:sz="0" w:space="0" w:color="auto"/>
            <w:left w:val="none" w:sz="0" w:space="0" w:color="auto"/>
            <w:bottom w:val="none" w:sz="0" w:space="0" w:color="auto"/>
            <w:right w:val="none" w:sz="0" w:space="0" w:color="auto"/>
          </w:divBdr>
        </w:div>
        <w:div w:id="1093355733">
          <w:marLeft w:val="480"/>
          <w:marRight w:val="0"/>
          <w:marTop w:val="0"/>
          <w:marBottom w:val="0"/>
          <w:divBdr>
            <w:top w:val="none" w:sz="0" w:space="0" w:color="auto"/>
            <w:left w:val="none" w:sz="0" w:space="0" w:color="auto"/>
            <w:bottom w:val="none" w:sz="0" w:space="0" w:color="auto"/>
            <w:right w:val="none" w:sz="0" w:space="0" w:color="auto"/>
          </w:divBdr>
        </w:div>
        <w:div w:id="1309356429">
          <w:marLeft w:val="480"/>
          <w:marRight w:val="0"/>
          <w:marTop w:val="0"/>
          <w:marBottom w:val="0"/>
          <w:divBdr>
            <w:top w:val="none" w:sz="0" w:space="0" w:color="auto"/>
            <w:left w:val="none" w:sz="0" w:space="0" w:color="auto"/>
            <w:bottom w:val="none" w:sz="0" w:space="0" w:color="auto"/>
            <w:right w:val="none" w:sz="0" w:space="0" w:color="auto"/>
          </w:divBdr>
        </w:div>
        <w:div w:id="1516190519">
          <w:marLeft w:val="480"/>
          <w:marRight w:val="0"/>
          <w:marTop w:val="0"/>
          <w:marBottom w:val="0"/>
          <w:divBdr>
            <w:top w:val="none" w:sz="0" w:space="0" w:color="auto"/>
            <w:left w:val="none" w:sz="0" w:space="0" w:color="auto"/>
            <w:bottom w:val="none" w:sz="0" w:space="0" w:color="auto"/>
            <w:right w:val="none" w:sz="0" w:space="0" w:color="auto"/>
          </w:divBdr>
        </w:div>
        <w:div w:id="2118017425">
          <w:marLeft w:val="480"/>
          <w:marRight w:val="0"/>
          <w:marTop w:val="0"/>
          <w:marBottom w:val="0"/>
          <w:divBdr>
            <w:top w:val="none" w:sz="0" w:space="0" w:color="auto"/>
            <w:left w:val="none" w:sz="0" w:space="0" w:color="auto"/>
            <w:bottom w:val="none" w:sz="0" w:space="0" w:color="auto"/>
            <w:right w:val="none" w:sz="0" w:space="0" w:color="auto"/>
          </w:divBdr>
        </w:div>
      </w:divsChild>
    </w:div>
    <w:div w:id="1402679229">
      <w:bodyDiv w:val="1"/>
      <w:marLeft w:val="0"/>
      <w:marRight w:val="0"/>
      <w:marTop w:val="0"/>
      <w:marBottom w:val="0"/>
      <w:divBdr>
        <w:top w:val="none" w:sz="0" w:space="0" w:color="auto"/>
        <w:left w:val="none" w:sz="0" w:space="0" w:color="auto"/>
        <w:bottom w:val="none" w:sz="0" w:space="0" w:color="auto"/>
        <w:right w:val="none" w:sz="0" w:space="0" w:color="auto"/>
      </w:divBdr>
    </w:div>
    <w:div w:id="1420325322">
      <w:bodyDiv w:val="1"/>
      <w:marLeft w:val="0"/>
      <w:marRight w:val="0"/>
      <w:marTop w:val="0"/>
      <w:marBottom w:val="0"/>
      <w:divBdr>
        <w:top w:val="none" w:sz="0" w:space="0" w:color="auto"/>
        <w:left w:val="none" w:sz="0" w:space="0" w:color="auto"/>
        <w:bottom w:val="none" w:sz="0" w:space="0" w:color="auto"/>
        <w:right w:val="none" w:sz="0" w:space="0" w:color="auto"/>
      </w:divBdr>
    </w:div>
    <w:div w:id="1426724913">
      <w:bodyDiv w:val="1"/>
      <w:marLeft w:val="0"/>
      <w:marRight w:val="0"/>
      <w:marTop w:val="0"/>
      <w:marBottom w:val="0"/>
      <w:divBdr>
        <w:top w:val="none" w:sz="0" w:space="0" w:color="auto"/>
        <w:left w:val="none" w:sz="0" w:space="0" w:color="auto"/>
        <w:bottom w:val="none" w:sz="0" w:space="0" w:color="auto"/>
        <w:right w:val="none" w:sz="0" w:space="0" w:color="auto"/>
      </w:divBdr>
      <w:divsChild>
        <w:div w:id="42171066">
          <w:marLeft w:val="480"/>
          <w:marRight w:val="0"/>
          <w:marTop w:val="0"/>
          <w:marBottom w:val="0"/>
          <w:divBdr>
            <w:top w:val="none" w:sz="0" w:space="0" w:color="auto"/>
            <w:left w:val="none" w:sz="0" w:space="0" w:color="auto"/>
            <w:bottom w:val="none" w:sz="0" w:space="0" w:color="auto"/>
            <w:right w:val="none" w:sz="0" w:space="0" w:color="auto"/>
          </w:divBdr>
        </w:div>
        <w:div w:id="110436560">
          <w:marLeft w:val="480"/>
          <w:marRight w:val="0"/>
          <w:marTop w:val="0"/>
          <w:marBottom w:val="0"/>
          <w:divBdr>
            <w:top w:val="none" w:sz="0" w:space="0" w:color="auto"/>
            <w:left w:val="none" w:sz="0" w:space="0" w:color="auto"/>
            <w:bottom w:val="none" w:sz="0" w:space="0" w:color="auto"/>
            <w:right w:val="none" w:sz="0" w:space="0" w:color="auto"/>
          </w:divBdr>
        </w:div>
        <w:div w:id="155339692">
          <w:marLeft w:val="480"/>
          <w:marRight w:val="0"/>
          <w:marTop w:val="0"/>
          <w:marBottom w:val="0"/>
          <w:divBdr>
            <w:top w:val="none" w:sz="0" w:space="0" w:color="auto"/>
            <w:left w:val="none" w:sz="0" w:space="0" w:color="auto"/>
            <w:bottom w:val="none" w:sz="0" w:space="0" w:color="auto"/>
            <w:right w:val="none" w:sz="0" w:space="0" w:color="auto"/>
          </w:divBdr>
        </w:div>
        <w:div w:id="382100085">
          <w:marLeft w:val="480"/>
          <w:marRight w:val="0"/>
          <w:marTop w:val="0"/>
          <w:marBottom w:val="0"/>
          <w:divBdr>
            <w:top w:val="none" w:sz="0" w:space="0" w:color="auto"/>
            <w:left w:val="none" w:sz="0" w:space="0" w:color="auto"/>
            <w:bottom w:val="none" w:sz="0" w:space="0" w:color="auto"/>
            <w:right w:val="none" w:sz="0" w:space="0" w:color="auto"/>
          </w:divBdr>
        </w:div>
        <w:div w:id="502821579">
          <w:marLeft w:val="480"/>
          <w:marRight w:val="0"/>
          <w:marTop w:val="0"/>
          <w:marBottom w:val="0"/>
          <w:divBdr>
            <w:top w:val="none" w:sz="0" w:space="0" w:color="auto"/>
            <w:left w:val="none" w:sz="0" w:space="0" w:color="auto"/>
            <w:bottom w:val="none" w:sz="0" w:space="0" w:color="auto"/>
            <w:right w:val="none" w:sz="0" w:space="0" w:color="auto"/>
          </w:divBdr>
        </w:div>
        <w:div w:id="531306446">
          <w:marLeft w:val="480"/>
          <w:marRight w:val="0"/>
          <w:marTop w:val="0"/>
          <w:marBottom w:val="0"/>
          <w:divBdr>
            <w:top w:val="none" w:sz="0" w:space="0" w:color="auto"/>
            <w:left w:val="none" w:sz="0" w:space="0" w:color="auto"/>
            <w:bottom w:val="none" w:sz="0" w:space="0" w:color="auto"/>
            <w:right w:val="none" w:sz="0" w:space="0" w:color="auto"/>
          </w:divBdr>
        </w:div>
        <w:div w:id="947470925">
          <w:marLeft w:val="480"/>
          <w:marRight w:val="0"/>
          <w:marTop w:val="0"/>
          <w:marBottom w:val="0"/>
          <w:divBdr>
            <w:top w:val="none" w:sz="0" w:space="0" w:color="auto"/>
            <w:left w:val="none" w:sz="0" w:space="0" w:color="auto"/>
            <w:bottom w:val="none" w:sz="0" w:space="0" w:color="auto"/>
            <w:right w:val="none" w:sz="0" w:space="0" w:color="auto"/>
          </w:divBdr>
        </w:div>
        <w:div w:id="970743525">
          <w:marLeft w:val="480"/>
          <w:marRight w:val="0"/>
          <w:marTop w:val="0"/>
          <w:marBottom w:val="0"/>
          <w:divBdr>
            <w:top w:val="none" w:sz="0" w:space="0" w:color="auto"/>
            <w:left w:val="none" w:sz="0" w:space="0" w:color="auto"/>
            <w:bottom w:val="none" w:sz="0" w:space="0" w:color="auto"/>
            <w:right w:val="none" w:sz="0" w:space="0" w:color="auto"/>
          </w:divBdr>
        </w:div>
        <w:div w:id="1084229731">
          <w:marLeft w:val="480"/>
          <w:marRight w:val="0"/>
          <w:marTop w:val="0"/>
          <w:marBottom w:val="0"/>
          <w:divBdr>
            <w:top w:val="none" w:sz="0" w:space="0" w:color="auto"/>
            <w:left w:val="none" w:sz="0" w:space="0" w:color="auto"/>
            <w:bottom w:val="none" w:sz="0" w:space="0" w:color="auto"/>
            <w:right w:val="none" w:sz="0" w:space="0" w:color="auto"/>
          </w:divBdr>
        </w:div>
        <w:div w:id="1198158122">
          <w:marLeft w:val="480"/>
          <w:marRight w:val="0"/>
          <w:marTop w:val="0"/>
          <w:marBottom w:val="0"/>
          <w:divBdr>
            <w:top w:val="none" w:sz="0" w:space="0" w:color="auto"/>
            <w:left w:val="none" w:sz="0" w:space="0" w:color="auto"/>
            <w:bottom w:val="none" w:sz="0" w:space="0" w:color="auto"/>
            <w:right w:val="none" w:sz="0" w:space="0" w:color="auto"/>
          </w:divBdr>
        </w:div>
        <w:div w:id="1510292629">
          <w:marLeft w:val="480"/>
          <w:marRight w:val="0"/>
          <w:marTop w:val="0"/>
          <w:marBottom w:val="0"/>
          <w:divBdr>
            <w:top w:val="none" w:sz="0" w:space="0" w:color="auto"/>
            <w:left w:val="none" w:sz="0" w:space="0" w:color="auto"/>
            <w:bottom w:val="none" w:sz="0" w:space="0" w:color="auto"/>
            <w:right w:val="none" w:sz="0" w:space="0" w:color="auto"/>
          </w:divBdr>
        </w:div>
        <w:div w:id="1688404897">
          <w:marLeft w:val="480"/>
          <w:marRight w:val="0"/>
          <w:marTop w:val="0"/>
          <w:marBottom w:val="0"/>
          <w:divBdr>
            <w:top w:val="none" w:sz="0" w:space="0" w:color="auto"/>
            <w:left w:val="none" w:sz="0" w:space="0" w:color="auto"/>
            <w:bottom w:val="none" w:sz="0" w:space="0" w:color="auto"/>
            <w:right w:val="none" w:sz="0" w:space="0" w:color="auto"/>
          </w:divBdr>
        </w:div>
        <w:div w:id="2094621690">
          <w:marLeft w:val="480"/>
          <w:marRight w:val="0"/>
          <w:marTop w:val="0"/>
          <w:marBottom w:val="0"/>
          <w:divBdr>
            <w:top w:val="none" w:sz="0" w:space="0" w:color="auto"/>
            <w:left w:val="none" w:sz="0" w:space="0" w:color="auto"/>
            <w:bottom w:val="none" w:sz="0" w:space="0" w:color="auto"/>
            <w:right w:val="none" w:sz="0" w:space="0" w:color="auto"/>
          </w:divBdr>
        </w:div>
      </w:divsChild>
    </w:div>
    <w:div w:id="1433238678">
      <w:bodyDiv w:val="1"/>
      <w:marLeft w:val="0"/>
      <w:marRight w:val="0"/>
      <w:marTop w:val="0"/>
      <w:marBottom w:val="0"/>
      <w:divBdr>
        <w:top w:val="none" w:sz="0" w:space="0" w:color="auto"/>
        <w:left w:val="none" w:sz="0" w:space="0" w:color="auto"/>
        <w:bottom w:val="none" w:sz="0" w:space="0" w:color="auto"/>
        <w:right w:val="none" w:sz="0" w:space="0" w:color="auto"/>
      </w:divBdr>
    </w:div>
    <w:div w:id="1455367559">
      <w:bodyDiv w:val="1"/>
      <w:marLeft w:val="0"/>
      <w:marRight w:val="0"/>
      <w:marTop w:val="0"/>
      <w:marBottom w:val="0"/>
      <w:divBdr>
        <w:top w:val="none" w:sz="0" w:space="0" w:color="auto"/>
        <w:left w:val="none" w:sz="0" w:space="0" w:color="auto"/>
        <w:bottom w:val="none" w:sz="0" w:space="0" w:color="auto"/>
        <w:right w:val="none" w:sz="0" w:space="0" w:color="auto"/>
      </w:divBdr>
      <w:divsChild>
        <w:div w:id="2047948456">
          <w:marLeft w:val="0"/>
          <w:marRight w:val="0"/>
          <w:marTop w:val="0"/>
          <w:marBottom w:val="0"/>
          <w:divBdr>
            <w:top w:val="none" w:sz="0" w:space="0" w:color="auto"/>
            <w:left w:val="none" w:sz="0" w:space="0" w:color="auto"/>
            <w:bottom w:val="none" w:sz="0" w:space="0" w:color="auto"/>
            <w:right w:val="none" w:sz="0" w:space="0" w:color="auto"/>
          </w:divBdr>
          <w:divsChild>
            <w:div w:id="28188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4313">
      <w:bodyDiv w:val="1"/>
      <w:marLeft w:val="0"/>
      <w:marRight w:val="0"/>
      <w:marTop w:val="0"/>
      <w:marBottom w:val="0"/>
      <w:divBdr>
        <w:top w:val="none" w:sz="0" w:space="0" w:color="auto"/>
        <w:left w:val="none" w:sz="0" w:space="0" w:color="auto"/>
        <w:bottom w:val="none" w:sz="0" w:space="0" w:color="auto"/>
        <w:right w:val="none" w:sz="0" w:space="0" w:color="auto"/>
      </w:divBdr>
    </w:div>
    <w:div w:id="1473669968">
      <w:bodyDiv w:val="1"/>
      <w:marLeft w:val="0"/>
      <w:marRight w:val="0"/>
      <w:marTop w:val="0"/>
      <w:marBottom w:val="0"/>
      <w:divBdr>
        <w:top w:val="none" w:sz="0" w:space="0" w:color="auto"/>
        <w:left w:val="none" w:sz="0" w:space="0" w:color="auto"/>
        <w:bottom w:val="none" w:sz="0" w:space="0" w:color="auto"/>
        <w:right w:val="none" w:sz="0" w:space="0" w:color="auto"/>
      </w:divBdr>
      <w:divsChild>
        <w:div w:id="79722783">
          <w:marLeft w:val="480"/>
          <w:marRight w:val="0"/>
          <w:marTop w:val="0"/>
          <w:marBottom w:val="0"/>
          <w:divBdr>
            <w:top w:val="none" w:sz="0" w:space="0" w:color="auto"/>
            <w:left w:val="none" w:sz="0" w:space="0" w:color="auto"/>
            <w:bottom w:val="none" w:sz="0" w:space="0" w:color="auto"/>
            <w:right w:val="none" w:sz="0" w:space="0" w:color="auto"/>
          </w:divBdr>
        </w:div>
        <w:div w:id="252400655">
          <w:marLeft w:val="480"/>
          <w:marRight w:val="0"/>
          <w:marTop w:val="0"/>
          <w:marBottom w:val="0"/>
          <w:divBdr>
            <w:top w:val="none" w:sz="0" w:space="0" w:color="auto"/>
            <w:left w:val="none" w:sz="0" w:space="0" w:color="auto"/>
            <w:bottom w:val="none" w:sz="0" w:space="0" w:color="auto"/>
            <w:right w:val="none" w:sz="0" w:space="0" w:color="auto"/>
          </w:divBdr>
        </w:div>
        <w:div w:id="260266166">
          <w:marLeft w:val="480"/>
          <w:marRight w:val="0"/>
          <w:marTop w:val="0"/>
          <w:marBottom w:val="0"/>
          <w:divBdr>
            <w:top w:val="none" w:sz="0" w:space="0" w:color="auto"/>
            <w:left w:val="none" w:sz="0" w:space="0" w:color="auto"/>
            <w:bottom w:val="none" w:sz="0" w:space="0" w:color="auto"/>
            <w:right w:val="none" w:sz="0" w:space="0" w:color="auto"/>
          </w:divBdr>
        </w:div>
        <w:div w:id="275644653">
          <w:marLeft w:val="480"/>
          <w:marRight w:val="0"/>
          <w:marTop w:val="0"/>
          <w:marBottom w:val="0"/>
          <w:divBdr>
            <w:top w:val="none" w:sz="0" w:space="0" w:color="auto"/>
            <w:left w:val="none" w:sz="0" w:space="0" w:color="auto"/>
            <w:bottom w:val="none" w:sz="0" w:space="0" w:color="auto"/>
            <w:right w:val="none" w:sz="0" w:space="0" w:color="auto"/>
          </w:divBdr>
        </w:div>
        <w:div w:id="294802115">
          <w:marLeft w:val="480"/>
          <w:marRight w:val="0"/>
          <w:marTop w:val="0"/>
          <w:marBottom w:val="0"/>
          <w:divBdr>
            <w:top w:val="none" w:sz="0" w:space="0" w:color="auto"/>
            <w:left w:val="none" w:sz="0" w:space="0" w:color="auto"/>
            <w:bottom w:val="none" w:sz="0" w:space="0" w:color="auto"/>
            <w:right w:val="none" w:sz="0" w:space="0" w:color="auto"/>
          </w:divBdr>
        </w:div>
        <w:div w:id="513882210">
          <w:marLeft w:val="480"/>
          <w:marRight w:val="0"/>
          <w:marTop w:val="0"/>
          <w:marBottom w:val="0"/>
          <w:divBdr>
            <w:top w:val="none" w:sz="0" w:space="0" w:color="auto"/>
            <w:left w:val="none" w:sz="0" w:space="0" w:color="auto"/>
            <w:bottom w:val="none" w:sz="0" w:space="0" w:color="auto"/>
            <w:right w:val="none" w:sz="0" w:space="0" w:color="auto"/>
          </w:divBdr>
        </w:div>
        <w:div w:id="757869052">
          <w:marLeft w:val="480"/>
          <w:marRight w:val="0"/>
          <w:marTop w:val="0"/>
          <w:marBottom w:val="0"/>
          <w:divBdr>
            <w:top w:val="none" w:sz="0" w:space="0" w:color="auto"/>
            <w:left w:val="none" w:sz="0" w:space="0" w:color="auto"/>
            <w:bottom w:val="none" w:sz="0" w:space="0" w:color="auto"/>
            <w:right w:val="none" w:sz="0" w:space="0" w:color="auto"/>
          </w:divBdr>
        </w:div>
        <w:div w:id="794719713">
          <w:marLeft w:val="480"/>
          <w:marRight w:val="0"/>
          <w:marTop w:val="0"/>
          <w:marBottom w:val="0"/>
          <w:divBdr>
            <w:top w:val="none" w:sz="0" w:space="0" w:color="auto"/>
            <w:left w:val="none" w:sz="0" w:space="0" w:color="auto"/>
            <w:bottom w:val="none" w:sz="0" w:space="0" w:color="auto"/>
            <w:right w:val="none" w:sz="0" w:space="0" w:color="auto"/>
          </w:divBdr>
        </w:div>
        <w:div w:id="820197717">
          <w:marLeft w:val="480"/>
          <w:marRight w:val="0"/>
          <w:marTop w:val="0"/>
          <w:marBottom w:val="0"/>
          <w:divBdr>
            <w:top w:val="none" w:sz="0" w:space="0" w:color="auto"/>
            <w:left w:val="none" w:sz="0" w:space="0" w:color="auto"/>
            <w:bottom w:val="none" w:sz="0" w:space="0" w:color="auto"/>
            <w:right w:val="none" w:sz="0" w:space="0" w:color="auto"/>
          </w:divBdr>
        </w:div>
        <w:div w:id="863516135">
          <w:marLeft w:val="480"/>
          <w:marRight w:val="0"/>
          <w:marTop w:val="0"/>
          <w:marBottom w:val="0"/>
          <w:divBdr>
            <w:top w:val="none" w:sz="0" w:space="0" w:color="auto"/>
            <w:left w:val="none" w:sz="0" w:space="0" w:color="auto"/>
            <w:bottom w:val="none" w:sz="0" w:space="0" w:color="auto"/>
            <w:right w:val="none" w:sz="0" w:space="0" w:color="auto"/>
          </w:divBdr>
        </w:div>
        <w:div w:id="963078809">
          <w:marLeft w:val="480"/>
          <w:marRight w:val="0"/>
          <w:marTop w:val="0"/>
          <w:marBottom w:val="0"/>
          <w:divBdr>
            <w:top w:val="none" w:sz="0" w:space="0" w:color="auto"/>
            <w:left w:val="none" w:sz="0" w:space="0" w:color="auto"/>
            <w:bottom w:val="none" w:sz="0" w:space="0" w:color="auto"/>
            <w:right w:val="none" w:sz="0" w:space="0" w:color="auto"/>
          </w:divBdr>
        </w:div>
        <w:div w:id="1574898562">
          <w:marLeft w:val="480"/>
          <w:marRight w:val="0"/>
          <w:marTop w:val="0"/>
          <w:marBottom w:val="0"/>
          <w:divBdr>
            <w:top w:val="none" w:sz="0" w:space="0" w:color="auto"/>
            <w:left w:val="none" w:sz="0" w:space="0" w:color="auto"/>
            <w:bottom w:val="none" w:sz="0" w:space="0" w:color="auto"/>
            <w:right w:val="none" w:sz="0" w:space="0" w:color="auto"/>
          </w:divBdr>
        </w:div>
        <w:div w:id="1630549277">
          <w:marLeft w:val="480"/>
          <w:marRight w:val="0"/>
          <w:marTop w:val="0"/>
          <w:marBottom w:val="0"/>
          <w:divBdr>
            <w:top w:val="none" w:sz="0" w:space="0" w:color="auto"/>
            <w:left w:val="none" w:sz="0" w:space="0" w:color="auto"/>
            <w:bottom w:val="none" w:sz="0" w:space="0" w:color="auto"/>
            <w:right w:val="none" w:sz="0" w:space="0" w:color="auto"/>
          </w:divBdr>
        </w:div>
        <w:div w:id="1669479619">
          <w:marLeft w:val="480"/>
          <w:marRight w:val="0"/>
          <w:marTop w:val="0"/>
          <w:marBottom w:val="0"/>
          <w:divBdr>
            <w:top w:val="none" w:sz="0" w:space="0" w:color="auto"/>
            <w:left w:val="none" w:sz="0" w:space="0" w:color="auto"/>
            <w:bottom w:val="none" w:sz="0" w:space="0" w:color="auto"/>
            <w:right w:val="none" w:sz="0" w:space="0" w:color="auto"/>
          </w:divBdr>
        </w:div>
        <w:div w:id="2107268472">
          <w:marLeft w:val="480"/>
          <w:marRight w:val="0"/>
          <w:marTop w:val="0"/>
          <w:marBottom w:val="0"/>
          <w:divBdr>
            <w:top w:val="none" w:sz="0" w:space="0" w:color="auto"/>
            <w:left w:val="none" w:sz="0" w:space="0" w:color="auto"/>
            <w:bottom w:val="none" w:sz="0" w:space="0" w:color="auto"/>
            <w:right w:val="none" w:sz="0" w:space="0" w:color="auto"/>
          </w:divBdr>
          <w:divsChild>
            <w:div w:id="326129173">
              <w:marLeft w:val="0"/>
              <w:marRight w:val="0"/>
              <w:marTop w:val="0"/>
              <w:marBottom w:val="0"/>
              <w:divBdr>
                <w:top w:val="none" w:sz="0" w:space="0" w:color="auto"/>
                <w:left w:val="none" w:sz="0" w:space="0" w:color="auto"/>
                <w:bottom w:val="none" w:sz="0" w:space="0" w:color="auto"/>
                <w:right w:val="none" w:sz="0" w:space="0" w:color="auto"/>
              </w:divBdr>
              <w:divsChild>
                <w:div w:id="65304945">
                  <w:marLeft w:val="480"/>
                  <w:marRight w:val="0"/>
                  <w:marTop w:val="0"/>
                  <w:marBottom w:val="0"/>
                  <w:divBdr>
                    <w:top w:val="none" w:sz="0" w:space="0" w:color="auto"/>
                    <w:left w:val="none" w:sz="0" w:space="0" w:color="auto"/>
                    <w:bottom w:val="none" w:sz="0" w:space="0" w:color="auto"/>
                    <w:right w:val="none" w:sz="0" w:space="0" w:color="auto"/>
                  </w:divBdr>
                </w:div>
                <w:div w:id="224492619">
                  <w:marLeft w:val="480"/>
                  <w:marRight w:val="0"/>
                  <w:marTop w:val="0"/>
                  <w:marBottom w:val="0"/>
                  <w:divBdr>
                    <w:top w:val="none" w:sz="0" w:space="0" w:color="auto"/>
                    <w:left w:val="none" w:sz="0" w:space="0" w:color="auto"/>
                    <w:bottom w:val="none" w:sz="0" w:space="0" w:color="auto"/>
                    <w:right w:val="none" w:sz="0" w:space="0" w:color="auto"/>
                  </w:divBdr>
                </w:div>
                <w:div w:id="343172090">
                  <w:marLeft w:val="480"/>
                  <w:marRight w:val="0"/>
                  <w:marTop w:val="0"/>
                  <w:marBottom w:val="0"/>
                  <w:divBdr>
                    <w:top w:val="none" w:sz="0" w:space="0" w:color="auto"/>
                    <w:left w:val="none" w:sz="0" w:space="0" w:color="auto"/>
                    <w:bottom w:val="none" w:sz="0" w:space="0" w:color="auto"/>
                    <w:right w:val="none" w:sz="0" w:space="0" w:color="auto"/>
                  </w:divBdr>
                </w:div>
                <w:div w:id="387265999">
                  <w:marLeft w:val="480"/>
                  <w:marRight w:val="0"/>
                  <w:marTop w:val="0"/>
                  <w:marBottom w:val="0"/>
                  <w:divBdr>
                    <w:top w:val="none" w:sz="0" w:space="0" w:color="auto"/>
                    <w:left w:val="none" w:sz="0" w:space="0" w:color="auto"/>
                    <w:bottom w:val="none" w:sz="0" w:space="0" w:color="auto"/>
                    <w:right w:val="none" w:sz="0" w:space="0" w:color="auto"/>
                  </w:divBdr>
                </w:div>
                <w:div w:id="432214113">
                  <w:marLeft w:val="480"/>
                  <w:marRight w:val="0"/>
                  <w:marTop w:val="0"/>
                  <w:marBottom w:val="0"/>
                  <w:divBdr>
                    <w:top w:val="none" w:sz="0" w:space="0" w:color="auto"/>
                    <w:left w:val="none" w:sz="0" w:space="0" w:color="auto"/>
                    <w:bottom w:val="none" w:sz="0" w:space="0" w:color="auto"/>
                    <w:right w:val="none" w:sz="0" w:space="0" w:color="auto"/>
                  </w:divBdr>
                </w:div>
                <w:div w:id="548422144">
                  <w:marLeft w:val="480"/>
                  <w:marRight w:val="0"/>
                  <w:marTop w:val="0"/>
                  <w:marBottom w:val="0"/>
                  <w:divBdr>
                    <w:top w:val="none" w:sz="0" w:space="0" w:color="auto"/>
                    <w:left w:val="none" w:sz="0" w:space="0" w:color="auto"/>
                    <w:bottom w:val="none" w:sz="0" w:space="0" w:color="auto"/>
                    <w:right w:val="none" w:sz="0" w:space="0" w:color="auto"/>
                  </w:divBdr>
                </w:div>
                <w:div w:id="635842916">
                  <w:marLeft w:val="480"/>
                  <w:marRight w:val="0"/>
                  <w:marTop w:val="0"/>
                  <w:marBottom w:val="0"/>
                  <w:divBdr>
                    <w:top w:val="none" w:sz="0" w:space="0" w:color="auto"/>
                    <w:left w:val="none" w:sz="0" w:space="0" w:color="auto"/>
                    <w:bottom w:val="none" w:sz="0" w:space="0" w:color="auto"/>
                    <w:right w:val="none" w:sz="0" w:space="0" w:color="auto"/>
                  </w:divBdr>
                </w:div>
                <w:div w:id="725252952">
                  <w:marLeft w:val="480"/>
                  <w:marRight w:val="0"/>
                  <w:marTop w:val="0"/>
                  <w:marBottom w:val="0"/>
                  <w:divBdr>
                    <w:top w:val="none" w:sz="0" w:space="0" w:color="auto"/>
                    <w:left w:val="none" w:sz="0" w:space="0" w:color="auto"/>
                    <w:bottom w:val="none" w:sz="0" w:space="0" w:color="auto"/>
                    <w:right w:val="none" w:sz="0" w:space="0" w:color="auto"/>
                  </w:divBdr>
                </w:div>
                <w:div w:id="978266496">
                  <w:marLeft w:val="480"/>
                  <w:marRight w:val="0"/>
                  <w:marTop w:val="0"/>
                  <w:marBottom w:val="0"/>
                  <w:divBdr>
                    <w:top w:val="none" w:sz="0" w:space="0" w:color="auto"/>
                    <w:left w:val="none" w:sz="0" w:space="0" w:color="auto"/>
                    <w:bottom w:val="none" w:sz="0" w:space="0" w:color="auto"/>
                    <w:right w:val="none" w:sz="0" w:space="0" w:color="auto"/>
                  </w:divBdr>
                </w:div>
                <w:div w:id="1202471841">
                  <w:marLeft w:val="480"/>
                  <w:marRight w:val="0"/>
                  <w:marTop w:val="0"/>
                  <w:marBottom w:val="0"/>
                  <w:divBdr>
                    <w:top w:val="none" w:sz="0" w:space="0" w:color="auto"/>
                    <w:left w:val="none" w:sz="0" w:space="0" w:color="auto"/>
                    <w:bottom w:val="none" w:sz="0" w:space="0" w:color="auto"/>
                    <w:right w:val="none" w:sz="0" w:space="0" w:color="auto"/>
                  </w:divBdr>
                </w:div>
                <w:div w:id="1479227961">
                  <w:marLeft w:val="480"/>
                  <w:marRight w:val="0"/>
                  <w:marTop w:val="0"/>
                  <w:marBottom w:val="0"/>
                  <w:divBdr>
                    <w:top w:val="none" w:sz="0" w:space="0" w:color="auto"/>
                    <w:left w:val="none" w:sz="0" w:space="0" w:color="auto"/>
                    <w:bottom w:val="none" w:sz="0" w:space="0" w:color="auto"/>
                    <w:right w:val="none" w:sz="0" w:space="0" w:color="auto"/>
                  </w:divBdr>
                </w:div>
                <w:div w:id="1678069874">
                  <w:marLeft w:val="480"/>
                  <w:marRight w:val="0"/>
                  <w:marTop w:val="0"/>
                  <w:marBottom w:val="0"/>
                  <w:divBdr>
                    <w:top w:val="none" w:sz="0" w:space="0" w:color="auto"/>
                    <w:left w:val="none" w:sz="0" w:space="0" w:color="auto"/>
                    <w:bottom w:val="none" w:sz="0" w:space="0" w:color="auto"/>
                    <w:right w:val="none" w:sz="0" w:space="0" w:color="auto"/>
                  </w:divBdr>
                </w:div>
                <w:div w:id="1763258424">
                  <w:marLeft w:val="480"/>
                  <w:marRight w:val="0"/>
                  <w:marTop w:val="0"/>
                  <w:marBottom w:val="0"/>
                  <w:divBdr>
                    <w:top w:val="none" w:sz="0" w:space="0" w:color="auto"/>
                    <w:left w:val="none" w:sz="0" w:space="0" w:color="auto"/>
                    <w:bottom w:val="none" w:sz="0" w:space="0" w:color="auto"/>
                    <w:right w:val="none" w:sz="0" w:space="0" w:color="auto"/>
                  </w:divBdr>
                </w:div>
                <w:div w:id="1826120181">
                  <w:marLeft w:val="480"/>
                  <w:marRight w:val="0"/>
                  <w:marTop w:val="0"/>
                  <w:marBottom w:val="0"/>
                  <w:divBdr>
                    <w:top w:val="none" w:sz="0" w:space="0" w:color="auto"/>
                    <w:left w:val="none" w:sz="0" w:space="0" w:color="auto"/>
                    <w:bottom w:val="none" w:sz="0" w:space="0" w:color="auto"/>
                    <w:right w:val="none" w:sz="0" w:space="0" w:color="auto"/>
                  </w:divBdr>
                </w:div>
                <w:div w:id="1962879713">
                  <w:marLeft w:val="480"/>
                  <w:marRight w:val="0"/>
                  <w:marTop w:val="0"/>
                  <w:marBottom w:val="0"/>
                  <w:divBdr>
                    <w:top w:val="none" w:sz="0" w:space="0" w:color="auto"/>
                    <w:left w:val="none" w:sz="0" w:space="0" w:color="auto"/>
                    <w:bottom w:val="none" w:sz="0" w:space="0" w:color="auto"/>
                    <w:right w:val="none" w:sz="0" w:space="0" w:color="auto"/>
                  </w:divBdr>
                </w:div>
                <w:div w:id="2033605138">
                  <w:marLeft w:val="480"/>
                  <w:marRight w:val="0"/>
                  <w:marTop w:val="0"/>
                  <w:marBottom w:val="0"/>
                  <w:divBdr>
                    <w:top w:val="none" w:sz="0" w:space="0" w:color="auto"/>
                    <w:left w:val="none" w:sz="0" w:space="0" w:color="auto"/>
                    <w:bottom w:val="none" w:sz="0" w:space="0" w:color="auto"/>
                    <w:right w:val="none" w:sz="0" w:space="0" w:color="auto"/>
                  </w:divBdr>
                </w:div>
              </w:divsChild>
            </w:div>
            <w:div w:id="333609131">
              <w:marLeft w:val="0"/>
              <w:marRight w:val="0"/>
              <w:marTop w:val="0"/>
              <w:marBottom w:val="0"/>
              <w:divBdr>
                <w:top w:val="none" w:sz="0" w:space="0" w:color="auto"/>
                <w:left w:val="none" w:sz="0" w:space="0" w:color="auto"/>
                <w:bottom w:val="none" w:sz="0" w:space="0" w:color="auto"/>
                <w:right w:val="none" w:sz="0" w:space="0" w:color="auto"/>
              </w:divBdr>
              <w:divsChild>
                <w:div w:id="59642856">
                  <w:marLeft w:val="480"/>
                  <w:marRight w:val="0"/>
                  <w:marTop w:val="0"/>
                  <w:marBottom w:val="0"/>
                  <w:divBdr>
                    <w:top w:val="none" w:sz="0" w:space="0" w:color="auto"/>
                    <w:left w:val="none" w:sz="0" w:space="0" w:color="auto"/>
                    <w:bottom w:val="none" w:sz="0" w:space="0" w:color="auto"/>
                    <w:right w:val="none" w:sz="0" w:space="0" w:color="auto"/>
                  </w:divBdr>
                </w:div>
                <w:div w:id="193158469">
                  <w:marLeft w:val="480"/>
                  <w:marRight w:val="0"/>
                  <w:marTop w:val="0"/>
                  <w:marBottom w:val="0"/>
                  <w:divBdr>
                    <w:top w:val="none" w:sz="0" w:space="0" w:color="auto"/>
                    <w:left w:val="none" w:sz="0" w:space="0" w:color="auto"/>
                    <w:bottom w:val="none" w:sz="0" w:space="0" w:color="auto"/>
                    <w:right w:val="none" w:sz="0" w:space="0" w:color="auto"/>
                  </w:divBdr>
                </w:div>
                <w:div w:id="600375903">
                  <w:marLeft w:val="480"/>
                  <w:marRight w:val="0"/>
                  <w:marTop w:val="0"/>
                  <w:marBottom w:val="0"/>
                  <w:divBdr>
                    <w:top w:val="none" w:sz="0" w:space="0" w:color="auto"/>
                    <w:left w:val="none" w:sz="0" w:space="0" w:color="auto"/>
                    <w:bottom w:val="none" w:sz="0" w:space="0" w:color="auto"/>
                    <w:right w:val="none" w:sz="0" w:space="0" w:color="auto"/>
                  </w:divBdr>
                </w:div>
                <w:div w:id="713775597">
                  <w:marLeft w:val="480"/>
                  <w:marRight w:val="0"/>
                  <w:marTop w:val="0"/>
                  <w:marBottom w:val="0"/>
                  <w:divBdr>
                    <w:top w:val="none" w:sz="0" w:space="0" w:color="auto"/>
                    <w:left w:val="none" w:sz="0" w:space="0" w:color="auto"/>
                    <w:bottom w:val="none" w:sz="0" w:space="0" w:color="auto"/>
                    <w:right w:val="none" w:sz="0" w:space="0" w:color="auto"/>
                  </w:divBdr>
                </w:div>
                <w:div w:id="752824844">
                  <w:marLeft w:val="480"/>
                  <w:marRight w:val="0"/>
                  <w:marTop w:val="0"/>
                  <w:marBottom w:val="0"/>
                  <w:divBdr>
                    <w:top w:val="none" w:sz="0" w:space="0" w:color="auto"/>
                    <w:left w:val="none" w:sz="0" w:space="0" w:color="auto"/>
                    <w:bottom w:val="none" w:sz="0" w:space="0" w:color="auto"/>
                    <w:right w:val="none" w:sz="0" w:space="0" w:color="auto"/>
                  </w:divBdr>
                </w:div>
                <w:div w:id="1008945178">
                  <w:marLeft w:val="480"/>
                  <w:marRight w:val="0"/>
                  <w:marTop w:val="0"/>
                  <w:marBottom w:val="0"/>
                  <w:divBdr>
                    <w:top w:val="none" w:sz="0" w:space="0" w:color="auto"/>
                    <w:left w:val="none" w:sz="0" w:space="0" w:color="auto"/>
                    <w:bottom w:val="none" w:sz="0" w:space="0" w:color="auto"/>
                    <w:right w:val="none" w:sz="0" w:space="0" w:color="auto"/>
                  </w:divBdr>
                </w:div>
                <w:div w:id="1037127231">
                  <w:marLeft w:val="480"/>
                  <w:marRight w:val="0"/>
                  <w:marTop w:val="0"/>
                  <w:marBottom w:val="0"/>
                  <w:divBdr>
                    <w:top w:val="none" w:sz="0" w:space="0" w:color="auto"/>
                    <w:left w:val="none" w:sz="0" w:space="0" w:color="auto"/>
                    <w:bottom w:val="none" w:sz="0" w:space="0" w:color="auto"/>
                    <w:right w:val="none" w:sz="0" w:space="0" w:color="auto"/>
                  </w:divBdr>
                </w:div>
                <w:div w:id="1083531216">
                  <w:marLeft w:val="480"/>
                  <w:marRight w:val="0"/>
                  <w:marTop w:val="0"/>
                  <w:marBottom w:val="0"/>
                  <w:divBdr>
                    <w:top w:val="none" w:sz="0" w:space="0" w:color="auto"/>
                    <w:left w:val="none" w:sz="0" w:space="0" w:color="auto"/>
                    <w:bottom w:val="none" w:sz="0" w:space="0" w:color="auto"/>
                    <w:right w:val="none" w:sz="0" w:space="0" w:color="auto"/>
                  </w:divBdr>
                </w:div>
                <w:div w:id="1302926974">
                  <w:marLeft w:val="480"/>
                  <w:marRight w:val="0"/>
                  <w:marTop w:val="0"/>
                  <w:marBottom w:val="0"/>
                  <w:divBdr>
                    <w:top w:val="none" w:sz="0" w:space="0" w:color="auto"/>
                    <w:left w:val="none" w:sz="0" w:space="0" w:color="auto"/>
                    <w:bottom w:val="none" w:sz="0" w:space="0" w:color="auto"/>
                    <w:right w:val="none" w:sz="0" w:space="0" w:color="auto"/>
                  </w:divBdr>
                </w:div>
                <w:div w:id="1379669706">
                  <w:marLeft w:val="480"/>
                  <w:marRight w:val="0"/>
                  <w:marTop w:val="0"/>
                  <w:marBottom w:val="0"/>
                  <w:divBdr>
                    <w:top w:val="none" w:sz="0" w:space="0" w:color="auto"/>
                    <w:left w:val="none" w:sz="0" w:space="0" w:color="auto"/>
                    <w:bottom w:val="none" w:sz="0" w:space="0" w:color="auto"/>
                    <w:right w:val="none" w:sz="0" w:space="0" w:color="auto"/>
                  </w:divBdr>
                </w:div>
                <w:div w:id="1478568431">
                  <w:marLeft w:val="480"/>
                  <w:marRight w:val="0"/>
                  <w:marTop w:val="0"/>
                  <w:marBottom w:val="0"/>
                  <w:divBdr>
                    <w:top w:val="none" w:sz="0" w:space="0" w:color="auto"/>
                    <w:left w:val="none" w:sz="0" w:space="0" w:color="auto"/>
                    <w:bottom w:val="none" w:sz="0" w:space="0" w:color="auto"/>
                    <w:right w:val="none" w:sz="0" w:space="0" w:color="auto"/>
                  </w:divBdr>
                </w:div>
                <w:div w:id="1571574350">
                  <w:marLeft w:val="480"/>
                  <w:marRight w:val="0"/>
                  <w:marTop w:val="0"/>
                  <w:marBottom w:val="0"/>
                  <w:divBdr>
                    <w:top w:val="none" w:sz="0" w:space="0" w:color="auto"/>
                    <w:left w:val="none" w:sz="0" w:space="0" w:color="auto"/>
                    <w:bottom w:val="none" w:sz="0" w:space="0" w:color="auto"/>
                    <w:right w:val="none" w:sz="0" w:space="0" w:color="auto"/>
                  </w:divBdr>
                </w:div>
                <w:div w:id="1577781480">
                  <w:marLeft w:val="480"/>
                  <w:marRight w:val="0"/>
                  <w:marTop w:val="0"/>
                  <w:marBottom w:val="0"/>
                  <w:divBdr>
                    <w:top w:val="none" w:sz="0" w:space="0" w:color="auto"/>
                    <w:left w:val="none" w:sz="0" w:space="0" w:color="auto"/>
                    <w:bottom w:val="none" w:sz="0" w:space="0" w:color="auto"/>
                    <w:right w:val="none" w:sz="0" w:space="0" w:color="auto"/>
                  </w:divBdr>
                </w:div>
                <w:div w:id="1588730532">
                  <w:marLeft w:val="480"/>
                  <w:marRight w:val="0"/>
                  <w:marTop w:val="0"/>
                  <w:marBottom w:val="0"/>
                  <w:divBdr>
                    <w:top w:val="none" w:sz="0" w:space="0" w:color="auto"/>
                    <w:left w:val="none" w:sz="0" w:space="0" w:color="auto"/>
                    <w:bottom w:val="none" w:sz="0" w:space="0" w:color="auto"/>
                    <w:right w:val="none" w:sz="0" w:space="0" w:color="auto"/>
                  </w:divBdr>
                </w:div>
                <w:div w:id="2064788007">
                  <w:marLeft w:val="480"/>
                  <w:marRight w:val="0"/>
                  <w:marTop w:val="0"/>
                  <w:marBottom w:val="0"/>
                  <w:divBdr>
                    <w:top w:val="none" w:sz="0" w:space="0" w:color="auto"/>
                    <w:left w:val="none" w:sz="0" w:space="0" w:color="auto"/>
                    <w:bottom w:val="none" w:sz="0" w:space="0" w:color="auto"/>
                    <w:right w:val="none" w:sz="0" w:space="0" w:color="auto"/>
                  </w:divBdr>
                </w:div>
              </w:divsChild>
            </w:div>
            <w:div w:id="395666360">
              <w:marLeft w:val="0"/>
              <w:marRight w:val="0"/>
              <w:marTop w:val="0"/>
              <w:marBottom w:val="0"/>
              <w:divBdr>
                <w:top w:val="none" w:sz="0" w:space="0" w:color="auto"/>
                <w:left w:val="none" w:sz="0" w:space="0" w:color="auto"/>
                <w:bottom w:val="none" w:sz="0" w:space="0" w:color="auto"/>
                <w:right w:val="none" w:sz="0" w:space="0" w:color="auto"/>
              </w:divBdr>
              <w:divsChild>
                <w:div w:id="156845831">
                  <w:marLeft w:val="480"/>
                  <w:marRight w:val="0"/>
                  <w:marTop w:val="0"/>
                  <w:marBottom w:val="0"/>
                  <w:divBdr>
                    <w:top w:val="none" w:sz="0" w:space="0" w:color="auto"/>
                    <w:left w:val="none" w:sz="0" w:space="0" w:color="auto"/>
                    <w:bottom w:val="none" w:sz="0" w:space="0" w:color="auto"/>
                    <w:right w:val="none" w:sz="0" w:space="0" w:color="auto"/>
                  </w:divBdr>
                </w:div>
                <w:div w:id="302738367">
                  <w:marLeft w:val="480"/>
                  <w:marRight w:val="0"/>
                  <w:marTop w:val="0"/>
                  <w:marBottom w:val="0"/>
                  <w:divBdr>
                    <w:top w:val="none" w:sz="0" w:space="0" w:color="auto"/>
                    <w:left w:val="none" w:sz="0" w:space="0" w:color="auto"/>
                    <w:bottom w:val="none" w:sz="0" w:space="0" w:color="auto"/>
                    <w:right w:val="none" w:sz="0" w:space="0" w:color="auto"/>
                  </w:divBdr>
                </w:div>
                <w:div w:id="306516750">
                  <w:marLeft w:val="480"/>
                  <w:marRight w:val="0"/>
                  <w:marTop w:val="0"/>
                  <w:marBottom w:val="0"/>
                  <w:divBdr>
                    <w:top w:val="none" w:sz="0" w:space="0" w:color="auto"/>
                    <w:left w:val="none" w:sz="0" w:space="0" w:color="auto"/>
                    <w:bottom w:val="none" w:sz="0" w:space="0" w:color="auto"/>
                    <w:right w:val="none" w:sz="0" w:space="0" w:color="auto"/>
                  </w:divBdr>
                </w:div>
                <w:div w:id="501093623">
                  <w:marLeft w:val="480"/>
                  <w:marRight w:val="0"/>
                  <w:marTop w:val="0"/>
                  <w:marBottom w:val="0"/>
                  <w:divBdr>
                    <w:top w:val="none" w:sz="0" w:space="0" w:color="auto"/>
                    <w:left w:val="none" w:sz="0" w:space="0" w:color="auto"/>
                    <w:bottom w:val="none" w:sz="0" w:space="0" w:color="auto"/>
                    <w:right w:val="none" w:sz="0" w:space="0" w:color="auto"/>
                  </w:divBdr>
                </w:div>
                <w:div w:id="593319020">
                  <w:marLeft w:val="480"/>
                  <w:marRight w:val="0"/>
                  <w:marTop w:val="0"/>
                  <w:marBottom w:val="0"/>
                  <w:divBdr>
                    <w:top w:val="none" w:sz="0" w:space="0" w:color="auto"/>
                    <w:left w:val="none" w:sz="0" w:space="0" w:color="auto"/>
                    <w:bottom w:val="none" w:sz="0" w:space="0" w:color="auto"/>
                    <w:right w:val="none" w:sz="0" w:space="0" w:color="auto"/>
                  </w:divBdr>
                </w:div>
                <w:div w:id="618295620">
                  <w:marLeft w:val="480"/>
                  <w:marRight w:val="0"/>
                  <w:marTop w:val="0"/>
                  <w:marBottom w:val="0"/>
                  <w:divBdr>
                    <w:top w:val="none" w:sz="0" w:space="0" w:color="auto"/>
                    <w:left w:val="none" w:sz="0" w:space="0" w:color="auto"/>
                    <w:bottom w:val="none" w:sz="0" w:space="0" w:color="auto"/>
                    <w:right w:val="none" w:sz="0" w:space="0" w:color="auto"/>
                  </w:divBdr>
                </w:div>
                <w:div w:id="1052342868">
                  <w:marLeft w:val="480"/>
                  <w:marRight w:val="0"/>
                  <w:marTop w:val="0"/>
                  <w:marBottom w:val="0"/>
                  <w:divBdr>
                    <w:top w:val="none" w:sz="0" w:space="0" w:color="auto"/>
                    <w:left w:val="none" w:sz="0" w:space="0" w:color="auto"/>
                    <w:bottom w:val="none" w:sz="0" w:space="0" w:color="auto"/>
                    <w:right w:val="none" w:sz="0" w:space="0" w:color="auto"/>
                  </w:divBdr>
                </w:div>
                <w:div w:id="1154879493">
                  <w:marLeft w:val="480"/>
                  <w:marRight w:val="0"/>
                  <w:marTop w:val="0"/>
                  <w:marBottom w:val="0"/>
                  <w:divBdr>
                    <w:top w:val="none" w:sz="0" w:space="0" w:color="auto"/>
                    <w:left w:val="none" w:sz="0" w:space="0" w:color="auto"/>
                    <w:bottom w:val="none" w:sz="0" w:space="0" w:color="auto"/>
                    <w:right w:val="none" w:sz="0" w:space="0" w:color="auto"/>
                  </w:divBdr>
                </w:div>
                <w:div w:id="1167209029">
                  <w:marLeft w:val="480"/>
                  <w:marRight w:val="0"/>
                  <w:marTop w:val="0"/>
                  <w:marBottom w:val="0"/>
                  <w:divBdr>
                    <w:top w:val="none" w:sz="0" w:space="0" w:color="auto"/>
                    <w:left w:val="none" w:sz="0" w:space="0" w:color="auto"/>
                    <w:bottom w:val="none" w:sz="0" w:space="0" w:color="auto"/>
                    <w:right w:val="none" w:sz="0" w:space="0" w:color="auto"/>
                  </w:divBdr>
                </w:div>
                <w:div w:id="1329018105">
                  <w:marLeft w:val="480"/>
                  <w:marRight w:val="0"/>
                  <w:marTop w:val="0"/>
                  <w:marBottom w:val="0"/>
                  <w:divBdr>
                    <w:top w:val="none" w:sz="0" w:space="0" w:color="auto"/>
                    <w:left w:val="none" w:sz="0" w:space="0" w:color="auto"/>
                    <w:bottom w:val="none" w:sz="0" w:space="0" w:color="auto"/>
                    <w:right w:val="none" w:sz="0" w:space="0" w:color="auto"/>
                  </w:divBdr>
                </w:div>
                <w:div w:id="1640190167">
                  <w:marLeft w:val="480"/>
                  <w:marRight w:val="0"/>
                  <w:marTop w:val="0"/>
                  <w:marBottom w:val="0"/>
                  <w:divBdr>
                    <w:top w:val="none" w:sz="0" w:space="0" w:color="auto"/>
                    <w:left w:val="none" w:sz="0" w:space="0" w:color="auto"/>
                    <w:bottom w:val="none" w:sz="0" w:space="0" w:color="auto"/>
                    <w:right w:val="none" w:sz="0" w:space="0" w:color="auto"/>
                  </w:divBdr>
                </w:div>
                <w:div w:id="1641375250">
                  <w:marLeft w:val="480"/>
                  <w:marRight w:val="0"/>
                  <w:marTop w:val="0"/>
                  <w:marBottom w:val="0"/>
                  <w:divBdr>
                    <w:top w:val="none" w:sz="0" w:space="0" w:color="auto"/>
                    <w:left w:val="none" w:sz="0" w:space="0" w:color="auto"/>
                    <w:bottom w:val="none" w:sz="0" w:space="0" w:color="auto"/>
                    <w:right w:val="none" w:sz="0" w:space="0" w:color="auto"/>
                  </w:divBdr>
                </w:div>
                <w:div w:id="1724328612">
                  <w:marLeft w:val="480"/>
                  <w:marRight w:val="0"/>
                  <w:marTop w:val="0"/>
                  <w:marBottom w:val="0"/>
                  <w:divBdr>
                    <w:top w:val="none" w:sz="0" w:space="0" w:color="auto"/>
                    <w:left w:val="none" w:sz="0" w:space="0" w:color="auto"/>
                    <w:bottom w:val="none" w:sz="0" w:space="0" w:color="auto"/>
                    <w:right w:val="none" w:sz="0" w:space="0" w:color="auto"/>
                  </w:divBdr>
                </w:div>
                <w:div w:id="1855917586">
                  <w:marLeft w:val="480"/>
                  <w:marRight w:val="0"/>
                  <w:marTop w:val="0"/>
                  <w:marBottom w:val="0"/>
                  <w:divBdr>
                    <w:top w:val="none" w:sz="0" w:space="0" w:color="auto"/>
                    <w:left w:val="none" w:sz="0" w:space="0" w:color="auto"/>
                    <w:bottom w:val="none" w:sz="0" w:space="0" w:color="auto"/>
                    <w:right w:val="none" w:sz="0" w:space="0" w:color="auto"/>
                  </w:divBdr>
                </w:div>
                <w:div w:id="1959944319">
                  <w:marLeft w:val="480"/>
                  <w:marRight w:val="0"/>
                  <w:marTop w:val="0"/>
                  <w:marBottom w:val="0"/>
                  <w:divBdr>
                    <w:top w:val="none" w:sz="0" w:space="0" w:color="auto"/>
                    <w:left w:val="none" w:sz="0" w:space="0" w:color="auto"/>
                    <w:bottom w:val="none" w:sz="0" w:space="0" w:color="auto"/>
                    <w:right w:val="none" w:sz="0" w:space="0" w:color="auto"/>
                  </w:divBdr>
                </w:div>
              </w:divsChild>
            </w:div>
            <w:div w:id="459225716">
              <w:marLeft w:val="0"/>
              <w:marRight w:val="0"/>
              <w:marTop w:val="0"/>
              <w:marBottom w:val="0"/>
              <w:divBdr>
                <w:top w:val="none" w:sz="0" w:space="0" w:color="auto"/>
                <w:left w:val="none" w:sz="0" w:space="0" w:color="auto"/>
                <w:bottom w:val="none" w:sz="0" w:space="0" w:color="auto"/>
                <w:right w:val="none" w:sz="0" w:space="0" w:color="auto"/>
              </w:divBdr>
              <w:divsChild>
                <w:div w:id="57021614">
                  <w:marLeft w:val="480"/>
                  <w:marRight w:val="0"/>
                  <w:marTop w:val="0"/>
                  <w:marBottom w:val="0"/>
                  <w:divBdr>
                    <w:top w:val="none" w:sz="0" w:space="0" w:color="auto"/>
                    <w:left w:val="none" w:sz="0" w:space="0" w:color="auto"/>
                    <w:bottom w:val="none" w:sz="0" w:space="0" w:color="auto"/>
                    <w:right w:val="none" w:sz="0" w:space="0" w:color="auto"/>
                  </w:divBdr>
                </w:div>
                <w:div w:id="627786438">
                  <w:marLeft w:val="480"/>
                  <w:marRight w:val="0"/>
                  <w:marTop w:val="0"/>
                  <w:marBottom w:val="0"/>
                  <w:divBdr>
                    <w:top w:val="none" w:sz="0" w:space="0" w:color="auto"/>
                    <w:left w:val="none" w:sz="0" w:space="0" w:color="auto"/>
                    <w:bottom w:val="none" w:sz="0" w:space="0" w:color="auto"/>
                    <w:right w:val="none" w:sz="0" w:space="0" w:color="auto"/>
                  </w:divBdr>
                </w:div>
                <w:div w:id="927159939">
                  <w:marLeft w:val="480"/>
                  <w:marRight w:val="0"/>
                  <w:marTop w:val="0"/>
                  <w:marBottom w:val="0"/>
                  <w:divBdr>
                    <w:top w:val="none" w:sz="0" w:space="0" w:color="auto"/>
                    <w:left w:val="none" w:sz="0" w:space="0" w:color="auto"/>
                    <w:bottom w:val="none" w:sz="0" w:space="0" w:color="auto"/>
                    <w:right w:val="none" w:sz="0" w:space="0" w:color="auto"/>
                  </w:divBdr>
                </w:div>
                <w:div w:id="997196505">
                  <w:marLeft w:val="480"/>
                  <w:marRight w:val="0"/>
                  <w:marTop w:val="0"/>
                  <w:marBottom w:val="0"/>
                  <w:divBdr>
                    <w:top w:val="none" w:sz="0" w:space="0" w:color="auto"/>
                    <w:left w:val="none" w:sz="0" w:space="0" w:color="auto"/>
                    <w:bottom w:val="none" w:sz="0" w:space="0" w:color="auto"/>
                    <w:right w:val="none" w:sz="0" w:space="0" w:color="auto"/>
                  </w:divBdr>
                </w:div>
                <w:div w:id="1397511797">
                  <w:marLeft w:val="480"/>
                  <w:marRight w:val="0"/>
                  <w:marTop w:val="0"/>
                  <w:marBottom w:val="0"/>
                  <w:divBdr>
                    <w:top w:val="none" w:sz="0" w:space="0" w:color="auto"/>
                    <w:left w:val="none" w:sz="0" w:space="0" w:color="auto"/>
                    <w:bottom w:val="none" w:sz="0" w:space="0" w:color="auto"/>
                    <w:right w:val="none" w:sz="0" w:space="0" w:color="auto"/>
                  </w:divBdr>
                </w:div>
                <w:div w:id="1434400534">
                  <w:marLeft w:val="480"/>
                  <w:marRight w:val="0"/>
                  <w:marTop w:val="0"/>
                  <w:marBottom w:val="0"/>
                  <w:divBdr>
                    <w:top w:val="none" w:sz="0" w:space="0" w:color="auto"/>
                    <w:left w:val="none" w:sz="0" w:space="0" w:color="auto"/>
                    <w:bottom w:val="none" w:sz="0" w:space="0" w:color="auto"/>
                    <w:right w:val="none" w:sz="0" w:space="0" w:color="auto"/>
                  </w:divBdr>
                </w:div>
                <w:div w:id="1615014805">
                  <w:marLeft w:val="480"/>
                  <w:marRight w:val="0"/>
                  <w:marTop w:val="0"/>
                  <w:marBottom w:val="0"/>
                  <w:divBdr>
                    <w:top w:val="none" w:sz="0" w:space="0" w:color="auto"/>
                    <w:left w:val="none" w:sz="0" w:space="0" w:color="auto"/>
                    <w:bottom w:val="none" w:sz="0" w:space="0" w:color="auto"/>
                    <w:right w:val="none" w:sz="0" w:space="0" w:color="auto"/>
                  </w:divBdr>
                </w:div>
                <w:div w:id="1820149962">
                  <w:marLeft w:val="480"/>
                  <w:marRight w:val="0"/>
                  <w:marTop w:val="0"/>
                  <w:marBottom w:val="0"/>
                  <w:divBdr>
                    <w:top w:val="none" w:sz="0" w:space="0" w:color="auto"/>
                    <w:left w:val="none" w:sz="0" w:space="0" w:color="auto"/>
                    <w:bottom w:val="none" w:sz="0" w:space="0" w:color="auto"/>
                    <w:right w:val="none" w:sz="0" w:space="0" w:color="auto"/>
                  </w:divBdr>
                </w:div>
                <w:div w:id="1890796330">
                  <w:marLeft w:val="480"/>
                  <w:marRight w:val="0"/>
                  <w:marTop w:val="0"/>
                  <w:marBottom w:val="0"/>
                  <w:divBdr>
                    <w:top w:val="none" w:sz="0" w:space="0" w:color="auto"/>
                    <w:left w:val="none" w:sz="0" w:space="0" w:color="auto"/>
                    <w:bottom w:val="none" w:sz="0" w:space="0" w:color="auto"/>
                    <w:right w:val="none" w:sz="0" w:space="0" w:color="auto"/>
                  </w:divBdr>
                </w:div>
                <w:div w:id="1909995093">
                  <w:marLeft w:val="480"/>
                  <w:marRight w:val="0"/>
                  <w:marTop w:val="0"/>
                  <w:marBottom w:val="0"/>
                  <w:divBdr>
                    <w:top w:val="none" w:sz="0" w:space="0" w:color="auto"/>
                    <w:left w:val="none" w:sz="0" w:space="0" w:color="auto"/>
                    <w:bottom w:val="none" w:sz="0" w:space="0" w:color="auto"/>
                    <w:right w:val="none" w:sz="0" w:space="0" w:color="auto"/>
                  </w:divBdr>
                </w:div>
                <w:div w:id="1958830940">
                  <w:marLeft w:val="480"/>
                  <w:marRight w:val="0"/>
                  <w:marTop w:val="0"/>
                  <w:marBottom w:val="0"/>
                  <w:divBdr>
                    <w:top w:val="none" w:sz="0" w:space="0" w:color="auto"/>
                    <w:left w:val="none" w:sz="0" w:space="0" w:color="auto"/>
                    <w:bottom w:val="none" w:sz="0" w:space="0" w:color="auto"/>
                    <w:right w:val="none" w:sz="0" w:space="0" w:color="auto"/>
                  </w:divBdr>
                </w:div>
                <w:div w:id="2014603342">
                  <w:marLeft w:val="480"/>
                  <w:marRight w:val="0"/>
                  <w:marTop w:val="0"/>
                  <w:marBottom w:val="0"/>
                  <w:divBdr>
                    <w:top w:val="none" w:sz="0" w:space="0" w:color="auto"/>
                    <w:left w:val="none" w:sz="0" w:space="0" w:color="auto"/>
                    <w:bottom w:val="none" w:sz="0" w:space="0" w:color="auto"/>
                    <w:right w:val="none" w:sz="0" w:space="0" w:color="auto"/>
                  </w:divBdr>
                </w:div>
                <w:div w:id="2024935878">
                  <w:marLeft w:val="480"/>
                  <w:marRight w:val="0"/>
                  <w:marTop w:val="0"/>
                  <w:marBottom w:val="0"/>
                  <w:divBdr>
                    <w:top w:val="none" w:sz="0" w:space="0" w:color="auto"/>
                    <w:left w:val="none" w:sz="0" w:space="0" w:color="auto"/>
                    <w:bottom w:val="none" w:sz="0" w:space="0" w:color="auto"/>
                    <w:right w:val="none" w:sz="0" w:space="0" w:color="auto"/>
                  </w:divBdr>
                </w:div>
                <w:div w:id="2032490232">
                  <w:marLeft w:val="480"/>
                  <w:marRight w:val="0"/>
                  <w:marTop w:val="0"/>
                  <w:marBottom w:val="0"/>
                  <w:divBdr>
                    <w:top w:val="none" w:sz="0" w:space="0" w:color="auto"/>
                    <w:left w:val="none" w:sz="0" w:space="0" w:color="auto"/>
                    <w:bottom w:val="none" w:sz="0" w:space="0" w:color="auto"/>
                    <w:right w:val="none" w:sz="0" w:space="0" w:color="auto"/>
                  </w:divBdr>
                </w:div>
                <w:div w:id="2069496281">
                  <w:marLeft w:val="480"/>
                  <w:marRight w:val="0"/>
                  <w:marTop w:val="0"/>
                  <w:marBottom w:val="0"/>
                  <w:divBdr>
                    <w:top w:val="none" w:sz="0" w:space="0" w:color="auto"/>
                    <w:left w:val="none" w:sz="0" w:space="0" w:color="auto"/>
                    <w:bottom w:val="none" w:sz="0" w:space="0" w:color="auto"/>
                    <w:right w:val="none" w:sz="0" w:space="0" w:color="auto"/>
                  </w:divBdr>
                </w:div>
                <w:div w:id="2077196113">
                  <w:marLeft w:val="480"/>
                  <w:marRight w:val="0"/>
                  <w:marTop w:val="0"/>
                  <w:marBottom w:val="0"/>
                  <w:divBdr>
                    <w:top w:val="none" w:sz="0" w:space="0" w:color="auto"/>
                    <w:left w:val="none" w:sz="0" w:space="0" w:color="auto"/>
                    <w:bottom w:val="none" w:sz="0" w:space="0" w:color="auto"/>
                    <w:right w:val="none" w:sz="0" w:space="0" w:color="auto"/>
                  </w:divBdr>
                </w:div>
                <w:div w:id="2098358970">
                  <w:marLeft w:val="480"/>
                  <w:marRight w:val="0"/>
                  <w:marTop w:val="0"/>
                  <w:marBottom w:val="0"/>
                  <w:divBdr>
                    <w:top w:val="none" w:sz="0" w:space="0" w:color="auto"/>
                    <w:left w:val="none" w:sz="0" w:space="0" w:color="auto"/>
                    <w:bottom w:val="none" w:sz="0" w:space="0" w:color="auto"/>
                    <w:right w:val="none" w:sz="0" w:space="0" w:color="auto"/>
                  </w:divBdr>
                </w:div>
              </w:divsChild>
            </w:div>
            <w:div w:id="677655131">
              <w:marLeft w:val="0"/>
              <w:marRight w:val="0"/>
              <w:marTop w:val="0"/>
              <w:marBottom w:val="0"/>
              <w:divBdr>
                <w:top w:val="none" w:sz="0" w:space="0" w:color="auto"/>
                <w:left w:val="none" w:sz="0" w:space="0" w:color="auto"/>
                <w:bottom w:val="none" w:sz="0" w:space="0" w:color="auto"/>
                <w:right w:val="none" w:sz="0" w:space="0" w:color="auto"/>
              </w:divBdr>
              <w:divsChild>
                <w:div w:id="22247457">
                  <w:marLeft w:val="480"/>
                  <w:marRight w:val="0"/>
                  <w:marTop w:val="0"/>
                  <w:marBottom w:val="0"/>
                  <w:divBdr>
                    <w:top w:val="none" w:sz="0" w:space="0" w:color="auto"/>
                    <w:left w:val="none" w:sz="0" w:space="0" w:color="auto"/>
                    <w:bottom w:val="none" w:sz="0" w:space="0" w:color="auto"/>
                    <w:right w:val="none" w:sz="0" w:space="0" w:color="auto"/>
                  </w:divBdr>
                </w:div>
                <w:div w:id="54477609">
                  <w:marLeft w:val="480"/>
                  <w:marRight w:val="0"/>
                  <w:marTop w:val="0"/>
                  <w:marBottom w:val="0"/>
                  <w:divBdr>
                    <w:top w:val="none" w:sz="0" w:space="0" w:color="auto"/>
                    <w:left w:val="none" w:sz="0" w:space="0" w:color="auto"/>
                    <w:bottom w:val="none" w:sz="0" w:space="0" w:color="auto"/>
                    <w:right w:val="none" w:sz="0" w:space="0" w:color="auto"/>
                  </w:divBdr>
                </w:div>
                <w:div w:id="377122985">
                  <w:marLeft w:val="480"/>
                  <w:marRight w:val="0"/>
                  <w:marTop w:val="0"/>
                  <w:marBottom w:val="0"/>
                  <w:divBdr>
                    <w:top w:val="none" w:sz="0" w:space="0" w:color="auto"/>
                    <w:left w:val="none" w:sz="0" w:space="0" w:color="auto"/>
                    <w:bottom w:val="none" w:sz="0" w:space="0" w:color="auto"/>
                    <w:right w:val="none" w:sz="0" w:space="0" w:color="auto"/>
                  </w:divBdr>
                </w:div>
                <w:div w:id="512960970">
                  <w:marLeft w:val="480"/>
                  <w:marRight w:val="0"/>
                  <w:marTop w:val="0"/>
                  <w:marBottom w:val="0"/>
                  <w:divBdr>
                    <w:top w:val="none" w:sz="0" w:space="0" w:color="auto"/>
                    <w:left w:val="none" w:sz="0" w:space="0" w:color="auto"/>
                    <w:bottom w:val="none" w:sz="0" w:space="0" w:color="auto"/>
                    <w:right w:val="none" w:sz="0" w:space="0" w:color="auto"/>
                  </w:divBdr>
                </w:div>
                <w:div w:id="608198944">
                  <w:marLeft w:val="480"/>
                  <w:marRight w:val="0"/>
                  <w:marTop w:val="0"/>
                  <w:marBottom w:val="0"/>
                  <w:divBdr>
                    <w:top w:val="none" w:sz="0" w:space="0" w:color="auto"/>
                    <w:left w:val="none" w:sz="0" w:space="0" w:color="auto"/>
                    <w:bottom w:val="none" w:sz="0" w:space="0" w:color="auto"/>
                    <w:right w:val="none" w:sz="0" w:space="0" w:color="auto"/>
                  </w:divBdr>
                </w:div>
                <w:div w:id="655887929">
                  <w:marLeft w:val="480"/>
                  <w:marRight w:val="0"/>
                  <w:marTop w:val="0"/>
                  <w:marBottom w:val="0"/>
                  <w:divBdr>
                    <w:top w:val="none" w:sz="0" w:space="0" w:color="auto"/>
                    <w:left w:val="none" w:sz="0" w:space="0" w:color="auto"/>
                    <w:bottom w:val="none" w:sz="0" w:space="0" w:color="auto"/>
                    <w:right w:val="none" w:sz="0" w:space="0" w:color="auto"/>
                  </w:divBdr>
                </w:div>
                <w:div w:id="659192237">
                  <w:marLeft w:val="480"/>
                  <w:marRight w:val="0"/>
                  <w:marTop w:val="0"/>
                  <w:marBottom w:val="0"/>
                  <w:divBdr>
                    <w:top w:val="none" w:sz="0" w:space="0" w:color="auto"/>
                    <w:left w:val="none" w:sz="0" w:space="0" w:color="auto"/>
                    <w:bottom w:val="none" w:sz="0" w:space="0" w:color="auto"/>
                    <w:right w:val="none" w:sz="0" w:space="0" w:color="auto"/>
                  </w:divBdr>
                  <w:divsChild>
                    <w:div w:id="338000077">
                      <w:marLeft w:val="0"/>
                      <w:marRight w:val="0"/>
                      <w:marTop w:val="0"/>
                      <w:marBottom w:val="0"/>
                      <w:divBdr>
                        <w:top w:val="none" w:sz="0" w:space="0" w:color="auto"/>
                        <w:left w:val="none" w:sz="0" w:space="0" w:color="auto"/>
                        <w:bottom w:val="none" w:sz="0" w:space="0" w:color="auto"/>
                        <w:right w:val="none" w:sz="0" w:space="0" w:color="auto"/>
                      </w:divBdr>
                      <w:divsChild>
                        <w:div w:id="192574931">
                          <w:marLeft w:val="480"/>
                          <w:marRight w:val="0"/>
                          <w:marTop w:val="0"/>
                          <w:marBottom w:val="0"/>
                          <w:divBdr>
                            <w:top w:val="none" w:sz="0" w:space="0" w:color="auto"/>
                            <w:left w:val="none" w:sz="0" w:space="0" w:color="auto"/>
                            <w:bottom w:val="none" w:sz="0" w:space="0" w:color="auto"/>
                            <w:right w:val="none" w:sz="0" w:space="0" w:color="auto"/>
                          </w:divBdr>
                        </w:div>
                        <w:div w:id="1118373648">
                          <w:marLeft w:val="480"/>
                          <w:marRight w:val="0"/>
                          <w:marTop w:val="0"/>
                          <w:marBottom w:val="0"/>
                          <w:divBdr>
                            <w:top w:val="none" w:sz="0" w:space="0" w:color="auto"/>
                            <w:left w:val="none" w:sz="0" w:space="0" w:color="auto"/>
                            <w:bottom w:val="none" w:sz="0" w:space="0" w:color="auto"/>
                            <w:right w:val="none" w:sz="0" w:space="0" w:color="auto"/>
                          </w:divBdr>
                        </w:div>
                        <w:div w:id="204490020">
                          <w:marLeft w:val="480"/>
                          <w:marRight w:val="0"/>
                          <w:marTop w:val="0"/>
                          <w:marBottom w:val="0"/>
                          <w:divBdr>
                            <w:top w:val="none" w:sz="0" w:space="0" w:color="auto"/>
                            <w:left w:val="none" w:sz="0" w:space="0" w:color="auto"/>
                            <w:bottom w:val="none" w:sz="0" w:space="0" w:color="auto"/>
                            <w:right w:val="none" w:sz="0" w:space="0" w:color="auto"/>
                          </w:divBdr>
                        </w:div>
                        <w:div w:id="410390433">
                          <w:marLeft w:val="480"/>
                          <w:marRight w:val="0"/>
                          <w:marTop w:val="0"/>
                          <w:marBottom w:val="0"/>
                          <w:divBdr>
                            <w:top w:val="none" w:sz="0" w:space="0" w:color="auto"/>
                            <w:left w:val="none" w:sz="0" w:space="0" w:color="auto"/>
                            <w:bottom w:val="none" w:sz="0" w:space="0" w:color="auto"/>
                            <w:right w:val="none" w:sz="0" w:space="0" w:color="auto"/>
                          </w:divBdr>
                        </w:div>
                        <w:div w:id="251669578">
                          <w:marLeft w:val="480"/>
                          <w:marRight w:val="0"/>
                          <w:marTop w:val="0"/>
                          <w:marBottom w:val="0"/>
                          <w:divBdr>
                            <w:top w:val="none" w:sz="0" w:space="0" w:color="auto"/>
                            <w:left w:val="none" w:sz="0" w:space="0" w:color="auto"/>
                            <w:bottom w:val="none" w:sz="0" w:space="0" w:color="auto"/>
                            <w:right w:val="none" w:sz="0" w:space="0" w:color="auto"/>
                          </w:divBdr>
                        </w:div>
                        <w:div w:id="489761116">
                          <w:marLeft w:val="480"/>
                          <w:marRight w:val="0"/>
                          <w:marTop w:val="0"/>
                          <w:marBottom w:val="0"/>
                          <w:divBdr>
                            <w:top w:val="none" w:sz="0" w:space="0" w:color="auto"/>
                            <w:left w:val="none" w:sz="0" w:space="0" w:color="auto"/>
                            <w:bottom w:val="none" w:sz="0" w:space="0" w:color="auto"/>
                            <w:right w:val="none" w:sz="0" w:space="0" w:color="auto"/>
                          </w:divBdr>
                        </w:div>
                        <w:div w:id="947158226">
                          <w:marLeft w:val="480"/>
                          <w:marRight w:val="0"/>
                          <w:marTop w:val="0"/>
                          <w:marBottom w:val="0"/>
                          <w:divBdr>
                            <w:top w:val="none" w:sz="0" w:space="0" w:color="auto"/>
                            <w:left w:val="none" w:sz="0" w:space="0" w:color="auto"/>
                            <w:bottom w:val="none" w:sz="0" w:space="0" w:color="auto"/>
                            <w:right w:val="none" w:sz="0" w:space="0" w:color="auto"/>
                          </w:divBdr>
                        </w:div>
                        <w:div w:id="600795162">
                          <w:marLeft w:val="480"/>
                          <w:marRight w:val="0"/>
                          <w:marTop w:val="0"/>
                          <w:marBottom w:val="0"/>
                          <w:divBdr>
                            <w:top w:val="none" w:sz="0" w:space="0" w:color="auto"/>
                            <w:left w:val="none" w:sz="0" w:space="0" w:color="auto"/>
                            <w:bottom w:val="none" w:sz="0" w:space="0" w:color="auto"/>
                            <w:right w:val="none" w:sz="0" w:space="0" w:color="auto"/>
                          </w:divBdr>
                        </w:div>
                        <w:div w:id="1339193784">
                          <w:marLeft w:val="480"/>
                          <w:marRight w:val="0"/>
                          <w:marTop w:val="0"/>
                          <w:marBottom w:val="0"/>
                          <w:divBdr>
                            <w:top w:val="none" w:sz="0" w:space="0" w:color="auto"/>
                            <w:left w:val="none" w:sz="0" w:space="0" w:color="auto"/>
                            <w:bottom w:val="none" w:sz="0" w:space="0" w:color="auto"/>
                            <w:right w:val="none" w:sz="0" w:space="0" w:color="auto"/>
                          </w:divBdr>
                        </w:div>
                        <w:div w:id="1026253398">
                          <w:marLeft w:val="480"/>
                          <w:marRight w:val="0"/>
                          <w:marTop w:val="0"/>
                          <w:marBottom w:val="0"/>
                          <w:divBdr>
                            <w:top w:val="none" w:sz="0" w:space="0" w:color="auto"/>
                            <w:left w:val="none" w:sz="0" w:space="0" w:color="auto"/>
                            <w:bottom w:val="none" w:sz="0" w:space="0" w:color="auto"/>
                            <w:right w:val="none" w:sz="0" w:space="0" w:color="auto"/>
                          </w:divBdr>
                        </w:div>
                        <w:div w:id="365057552">
                          <w:marLeft w:val="480"/>
                          <w:marRight w:val="0"/>
                          <w:marTop w:val="0"/>
                          <w:marBottom w:val="0"/>
                          <w:divBdr>
                            <w:top w:val="none" w:sz="0" w:space="0" w:color="auto"/>
                            <w:left w:val="none" w:sz="0" w:space="0" w:color="auto"/>
                            <w:bottom w:val="none" w:sz="0" w:space="0" w:color="auto"/>
                            <w:right w:val="none" w:sz="0" w:space="0" w:color="auto"/>
                          </w:divBdr>
                        </w:div>
                        <w:div w:id="1421296273">
                          <w:marLeft w:val="480"/>
                          <w:marRight w:val="0"/>
                          <w:marTop w:val="0"/>
                          <w:marBottom w:val="0"/>
                          <w:divBdr>
                            <w:top w:val="none" w:sz="0" w:space="0" w:color="auto"/>
                            <w:left w:val="none" w:sz="0" w:space="0" w:color="auto"/>
                            <w:bottom w:val="none" w:sz="0" w:space="0" w:color="auto"/>
                            <w:right w:val="none" w:sz="0" w:space="0" w:color="auto"/>
                          </w:divBdr>
                        </w:div>
                        <w:div w:id="1204950229">
                          <w:marLeft w:val="480"/>
                          <w:marRight w:val="0"/>
                          <w:marTop w:val="0"/>
                          <w:marBottom w:val="0"/>
                          <w:divBdr>
                            <w:top w:val="none" w:sz="0" w:space="0" w:color="auto"/>
                            <w:left w:val="none" w:sz="0" w:space="0" w:color="auto"/>
                            <w:bottom w:val="none" w:sz="0" w:space="0" w:color="auto"/>
                            <w:right w:val="none" w:sz="0" w:space="0" w:color="auto"/>
                          </w:divBdr>
                        </w:div>
                        <w:div w:id="734358042">
                          <w:marLeft w:val="480"/>
                          <w:marRight w:val="0"/>
                          <w:marTop w:val="0"/>
                          <w:marBottom w:val="0"/>
                          <w:divBdr>
                            <w:top w:val="none" w:sz="0" w:space="0" w:color="auto"/>
                            <w:left w:val="none" w:sz="0" w:space="0" w:color="auto"/>
                            <w:bottom w:val="none" w:sz="0" w:space="0" w:color="auto"/>
                            <w:right w:val="none" w:sz="0" w:space="0" w:color="auto"/>
                          </w:divBdr>
                        </w:div>
                        <w:div w:id="308094724">
                          <w:marLeft w:val="480"/>
                          <w:marRight w:val="0"/>
                          <w:marTop w:val="0"/>
                          <w:marBottom w:val="0"/>
                          <w:divBdr>
                            <w:top w:val="none" w:sz="0" w:space="0" w:color="auto"/>
                            <w:left w:val="none" w:sz="0" w:space="0" w:color="auto"/>
                            <w:bottom w:val="none" w:sz="0" w:space="0" w:color="auto"/>
                            <w:right w:val="none" w:sz="0" w:space="0" w:color="auto"/>
                          </w:divBdr>
                        </w:div>
                        <w:div w:id="1555236959">
                          <w:marLeft w:val="480"/>
                          <w:marRight w:val="0"/>
                          <w:marTop w:val="0"/>
                          <w:marBottom w:val="0"/>
                          <w:divBdr>
                            <w:top w:val="none" w:sz="0" w:space="0" w:color="auto"/>
                            <w:left w:val="none" w:sz="0" w:space="0" w:color="auto"/>
                            <w:bottom w:val="none" w:sz="0" w:space="0" w:color="auto"/>
                            <w:right w:val="none" w:sz="0" w:space="0" w:color="auto"/>
                          </w:divBdr>
                        </w:div>
                        <w:div w:id="853878287">
                          <w:marLeft w:val="480"/>
                          <w:marRight w:val="0"/>
                          <w:marTop w:val="0"/>
                          <w:marBottom w:val="0"/>
                          <w:divBdr>
                            <w:top w:val="none" w:sz="0" w:space="0" w:color="auto"/>
                            <w:left w:val="none" w:sz="0" w:space="0" w:color="auto"/>
                            <w:bottom w:val="none" w:sz="0" w:space="0" w:color="auto"/>
                            <w:right w:val="none" w:sz="0" w:space="0" w:color="auto"/>
                          </w:divBdr>
                        </w:div>
                        <w:div w:id="633799176">
                          <w:marLeft w:val="480"/>
                          <w:marRight w:val="0"/>
                          <w:marTop w:val="0"/>
                          <w:marBottom w:val="0"/>
                          <w:divBdr>
                            <w:top w:val="none" w:sz="0" w:space="0" w:color="auto"/>
                            <w:left w:val="none" w:sz="0" w:space="0" w:color="auto"/>
                            <w:bottom w:val="none" w:sz="0" w:space="0" w:color="auto"/>
                            <w:right w:val="none" w:sz="0" w:space="0" w:color="auto"/>
                          </w:divBdr>
                        </w:div>
                        <w:div w:id="1895463328">
                          <w:marLeft w:val="480"/>
                          <w:marRight w:val="0"/>
                          <w:marTop w:val="0"/>
                          <w:marBottom w:val="0"/>
                          <w:divBdr>
                            <w:top w:val="none" w:sz="0" w:space="0" w:color="auto"/>
                            <w:left w:val="none" w:sz="0" w:space="0" w:color="auto"/>
                            <w:bottom w:val="none" w:sz="0" w:space="0" w:color="auto"/>
                            <w:right w:val="none" w:sz="0" w:space="0" w:color="auto"/>
                          </w:divBdr>
                        </w:div>
                      </w:divsChild>
                    </w:div>
                    <w:div w:id="772748543">
                      <w:marLeft w:val="0"/>
                      <w:marRight w:val="0"/>
                      <w:marTop w:val="0"/>
                      <w:marBottom w:val="0"/>
                      <w:divBdr>
                        <w:top w:val="none" w:sz="0" w:space="0" w:color="auto"/>
                        <w:left w:val="none" w:sz="0" w:space="0" w:color="auto"/>
                        <w:bottom w:val="none" w:sz="0" w:space="0" w:color="auto"/>
                        <w:right w:val="none" w:sz="0" w:space="0" w:color="auto"/>
                      </w:divBdr>
                      <w:divsChild>
                        <w:div w:id="1576083349">
                          <w:marLeft w:val="480"/>
                          <w:marRight w:val="0"/>
                          <w:marTop w:val="0"/>
                          <w:marBottom w:val="0"/>
                          <w:divBdr>
                            <w:top w:val="none" w:sz="0" w:space="0" w:color="auto"/>
                            <w:left w:val="none" w:sz="0" w:space="0" w:color="auto"/>
                            <w:bottom w:val="none" w:sz="0" w:space="0" w:color="auto"/>
                            <w:right w:val="none" w:sz="0" w:space="0" w:color="auto"/>
                          </w:divBdr>
                        </w:div>
                        <w:div w:id="684746589">
                          <w:marLeft w:val="480"/>
                          <w:marRight w:val="0"/>
                          <w:marTop w:val="0"/>
                          <w:marBottom w:val="0"/>
                          <w:divBdr>
                            <w:top w:val="none" w:sz="0" w:space="0" w:color="auto"/>
                            <w:left w:val="none" w:sz="0" w:space="0" w:color="auto"/>
                            <w:bottom w:val="none" w:sz="0" w:space="0" w:color="auto"/>
                            <w:right w:val="none" w:sz="0" w:space="0" w:color="auto"/>
                          </w:divBdr>
                        </w:div>
                        <w:div w:id="2096633006">
                          <w:marLeft w:val="480"/>
                          <w:marRight w:val="0"/>
                          <w:marTop w:val="0"/>
                          <w:marBottom w:val="0"/>
                          <w:divBdr>
                            <w:top w:val="none" w:sz="0" w:space="0" w:color="auto"/>
                            <w:left w:val="none" w:sz="0" w:space="0" w:color="auto"/>
                            <w:bottom w:val="none" w:sz="0" w:space="0" w:color="auto"/>
                            <w:right w:val="none" w:sz="0" w:space="0" w:color="auto"/>
                          </w:divBdr>
                        </w:div>
                        <w:div w:id="1535341340">
                          <w:marLeft w:val="480"/>
                          <w:marRight w:val="0"/>
                          <w:marTop w:val="0"/>
                          <w:marBottom w:val="0"/>
                          <w:divBdr>
                            <w:top w:val="none" w:sz="0" w:space="0" w:color="auto"/>
                            <w:left w:val="none" w:sz="0" w:space="0" w:color="auto"/>
                            <w:bottom w:val="none" w:sz="0" w:space="0" w:color="auto"/>
                            <w:right w:val="none" w:sz="0" w:space="0" w:color="auto"/>
                          </w:divBdr>
                        </w:div>
                        <w:div w:id="361055768">
                          <w:marLeft w:val="480"/>
                          <w:marRight w:val="0"/>
                          <w:marTop w:val="0"/>
                          <w:marBottom w:val="0"/>
                          <w:divBdr>
                            <w:top w:val="none" w:sz="0" w:space="0" w:color="auto"/>
                            <w:left w:val="none" w:sz="0" w:space="0" w:color="auto"/>
                            <w:bottom w:val="none" w:sz="0" w:space="0" w:color="auto"/>
                            <w:right w:val="none" w:sz="0" w:space="0" w:color="auto"/>
                          </w:divBdr>
                        </w:div>
                        <w:div w:id="621421245">
                          <w:marLeft w:val="480"/>
                          <w:marRight w:val="0"/>
                          <w:marTop w:val="0"/>
                          <w:marBottom w:val="0"/>
                          <w:divBdr>
                            <w:top w:val="none" w:sz="0" w:space="0" w:color="auto"/>
                            <w:left w:val="none" w:sz="0" w:space="0" w:color="auto"/>
                            <w:bottom w:val="none" w:sz="0" w:space="0" w:color="auto"/>
                            <w:right w:val="none" w:sz="0" w:space="0" w:color="auto"/>
                          </w:divBdr>
                        </w:div>
                        <w:div w:id="1069576136">
                          <w:marLeft w:val="480"/>
                          <w:marRight w:val="0"/>
                          <w:marTop w:val="0"/>
                          <w:marBottom w:val="0"/>
                          <w:divBdr>
                            <w:top w:val="none" w:sz="0" w:space="0" w:color="auto"/>
                            <w:left w:val="none" w:sz="0" w:space="0" w:color="auto"/>
                            <w:bottom w:val="none" w:sz="0" w:space="0" w:color="auto"/>
                            <w:right w:val="none" w:sz="0" w:space="0" w:color="auto"/>
                          </w:divBdr>
                        </w:div>
                        <w:div w:id="114645080">
                          <w:marLeft w:val="480"/>
                          <w:marRight w:val="0"/>
                          <w:marTop w:val="0"/>
                          <w:marBottom w:val="0"/>
                          <w:divBdr>
                            <w:top w:val="none" w:sz="0" w:space="0" w:color="auto"/>
                            <w:left w:val="none" w:sz="0" w:space="0" w:color="auto"/>
                            <w:bottom w:val="none" w:sz="0" w:space="0" w:color="auto"/>
                            <w:right w:val="none" w:sz="0" w:space="0" w:color="auto"/>
                          </w:divBdr>
                        </w:div>
                        <w:div w:id="987050630">
                          <w:marLeft w:val="480"/>
                          <w:marRight w:val="0"/>
                          <w:marTop w:val="0"/>
                          <w:marBottom w:val="0"/>
                          <w:divBdr>
                            <w:top w:val="none" w:sz="0" w:space="0" w:color="auto"/>
                            <w:left w:val="none" w:sz="0" w:space="0" w:color="auto"/>
                            <w:bottom w:val="none" w:sz="0" w:space="0" w:color="auto"/>
                            <w:right w:val="none" w:sz="0" w:space="0" w:color="auto"/>
                          </w:divBdr>
                        </w:div>
                        <w:div w:id="1666349532">
                          <w:marLeft w:val="480"/>
                          <w:marRight w:val="0"/>
                          <w:marTop w:val="0"/>
                          <w:marBottom w:val="0"/>
                          <w:divBdr>
                            <w:top w:val="none" w:sz="0" w:space="0" w:color="auto"/>
                            <w:left w:val="none" w:sz="0" w:space="0" w:color="auto"/>
                            <w:bottom w:val="none" w:sz="0" w:space="0" w:color="auto"/>
                            <w:right w:val="none" w:sz="0" w:space="0" w:color="auto"/>
                          </w:divBdr>
                        </w:div>
                        <w:div w:id="660622450">
                          <w:marLeft w:val="480"/>
                          <w:marRight w:val="0"/>
                          <w:marTop w:val="0"/>
                          <w:marBottom w:val="0"/>
                          <w:divBdr>
                            <w:top w:val="none" w:sz="0" w:space="0" w:color="auto"/>
                            <w:left w:val="none" w:sz="0" w:space="0" w:color="auto"/>
                            <w:bottom w:val="none" w:sz="0" w:space="0" w:color="auto"/>
                            <w:right w:val="none" w:sz="0" w:space="0" w:color="auto"/>
                          </w:divBdr>
                        </w:div>
                        <w:div w:id="1517111645">
                          <w:marLeft w:val="480"/>
                          <w:marRight w:val="0"/>
                          <w:marTop w:val="0"/>
                          <w:marBottom w:val="0"/>
                          <w:divBdr>
                            <w:top w:val="none" w:sz="0" w:space="0" w:color="auto"/>
                            <w:left w:val="none" w:sz="0" w:space="0" w:color="auto"/>
                            <w:bottom w:val="none" w:sz="0" w:space="0" w:color="auto"/>
                            <w:right w:val="none" w:sz="0" w:space="0" w:color="auto"/>
                          </w:divBdr>
                        </w:div>
                        <w:div w:id="451485444">
                          <w:marLeft w:val="480"/>
                          <w:marRight w:val="0"/>
                          <w:marTop w:val="0"/>
                          <w:marBottom w:val="0"/>
                          <w:divBdr>
                            <w:top w:val="none" w:sz="0" w:space="0" w:color="auto"/>
                            <w:left w:val="none" w:sz="0" w:space="0" w:color="auto"/>
                            <w:bottom w:val="none" w:sz="0" w:space="0" w:color="auto"/>
                            <w:right w:val="none" w:sz="0" w:space="0" w:color="auto"/>
                          </w:divBdr>
                        </w:div>
                        <w:div w:id="1697348058">
                          <w:marLeft w:val="480"/>
                          <w:marRight w:val="0"/>
                          <w:marTop w:val="0"/>
                          <w:marBottom w:val="0"/>
                          <w:divBdr>
                            <w:top w:val="none" w:sz="0" w:space="0" w:color="auto"/>
                            <w:left w:val="none" w:sz="0" w:space="0" w:color="auto"/>
                            <w:bottom w:val="none" w:sz="0" w:space="0" w:color="auto"/>
                            <w:right w:val="none" w:sz="0" w:space="0" w:color="auto"/>
                          </w:divBdr>
                        </w:div>
                        <w:div w:id="1220705948">
                          <w:marLeft w:val="480"/>
                          <w:marRight w:val="0"/>
                          <w:marTop w:val="0"/>
                          <w:marBottom w:val="0"/>
                          <w:divBdr>
                            <w:top w:val="none" w:sz="0" w:space="0" w:color="auto"/>
                            <w:left w:val="none" w:sz="0" w:space="0" w:color="auto"/>
                            <w:bottom w:val="none" w:sz="0" w:space="0" w:color="auto"/>
                            <w:right w:val="none" w:sz="0" w:space="0" w:color="auto"/>
                          </w:divBdr>
                        </w:div>
                        <w:div w:id="1695765534">
                          <w:marLeft w:val="480"/>
                          <w:marRight w:val="0"/>
                          <w:marTop w:val="0"/>
                          <w:marBottom w:val="0"/>
                          <w:divBdr>
                            <w:top w:val="none" w:sz="0" w:space="0" w:color="auto"/>
                            <w:left w:val="none" w:sz="0" w:space="0" w:color="auto"/>
                            <w:bottom w:val="none" w:sz="0" w:space="0" w:color="auto"/>
                            <w:right w:val="none" w:sz="0" w:space="0" w:color="auto"/>
                          </w:divBdr>
                        </w:div>
                        <w:div w:id="733360906">
                          <w:marLeft w:val="480"/>
                          <w:marRight w:val="0"/>
                          <w:marTop w:val="0"/>
                          <w:marBottom w:val="0"/>
                          <w:divBdr>
                            <w:top w:val="none" w:sz="0" w:space="0" w:color="auto"/>
                            <w:left w:val="none" w:sz="0" w:space="0" w:color="auto"/>
                            <w:bottom w:val="none" w:sz="0" w:space="0" w:color="auto"/>
                            <w:right w:val="none" w:sz="0" w:space="0" w:color="auto"/>
                          </w:divBdr>
                        </w:div>
                        <w:div w:id="737291893">
                          <w:marLeft w:val="480"/>
                          <w:marRight w:val="0"/>
                          <w:marTop w:val="0"/>
                          <w:marBottom w:val="0"/>
                          <w:divBdr>
                            <w:top w:val="none" w:sz="0" w:space="0" w:color="auto"/>
                            <w:left w:val="none" w:sz="0" w:space="0" w:color="auto"/>
                            <w:bottom w:val="none" w:sz="0" w:space="0" w:color="auto"/>
                            <w:right w:val="none" w:sz="0" w:space="0" w:color="auto"/>
                          </w:divBdr>
                        </w:div>
                        <w:div w:id="1255630293">
                          <w:marLeft w:val="480"/>
                          <w:marRight w:val="0"/>
                          <w:marTop w:val="0"/>
                          <w:marBottom w:val="0"/>
                          <w:divBdr>
                            <w:top w:val="none" w:sz="0" w:space="0" w:color="auto"/>
                            <w:left w:val="none" w:sz="0" w:space="0" w:color="auto"/>
                            <w:bottom w:val="none" w:sz="0" w:space="0" w:color="auto"/>
                            <w:right w:val="none" w:sz="0" w:space="0" w:color="auto"/>
                          </w:divBdr>
                        </w:div>
                        <w:div w:id="1169515148">
                          <w:marLeft w:val="480"/>
                          <w:marRight w:val="0"/>
                          <w:marTop w:val="0"/>
                          <w:marBottom w:val="0"/>
                          <w:divBdr>
                            <w:top w:val="none" w:sz="0" w:space="0" w:color="auto"/>
                            <w:left w:val="none" w:sz="0" w:space="0" w:color="auto"/>
                            <w:bottom w:val="none" w:sz="0" w:space="0" w:color="auto"/>
                            <w:right w:val="none" w:sz="0" w:space="0" w:color="auto"/>
                          </w:divBdr>
                        </w:div>
                      </w:divsChild>
                    </w:div>
                    <w:div w:id="2098279923">
                      <w:marLeft w:val="0"/>
                      <w:marRight w:val="0"/>
                      <w:marTop w:val="0"/>
                      <w:marBottom w:val="0"/>
                      <w:divBdr>
                        <w:top w:val="none" w:sz="0" w:space="0" w:color="auto"/>
                        <w:left w:val="none" w:sz="0" w:space="0" w:color="auto"/>
                        <w:bottom w:val="none" w:sz="0" w:space="0" w:color="auto"/>
                        <w:right w:val="none" w:sz="0" w:space="0" w:color="auto"/>
                      </w:divBdr>
                      <w:divsChild>
                        <w:div w:id="1261378276">
                          <w:marLeft w:val="480"/>
                          <w:marRight w:val="0"/>
                          <w:marTop w:val="0"/>
                          <w:marBottom w:val="0"/>
                          <w:divBdr>
                            <w:top w:val="none" w:sz="0" w:space="0" w:color="auto"/>
                            <w:left w:val="none" w:sz="0" w:space="0" w:color="auto"/>
                            <w:bottom w:val="none" w:sz="0" w:space="0" w:color="auto"/>
                            <w:right w:val="none" w:sz="0" w:space="0" w:color="auto"/>
                          </w:divBdr>
                        </w:div>
                        <w:div w:id="644942307">
                          <w:marLeft w:val="480"/>
                          <w:marRight w:val="0"/>
                          <w:marTop w:val="0"/>
                          <w:marBottom w:val="0"/>
                          <w:divBdr>
                            <w:top w:val="none" w:sz="0" w:space="0" w:color="auto"/>
                            <w:left w:val="none" w:sz="0" w:space="0" w:color="auto"/>
                            <w:bottom w:val="none" w:sz="0" w:space="0" w:color="auto"/>
                            <w:right w:val="none" w:sz="0" w:space="0" w:color="auto"/>
                          </w:divBdr>
                        </w:div>
                        <w:div w:id="1262300122">
                          <w:marLeft w:val="480"/>
                          <w:marRight w:val="0"/>
                          <w:marTop w:val="0"/>
                          <w:marBottom w:val="0"/>
                          <w:divBdr>
                            <w:top w:val="none" w:sz="0" w:space="0" w:color="auto"/>
                            <w:left w:val="none" w:sz="0" w:space="0" w:color="auto"/>
                            <w:bottom w:val="none" w:sz="0" w:space="0" w:color="auto"/>
                            <w:right w:val="none" w:sz="0" w:space="0" w:color="auto"/>
                          </w:divBdr>
                        </w:div>
                        <w:div w:id="1280379061">
                          <w:marLeft w:val="480"/>
                          <w:marRight w:val="0"/>
                          <w:marTop w:val="0"/>
                          <w:marBottom w:val="0"/>
                          <w:divBdr>
                            <w:top w:val="none" w:sz="0" w:space="0" w:color="auto"/>
                            <w:left w:val="none" w:sz="0" w:space="0" w:color="auto"/>
                            <w:bottom w:val="none" w:sz="0" w:space="0" w:color="auto"/>
                            <w:right w:val="none" w:sz="0" w:space="0" w:color="auto"/>
                          </w:divBdr>
                        </w:div>
                        <w:div w:id="236474149">
                          <w:marLeft w:val="480"/>
                          <w:marRight w:val="0"/>
                          <w:marTop w:val="0"/>
                          <w:marBottom w:val="0"/>
                          <w:divBdr>
                            <w:top w:val="none" w:sz="0" w:space="0" w:color="auto"/>
                            <w:left w:val="none" w:sz="0" w:space="0" w:color="auto"/>
                            <w:bottom w:val="none" w:sz="0" w:space="0" w:color="auto"/>
                            <w:right w:val="none" w:sz="0" w:space="0" w:color="auto"/>
                          </w:divBdr>
                        </w:div>
                        <w:div w:id="1484156813">
                          <w:marLeft w:val="480"/>
                          <w:marRight w:val="0"/>
                          <w:marTop w:val="0"/>
                          <w:marBottom w:val="0"/>
                          <w:divBdr>
                            <w:top w:val="none" w:sz="0" w:space="0" w:color="auto"/>
                            <w:left w:val="none" w:sz="0" w:space="0" w:color="auto"/>
                            <w:bottom w:val="none" w:sz="0" w:space="0" w:color="auto"/>
                            <w:right w:val="none" w:sz="0" w:space="0" w:color="auto"/>
                          </w:divBdr>
                        </w:div>
                        <w:div w:id="479856765">
                          <w:marLeft w:val="480"/>
                          <w:marRight w:val="0"/>
                          <w:marTop w:val="0"/>
                          <w:marBottom w:val="0"/>
                          <w:divBdr>
                            <w:top w:val="none" w:sz="0" w:space="0" w:color="auto"/>
                            <w:left w:val="none" w:sz="0" w:space="0" w:color="auto"/>
                            <w:bottom w:val="none" w:sz="0" w:space="0" w:color="auto"/>
                            <w:right w:val="none" w:sz="0" w:space="0" w:color="auto"/>
                          </w:divBdr>
                        </w:div>
                        <w:div w:id="626472040">
                          <w:marLeft w:val="480"/>
                          <w:marRight w:val="0"/>
                          <w:marTop w:val="0"/>
                          <w:marBottom w:val="0"/>
                          <w:divBdr>
                            <w:top w:val="none" w:sz="0" w:space="0" w:color="auto"/>
                            <w:left w:val="none" w:sz="0" w:space="0" w:color="auto"/>
                            <w:bottom w:val="none" w:sz="0" w:space="0" w:color="auto"/>
                            <w:right w:val="none" w:sz="0" w:space="0" w:color="auto"/>
                          </w:divBdr>
                        </w:div>
                        <w:div w:id="175927430">
                          <w:marLeft w:val="480"/>
                          <w:marRight w:val="0"/>
                          <w:marTop w:val="0"/>
                          <w:marBottom w:val="0"/>
                          <w:divBdr>
                            <w:top w:val="none" w:sz="0" w:space="0" w:color="auto"/>
                            <w:left w:val="none" w:sz="0" w:space="0" w:color="auto"/>
                            <w:bottom w:val="none" w:sz="0" w:space="0" w:color="auto"/>
                            <w:right w:val="none" w:sz="0" w:space="0" w:color="auto"/>
                          </w:divBdr>
                        </w:div>
                        <w:div w:id="2108377622">
                          <w:marLeft w:val="480"/>
                          <w:marRight w:val="0"/>
                          <w:marTop w:val="0"/>
                          <w:marBottom w:val="0"/>
                          <w:divBdr>
                            <w:top w:val="none" w:sz="0" w:space="0" w:color="auto"/>
                            <w:left w:val="none" w:sz="0" w:space="0" w:color="auto"/>
                            <w:bottom w:val="none" w:sz="0" w:space="0" w:color="auto"/>
                            <w:right w:val="none" w:sz="0" w:space="0" w:color="auto"/>
                          </w:divBdr>
                        </w:div>
                        <w:div w:id="1228343304">
                          <w:marLeft w:val="480"/>
                          <w:marRight w:val="0"/>
                          <w:marTop w:val="0"/>
                          <w:marBottom w:val="0"/>
                          <w:divBdr>
                            <w:top w:val="none" w:sz="0" w:space="0" w:color="auto"/>
                            <w:left w:val="none" w:sz="0" w:space="0" w:color="auto"/>
                            <w:bottom w:val="none" w:sz="0" w:space="0" w:color="auto"/>
                            <w:right w:val="none" w:sz="0" w:space="0" w:color="auto"/>
                          </w:divBdr>
                        </w:div>
                        <w:div w:id="441539045">
                          <w:marLeft w:val="480"/>
                          <w:marRight w:val="0"/>
                          <w:marTop w:val="0"/>
                          <w:marBottom w:val="0"/>
                          <w:divBdr>
                            <w:top w:val="none" w:sz="0" w:space="0" w:color="auto"/>
                            <w:left w:val="none" w:sz="0" w:space="0" w:color="auto"/>
                            <w:bottom w:val="none" w:sz="0" w:space="0" w:color="auto"/>
                            <w:right w:val="none" w:sz="0" w:space="0" w:color="auto"/>
                          </w:divBdr>
                        </w:div>
                        <w:div w:id="1186099147">
                          <w:marLeft w:val="480"/>
                          <w:marRight w:val="0"/>
                          <w:marTop w:val="0"/>
                          <w:marBottom w:val="0"/>
                          <w:divBdr>
                            <w:top w:val="none" w:sz="0" w:space="0" w:color="auto"/>
                            <w:left w:val="none" w:sz="0" w:space="0" w:color="auto"/>
                            <w:bottom w:val="none" w:sz="0" w:space="0" w:color="auto"/>
                            <w:right w:val="none" w:sz="0" w:space="0" w:color="auto"/>
                          </w:divBdr>
                        </w:div>
                        <w:div w:id="1834950873">
                          <w:marLeft w:val="480"/>
                          <w:marRight w:val="0"/>
                          <w:marTop w:val="0"/>
                          <w:marBottom w:val="0"/>
                          <w:divBdr>
                            <w:top w:val="none" w:sz="0" w:space="0" w:color="auto"/>
                            <w:left w:val="none" w:sz="0" w:space="0" w:color="auto"/>
                            <w:bottom w:val="none" w:sz="0" w:space="0" w:color="auto"/>
                            <w:right w:val="none" w:sz="0" w:space="0" w:color="auto"/>
                          </w:divBdr>
                        </w:div>
                        <w:div w:id="1218593073">
                          <w:marLeft w:val="480"/>
                          <w:marRight w:val="0"/>
                          <w:marTop w:val="0"/>
                          <w:marBottom w:val="0"/>
                          <w:divBdr>
                            <w:top w:val="none" w:sz="0" w:space="0" w:color="auto"/>
                            <w:left w:val="none" w:sz="0" w:space="0" w:color="auto"/>
                            <w:bottom w:val="none" w:sz="0" w:space="0" w:color="auto"/>
                            <w:right w:val="none" w:sz="0" w:space="0" w:color="auto"/>
                          </w:divBdr>
                        </w:div>
                        <w:div w:id="38020812">
                          <w:marLeft w:val="480"/>
                          <w:marRight w:val="0"/>
                          <w:marTop w:val="0"/>
                          <w:marBottom w:val="0"/>
                          <w:divBdr>
                            <w:top w:val="none" w:sz="0" w:space="0" w:color="auto"/>
                            <w:left w:val="none" w:sz="0" w:space="0" w:color="auto"/>
                            <w:bottom w:val="none" w:sz="0" w:space="0" w:color="auto"/>
                            <w:right w:val="none" w:sz="0" w:space="0" w:color="auto"/>
                          </w:divBdr>
                        </w:div>
                        <w:div w:id="1833252848">
                          <w:marLeft w:val="480"/>
                          <w:marRight w:val="0"/>
                          <w:marTop w:val="0"/>
                          <w:marBottom w:val="0"/>
                          <w:divBdr>
                            <w:top w:val="none" w:sz="0" w:space="0" w:color="auto"/>
                            <w:left w:val="none" w:sz="0" w:space="0" w:color="auto"/>
                            <w:bottom w:val="none" w:sz="0" w:space="0" w:color="auto"/>
                            <w:right w:val="none" w:sz="0" w:space="0" w:color="auto"/>
                          </w:divBdr>
                        </w:div>
                        <w:div w:id="2096397260">
                          <w:marLeft w:val="480"/>
                          <w:marRight w:val="0"/>
                          <w:marTop w:val="0"/>
                          <w:marBottom w:val="0"/>
                          <w:divBdr>
                            <w:top w:val="none" w:sz="0" w:space="0" w:color="auto"/>
                            <w:left w:val="none" w:sz="0" w:space="0" w:color="auto"/>
                            <w:bottom w:val="none" w:sz="0" w:space="0" w:color="auto"/>
                            <w:right w:val="none" w:sz="0" w:space="0" w:color="auto"/>
                          </w:divBdr>
                        </w:div>
                        <w:div w:id="1689791757">
                          <w:marLeft w:val="480"/>
                          <w:marRight w:val="0"/>
                          <w:marTop w:val="0"/>
                          <w:marBottom w:val="0"/>
                          <w:divBdr>
                            <w:top w:val="none" w:sz="0" w:space="0" w:color="auto"/>
                            <w:left w:val="none" w:sz="0" w:space="0" w:color="auto"/>
                            <w:bottom w:val="none" w:sz="0" w:space="0" w:color="auto"/>
                            <w:right w:val="none" w:sz="0" w:space="0" w:color="auto"/>
                          </w:divBdr>
                        </w:div>
                        <w:div w:id="1412586649">
                          <w:marLeft w:val="480"/>
                          <w:marRight w:val="0"/>
                          <w:marTop w:val="0"/>
                          <w:marBottom w:val="0"/>
                          <w:divBdr>
                            <w:top w:val="none" w:sz="0" w:space="0" w:color="auto"/>
                            <w:left w:val="none" w:sz="0" w:space="0" w:color="auto"/>
                            <w:bottom w:val="none" w:sz="0" w:space="0" w:color="auto"/>
                            <w:right w:val="none" w:sz="0" w:space="0" w:color="auto"/>
                          </w:divBdr>
                        </w:div>
                      </w:divsChild>
                    </w:div>
                    <w:div w:id="832378904">
                      <w:marLeft w:val="0"/>
                      <w:marRight w:val="0"/>
                      <w:marTop w:val="0"/>
                      <w:marBottom w:val="0"/>
                      <w:divBdr>
                        <w:top w:val="none" w:sz="0" w:space="0" w:color="auto"/>
                        <w:left w:val="none" w:sz="0" w:space="0" w:color="auto"/>
                        <w:bottom w:val="none" w:sz="0" w:space="0" w:color="auto"/>
                        <w:right w:val="none" w:sz="0" w:space="0" w:color="auto"/>
                      </w:divBdr>
                      <w:divsChild>
                        <w:div w:id="645861387">
                          <w:marLeft w:val="480"/>
                          <w:marRight w:val="0"/>
                          <w:marTop w:val="0"/>
                          <w:marBottom w:val="0"/>
                          <w:divBdr>
                            <w:top w:val="none" w:sz="0" w:space="0" w:color="auto"/>
                            <w:left w:val="none" w:sz="0" w:space="0" w:color="auto"/>
                            <w:bottom w:val="none" w:sz="0" w:space="0" w:color="auto"/>
                            <w:right w:val="none" w:sz="0" w:space="0" w:color="auto"/>
                          </w:divBdr>
                        </w:div>
                        <w:div w:id="247496354">
                          <w:marLeft w:val="480"/>
                          <w:marRight w:val="0"/>
                          <w:marTop w:val="0"/>
                          <w:marBottom w:val="0"/>
                          <w:divBdr>
                            <w:top w:val="none" w:sz="0" w:space="0" w:color="auto"/>
                            <w:left w:val="none" w:sz="0" w:space="0" w:color="auto"/>
                            <w:bottom w:val="none" w:sz="0" w:space="0" w:color="auto"/>
                            <w:right w:val="none" w:sz="0" w:space="0" w:color="auto"/>
                          </w:divBdr>
                        </w:div>
                        <w:div w:id="924074688">
                          <w:marLeft w:val="480"/>
                          <w:marRight w:val="0"/>
                          <w:marTop w:val="0"/>
                          <w:marBottom w:val="0"/>
                          <w:divBdr>
                            <w:top w:val="none" w:sz="0" w:space="0" w:color="auto"/>
                            <w:left w:val="none" w:sz="0" w:space="0" w:color="auto"/>
                            <w:bottom w:val="none" w:sz="0" w:space="0" w:color="auto"/>
                            <w:right w:val="none" w:sz="0" w:space="0" w:color="auto"/>
                          </w:divBdr>
                        </w:div>
                        <w:div w:id="1573077118">
                          <w:marLeft w:val="480"/>
                          <w:marRight w:val="0"/>
                          <w:marTop w:val="0"/>
                          <w:marBottom w:val="0"/>
                          <w:divBdr>
                            <w:top w:val="none" w:sz="0" w:space="0" w:color="auto"/>
                            <w:left w:val="none" w:sz="0" w:space="0" w:color="auto"/>
                            <w:bottom w:val="none" w:sz="0" w:space="0" w:color="auto"/>
                            <w:right w:val="none" w:sz="0" w:space="0" w:color="auto"/>
                          </w:divBdr>
                        </w:div>
                        <w:div w:id="912154566">
                          <w:marLeft w:val="480"/>
                          <w:marRight w:val="0"/>
                          <w:marTop w:val="0"/>
                          <w:marBottom w:val="0"/>
                          <w:divBdr>
                            <w:top w:val="none" w:sz="0" w:space="0" w:color="auto"/>
                            <w:left w:val="none" w:sz="0" w:space="0" w:color="auto"/>
                            <w:bottom w:val="none" w:sz="0" w:space="0" w:color="auto"/>
                            <w:right w:val="none" w:sz="0" w:space="0" w:color="auto"/>
                          </w:divBdr>
                        </w:div>
                        <w:div w:id="1120487610">
                          <w:marLeft w:val="480"/>
                          <w:marRight w:val="0"/>
                          <w:marTop w:val="0"/>
                          <w:marBottom w:val="0"/>
                          <w:divBdr>
                            <w:top w:val="none" w:sz="0" w:space="0" w:color="auto"/>
                            <w:left w:val="none" w:sz="0" w:space="0" w:color="auto"/>
                            <w:bottom w:val="none" w:sz="0" w:space="0" w:color="auto"/>
                            <w:right w:val="none" w:sz="0" w:space="0" w:color="auto"/>
                          </w:divBdr>
                        </w:div>
                        <w:div w:id="318197579">
                          <w:marLeft w:val="480"/>
                          <w:marRight w:val="0"/>
                          <w:marTop w:val="0"/>
                          <w:marBottom w:val="0"/>
                          <w:divBdr>
                            <w:top w:val="none" w:sz="0" w:space="0" w:color="auto"/>
                            <w:left w:val="none" w:sz="0" w:space="0" w:color="auto"/>
                            <w:bottom w:val="none" w:sz="0" w:space="0" w:color="auto"/>
                            <w:right w:val="none" w:sz="0" w:space="0" w:color="auto"/>
                          </w:divBdr>
                        </w:div>
                        <w:div w:id="218129728">
                          <w:marLeft w:val="480"/>
                          <w:marRight w:val="0"/>
                          <w:marTop w:val="0"/>
                          <w:marBottom w:val="0"/>
                          <w:divBdr>
                            <w:top w:val="none" w:sz="0" w:space="0" w:color="auto"/>
                            <w:left w:val="none" w:sz="0" w:space="0" w:color="auto"/>
                            <w:bottom w:val="none" w:sz="0" w:space="0" w:color="auto"/>
                            <w:right w:val="none" w:sz="0" w:space="0" w:color="auto"/>
                          </w:divBdr>
                        </w:div>
                        <w:div w:id="1942686149">
                          <w:marLeft w:val="480"/>
                          <w:marRight w:val="0"/>
                          <w:marTop w:val="0"/>
                          <w:marBottom w:val="0"/>
                          <w:divBdr>
                            <w:top w:val="none" w:sz="0" w:space="0" w:color="auto"/>
                            <w:left w:val="none" w:sz="0" w:space="0" w:color="auto"/>
                            <w:bottom w:val="none" w:sz="0" w:space="0" w:color="auto"/>
                            <w:right w:val="none" w:sz="0" w:space="0" w:color="auto"/>
                          </w:divBdr>
                        </w:div>
                        <w:div w:id="1471511916">
                          <w:marLeft w:val="480"/>
                          <w:marRight w:val="0"/>
                          <w:marTop w:val="0"/>
                          <w:marBottom w:val="0"/>
                          <w:divBdr>
                            <w:top w:val="none" w:sz="0" w:space="0" w:color="auto"/>
                            <w:left w:val="none" w:sz="0" w:space="0" w:color="auto"/>
                            <w:bottom w:val="none" w:sz="0" w:space="0" w:color="auto"/>
                            <w:right w:val="none" w:sz="0" w:space="0" w:color="auto"/>
                          </w:divBdr>
                        </w:div>
                        <w:div w:id="1246375216">
                          <w:marLeft w:val="480"/>
                          <w:marRight w:val="0"/>
                          <w:marTop w:val="0"/>
                          <w:marBottom w:val="0"/>
                          <w:divBdr>
                            <w:top w:val="none" w:sz="0" w:space="0" w:color="auto"/>
                            <w:left w:val="none" w:sz="0" w:space="0" w:color="auto"/>
                            <w:bottom w:val="none" w:sz="0" w:space="0" w:color="auto"/>
                            <w:right w:val="none" w:sz="0" w:space="0" w:color="auto"/>
                          </w:divBdr>
                        </w:div>
                        <w:div w:id="848064138">
                          <w:marLeft w:val="480"/>
                          <w:marRight w:val="0"/>
                          <w:marTop w:val="0"/>
                          <w:marBottom w:val="0"/>
                          <w:divBdr>
                            <w:top w:val="none" w:sz="0" w:space="0" w:color="auto"/>
                            <w:left w:val="none" w:sz="0" w:space="0" w:color="auto"/>
                            <w:bottom w:val="none" w:sz="0" w:space="0" w:color="auto"/>
                            <w:right w:val="none" w:sz="0" w:space="0" w:color="auto"/>
                          </w:divBdr>
                        </w:div>
                        <w:div w:id="987710025">
                          <w:marLeft w:val="480"/>
                          <w:marRight w:val="0"/>
                          <w:marTop w:val="0"/>
                          <w:marBottom w:val="0"/>
                          <w:divBdr>
                            <w:top w:val="none" w:sz="0" w:space="0" w:color="auto"/>
                            <w:left w:val="none" w:sz="0" w:space="0" w:color="auto"/>
                            <w:bottom w:val="none" w:sz="0" w:space="0" w:color="auto"/>
                            <w:right w:val="none" w:sz="0" w:space="0" w:color="auto"/>
                          </w:divBdr>
                        </w:div>
                        <w:div w:id="310718468">
                          <w:marLeft w:val="480"/>
                          <w:marRight w:val="0"/>
                          <w:marTop w:val="0"/>
                          <w:marBottom w:val="0"/>
                          <w:divBdr>
                            <w:top w:val="none" w:sz="0" w:space="0" w:color="auto"/>
                            <w:left w:val="none" w:sz="0" w:space="0" w:color="auto"/>
                            <w:bottom w:val="none" w:sz="0" w:space="0" w:color="auto"/>
                            <w:right w:val="none" w:sz="0" w:space="0" w:color="auto"/>
                          </w:divBdr>
                        </w:div>
                        <w:div w:id="789082577">
                          <w:marLeft w:val="480"/>
                          <w:marRight w:val="0"/>
                          <w:marTop w:val="0"/>
                          <w:marBottom w:val="0"/>
                          <w:divBdr>
                            <w:top w:val="none" w:sz="0" w:space="0" w:color="auto"/>
                            <w:left w:val="none" w:sz="0" w:space="0" w:color="auto"/>
                            <w:bottom w:val="none" w:sz="0" w:space="0" w:color="auto"/>
                            <w:right w:val="none" w:sz="0" w:space="0" w:color="auto"/>
                          </w:divBdr>
                        </w:div>
                        <w:div w:id="331373871">
                          <w:marLeft w:val="480"/>
                          <w:marRight w:val="0"/>
                          <w:marTop w:val="0"/>
                          <w:marBottom w:val="0"/>
                          <w:divBdr>
                            <w:top w:val="none" w:sz="0" w:space="0" w:color="auto"/>
                            <w:left w:val="none" w:sz="0" w:space="0" w:color="auto"/>
                            <w:bottom w:val="none" w:sz="0" w:space="0" w:color="auto"/>
                            <w:right w:val="none" w:sz="0" w:space="0" w:color="auto"/>
                          </w:divBdr>
                        </w:div>
                        <w:div w:id="141194242">
                          <w:marLeft w:val="480"/>
                          <w:marRight w:val="0"/>
                          <w:marTop w:val="0"/>
                          <w:marBottom w:val="0"/>
                          <w:divBdr>
                            <w:top w:val="none" w:sz="0" w:space="0" w:color="auto"/>
                            <w:left w:val="none" w:sz="0" w:space="0" w:color="auto"/>
                            <w:bottom w:val="none" w:sz="0" w:space="0" w:color="auto"/>
                            <w:right w:val="none" w:sz="0" w:space="0" w:color="auto"/>
                          </w:divBdr>
                        </w:div>
                        <w:div w:id="515508490">
                          <w:marLeft w:val="480"/>
                          <w:marRight w:val="0"/>
                          <w:marTop w:val="0"/>
                          <w:marBottom w:val="0"/>
                          <w:divBdr>
                            <w:top w:val="none" w:sz="0" w:space="0" w:color="auto"/>
                            <w:left w:val="none" w:sz="0" w:space="0" w:color="auto"/>
                            <w:bottom w:val="none" w:sz="0" w:space="0" w:color="auto"/>
                            <w:right w:val="none" w:sz="0" w:space="0" w:color="auto"/>
                          </w:divBdr>
                        </w:div>
                        <w:div w:id="1197354840">
                          <w:marLeft w:val="480"/>
                          <w:marRight w:val="0"/>
                          <w:marTop w:val="0"/>
                          <w:marBottom w:val="0"/>
                          <w:divBdr>
                            <w:top w:val="none" w:sz="0" w:space="0" w:color="auto"/>
                            <w:left w:val="none" w:sz="0" w:space="0" w:color="auto"/>
                            <w:bottom w:val="none" w:sz="0" w:space="0" w:color="auto"/>
                            <w:right w:val="none" w:sz="0" w:space="0" w:color="auto"/>
                          </w:divBdr>
                        </w:div>
                        <w:div w:id="1421440993">
                          <w:marLeft w:val="480"/>
                          <w:marRight w:val="0"/>
                          <w:marTop w:val="0"/>
                          <w:marBottom w:val="0"/>
                          <w:divBdr>
                            <w:top w:val="none" w:sz="0" w:space="0" w:color="auto"/>
                            <w:left w:val="none" w:sz="0" w:space="0" w:color="auto"/>
                            <w:bottom w:val="none" w:sz="0" w:space="0" w:color="auto"/>
                            <w:right w:val="none" w:sz="0" w:space="0" w:color="auto"/>
                          </w:divBdr>
                        </w:div>
                      </w:divsChild>
                    </w:div>
                    <w:div w:id="584605941">
                      <w:marLeft w:val="0"/>
                      <w:marRight w:val="0"/>
                      <w:marTop w:val="0"/>
                      <w:marBottom w:val="0"/>
                      <w:divBdr>
                        <w:top w:val="none" w:sz="0" w:space="0" w:color="auto"/>
                        <w:left w:val="none" w:sz="0" w:space="0" w:color="auto"/>
                        <w:bottom w:val="none" w:sz="0" w:space="0" w:color="auto"/>
                        <w:right w:val="none" w:sz="0" w:space="0" w:color="auto"/>
                      </w:divBdr>
                      <w:divsChild>
                        <w:div w:id="254362841">
                          <w:marLeft w:val="480"/>
                          <w:marRight w:val="0"/>
                          <w:marTop w:val="0"/>
                          <w:marBottom w:val="0"/>
                          <w:divBdr>
                            <w:top w:val="none" w:sz="0" w:space="0" w:color="auto"/>
                            <w:left w:val="none" w:sz="0" w:space="0" w:color="auto"/>
                            <w:bottom w:val="none" w:sz="0" w:space="0" w:color="auto"/>
                            <w:right w:val="none" w:sz="0" w:space="0" w:color="auto"/>
                          </w:divBdr>
                        </w:div>
                        <w:div w:id="1506239328">
                          <w:marLeft w:val="480"/>
                          <w:marRight w:val="0"/>
                          <w:marTop w:val="0"/>
                          <w:marBottom w:val="0"/>
                          <w:divBdr>
                            <w:top w:val="none" w:sz="0" w:space="0" w:color="auto"/>
                            <w:left w:val="none" w:sz="0" w:space="0" w:color="auto"/>
                            <w:bottom w:val="none" w:sz="0" w:space="0" w:color="auto"/>
                            <w:right w:val="none" w:sz="0" w:space="0" w:color="auto"/>
                          </w:divBdr>
                        </w:div>
                        <w:div w:id="1945453769">
                          <w:marLeft w:val="480"/>
                          <w:marRight w:val="0"/>
                          <w:marTop w:val="0"/>
                          <w:marBottom w:val="0"/>
                          <w:divBdr>
                            <w:top w:val="none" w:sz="0" w:space="0" w:color="auto"/>
                            <w:left w:val="none" w:sz="0" w:space="0" w:color="auto"/>
                            <w:bottom w:val="none" w:sz="0" w:space="0" w:color="auto"/>
                            <w:right w:val="none" w:sz="0" w:space="0" w:color="auto"/>
                          </w:divBdr>
                        </w:div>
                        <w:div w:id="1728995035">
                          <w:marLeft w:val="480"/>
                          <w:marRight w:val="0"/>
                          <w:marTop w:val="0"/>
                          <w:marBottom w:val="0"/>
                          <w:divBdr>
                            <w:top w:val="none" w:sz="0" w:space="0" w:color="auto"/>
                            <w:left w:val="none" w:sz="0" w:space="0" w:color="auto"/>
                            <w:bottom w:val="none" w:sz="0" w:space="0" w:color="auto"/>
                            <w:right w:val="none" w:sz="0" w:space="0" w:color="auto"/>
                          </w:divBdr>
                        </w:div>
                        <w:div w:id="559098458">
                          <w:marLeft w:val="480"/>
                          <w:marRight w:val="0"/>
                          <w:marTop w:val="0"/>
                          <w:marBottom w:val="0"/>
                          <w:divBdr>
                            <w:top w:val="none" w:sz="0" w:space="0" w:color="auto"/>
                            <w:left w:val="none" w:sz="0" w:space="0" w:color="auto"/>
                            <w:bottom w:val="none" w:sz="0" w:space="0" w:color="auto"/>
                            <w:right w:val="none" w:sz="0" w:space="0" w:color="auto"/>
                          </w:divBdr>
                        </w:div>
                        <w:div w:id="1346134771">
                          <w:marLeft w:val="480"/>
                          <w:marRight w:val="0"/>
                          <w:marTop w:val="0"/>
                          <w:marBottom w:val="0"/>
                          <w:divBdr>
                            <w:top w:val="none" w:sz="0" w:space="0" w:color="auto"/>
                            <w:left w:val="none" w:sz="0" w:space="0" w:color="auto"/>
                            <w:bottom w:val="none" w:sz="0" w:space="0" w:color="auto"/>
                            <w:right w:val="none" w:sz="0" w:space="0" w:color="auto"/>
                          </w:divBdr>
                        </w:div>
                        <w:div w:id="556091392">
                          <w:marLeft w:val="480"/>
                          <w:marRight w:val="0"/>
                          <w:marTop w:val="0"/>
                          <w:marBottom w:val="0"/>
                          <w:divBdr>
                            <w:top w:val="none" w:sz="0" w:space="0" w:color="auto"/>
                            <w:left w:val="none" w:sz="0" w:space="0" w:color="auto"/>
                            <w:bottom w:val="none" w:sz="0" w:space="0" w:color="auto"/>
                            <w:right w:val="none" w:sz="0" w:space="0" w:color="auto"/>
                          </w:divBdr>
                        </w:div>
                        <w:div w:id="1371034005">
                          <w:marLeft w:val="480"/>
                          <w:marRight w:val="0"/>
                          <w:marTop w:val="0"/>
                          <w:marBottom w:val="0"/>
                          <w:divBdr>
                            <w:top w:val="none" w:sz="0" w:space="0" w:color="auto"/>
                            <w:left w:val="none" w:sz="0" w:space="0" w:color="auto"/>
                            <w:bottom w:val="none" w:sz="0" w:space="0" w:color="auto"/>
                            <w:right w:val="none" w:sz="0" w:space="0" w:color="auto"/>
                          </w:divBdr>
                        </w:div>
                        <w:div w:id="1411349152">
                          <w:marLeft w:val="480"/>
                          <w:marRight w:val="0"/>
                          <w:marTop w:val="0"/>
                          <w:marBottom w:val="0"/>
                          <w:divBdr>
                            <w:top w:val="none" w:sz="0" w:space="0" w:color="auto"/>
                            <w:left w:val="none" w:sz="0" w:space="0" w:color="auto"/>
                            <w:bottom w:val="none" w:sz="0" w:space="0" w:color="auto"/>
                            <w:right w:val="none" w:sz="0" w:space="0" w:color="auto"/>
                          </w:divBdr>
                        </w:div>
                        <w:div w:id="1986817492">
                          <w:marLeft w:val="480"/>
                          <w:marRight w:val="0"/>
                          <w:marTop w:val="0"/>
                          <w:marBottom w:val="0"/>
                          <w:divBdr>
                            <w:top w:val="none" w:sz="0" w:space="0" w:color="auto"/>
                            <w:left w:val="none" w:sz="0" w:space="0" w:color="auto"/>
                            <w:bottom w:val="none" w:sz="0" w:space="0" w:color="auto"/>
                            <w:right w:val="none" w:sz="0" w:space="0" w:color="auto"/>
                          </w:divBdr>
                        </w:div>
                        <w:div w:id="2143495083">
                          <w:marLeft w:val="480"/>
                          <w:marRight w:val="0"/>
                          <w:marTop w:val="0"/>
                          <w:marBottom w:val="0"/>
                          <w:divBdr>
                            <w:top w:val="none" w:sz="0" w:space="0" w:color="auto"/>
                            <w:left w:val="none" w:sz="0" w:space="0" w:color="auto"/>
                            <w:bottom w:val="none" w:sz="0" w:space="0" w:color="auto"/>
                            <w:right w:val="none" w:sz="0" w:space="0" w:color="auto"/>
                          </w:divBdr>
                        </w:div>
                        <w:div w:id="1588923672">
                          <w:marLeft w:val="480"/>
                          <w:marRight w:val="0"/>
                          <w:marTop w:val="0"/>
                          <w:marBottom w:val="0"/>
                          <w:divBdr>
                            <w:top w:val="none" w:sz="0" w:space="0" w:color="auto"/>
                            <w:left w:val="none" w:sz="0" w:space="0" w:color="auto"/>
                            <w:bottom w:val="none" w:sz="0" w:space="0" w:color="auto"/>
                            <w:right w:val="none" w:sz="0" w:space="0" w:color="auto"/>
                          </w:divBdr>
                        </w:div>
                        <w:div w:id="1506240764">
                          <w:marLeft w:val="480"/>
                          <w:marRight w:val="0"/>
                          <w:marTop w:val="0"/>
                          <w:marBottom w:val="0"/>
                          <w:divBdr>
                            <w:top w:val="none" w:sz="0" w:space="0" w:color="auto"/>
                            <w:left w:val="none" w:sz="0" w:space="0" w:color="auto"/>
                            <w:bottom w:val="none" w:sz="0" w:space="0" w:color="auto"/>
                            <w:right w:val="none" w:sz="0" w:space="0" w:color="auto"/>
                          </w:divBdr>
                        </w:div>
                        <w:div w:id="1074619074">
                          <w:marLeft w:val="480"/>
                          <w:marRight w:val="0"/>
                          <w:marTop w:val="0"/>
                          <w:marBottom w:val="0"/>
                          <w:divBdr>
                            <w:top w:val="none" w:sz="0" w:space="0" w:color="auto"/>
                            <w:left w:val="none" w:sz="0" w:space="0" w:color="auto"/>
                            <w:bottom w:val="none" w:sz="0" w:space="0" w:color="auto"/>
                            <w:right w:val="none" w:sz="0" w:space="0" w:color="auto"/>
                          </w:divBdr>
                        </w:div>
                        <w:div w:id="1092704557">
                          <w:marLeft w:val="480"/>
                          <w:marRight w:val="0"/>
                          <w:marTop w:val="0"/>
                          <w:marBottom w:val="0"/>
                          <w:divBdr>
                            <w:top w:val="none" w:sz="0" w:space="0" w:color="auto"/>
                            <w:left w:val="none" w:sz="0" w:space="0" w:color="auto"/>
                            <w:bottom w:val="none" w:sz="0" w:space="0" w:color="auto"/>
                            <w:right w:val="none" w:sz="0" w:space="0" w:color="auto"/>
                          </w:divBdr>
                        </w:div>
                        <w:div w:id="889417710">
                          <w:marLeft w:val="480"/>
                          <w:marRight w:val="0"/>
                          <w:marTop w:val="0"/>
                          <w:marBottom w:val="0"/>
                          <w:divBdr>
                            <w:top w:val="none" w:sz="0" w:space="0" w:color="auto"/>
                            <w:left w:val="none" w:sz="0" w:space="0" w:color="auto"/>
                            <w:bottom w:val="none" w:sz="0" w:space="0" w:color="auto"/>
                            <w:right w:val="none" w:sz="0" w:space="0" w:color="auto"/>
                          </w:divBdr>
                        </w:div>
                        <w:div w:id="589854490">
                          <w:marLeft w:val="480"/>
                          <w:marRight w:val="0"/>
                          <w:marTop w:val="0"/>
                          <w:marBottom w:val="0"/>
                          <w:divBdr>
                            <w:top w:val="none" w:sz="0" w:space="0" w:color="auto"/>
                            <w:left w:val="none" w:sz="0" w:space="0" w:color="auto"/>
                            <w:bottom w:val="none" w:sz="0" w:space="0" w:color="auto"/>
                            <w:right w:val="none" w:sz="0" w:space="0" w:color="auto"/>
                          </w:divBdr>
                        </w:div>
                        <w:div w:id="1347516944">
                          <w:marLeft w:val="480"/>
                          <w:marRight w:val="0"/>
                          <w:marTop w:val="0"/>
                          <w:marBottom w:val="0"/>
                          <w:divBdr>
                            <w:top w:val="none" w:sz="0" w:space="0" w:color="auto"/>
                            <w:left w:val="none" w:sz="0" w:space="0" w:color="auto"/>
                            <w:bottom w:val="none" w:sz="0" w:space="0" w:color="auto"/>
                            <w:right w:val="none" w:sz="0" w:space="0" w:color="auto"/>
                          </w:divBdr>
                        </w:div>
                        <w:div w:id="1533305531">
                          <w:marLeft w:val="480"/>
                          <w:marRight w:val="0"/>
                          <w:marTop w:val="0"/>
                          <w:marBottom w:val="0"/>
                          <w:divBdr>
                            <w:top w:val="none" w:sz="0" w:space="0" w:color="auto"/>
                            <w:left w:val="none" w:sz="0" w:space="0" w:color="auto"/>
                            <w:bottom w:val="none" w:sz="0" w:space="0" w:color="auto"/>
                            <w:right w:val="none" w:sz="0" w:space="0" w:color="auto"/>
                          </w:divBdr>
                        </w:div>
                        <w:div w:id="1424184868">
                          <w:marLeft w:val="480"/>
                          <w:marRight w:val="0"/>
                          <w:marTop w:val="0"/>
                          <w:marBottom w:val="0"/>
                          <w:divBdr>
                            <w:top w:val="none" w:sz="0" w:space="0" w:color="auto"/>
                            <w:left w:val="none" w:sz="0" w:space="0" w:color="auto"/>
                            <w:bottom w:val="none" w:sz="0" w:space="0" w:color="auto"/>
                            <w:right w:val="none" w:sz="0" w:space="0" w:color="auto"/>
                          </w:divBdr>
                        </w:div>
                        <w:div w:id="1290208971">
                          <w:marLeft w:val="480"/>
                          <w:marRight w:val="0"/>
                          <w:marTop w:val="0"/>
                          <w:marBottom w:val="0"/>
                          <w:divBdr>
                            <w:top w:val="none" w:sz="0" w:space="0" w:color="auto"/>
                            <w:left w:val="none" w:sz="0" w:space="0" w:color="auto"/>
                            <w:bottom w:val="none" w:sz="0" w:space="0" w:color="auto"/>
                            <w:right w:val="none" w:sz="0" w:space="0" w:color="auto"/>
                          </w:divBdr>
                        </w:div>
                      </w:divsChild>
                    </w:div>
                    <w:div w:id="1365904844">
                      <w:marLeft w:val="0"/>
                      <w:marRight w:val="0"/>
                      <w:marTop w:val="0"/>
                      <w:marBottom w:val="0"/>
                      <w:divBdr>
                        <w:top w:val="none" w:sz="0" w:space="0" w:color="auto"/>
                        <w:left w:val="none" w:sz="0" w:space="0" w:color="auto"/>
                        <w:bottom w:val="none" w:sz="0" w:space="0" w:color="auto"/>
                        <w:right w:val="none" w:sz="0" w:space="0" w:color="auto"/>
                      </w:divBdr>
                      <w:divsChild>
                        <w:div w:id="1302029896">
                          <w:marLeft w:val="480"/>
                          <w:marRight w:val="0"/>
                          <w:marTop w:val="0"/>
                          <w:marBottom w:val="0"/>
                          <w:divBdr>
                            <w:top w:val="none" w:sz="0" w:space="0" w:color="auto"/>
                            <w:left w:val="none" w:sz="0" w:space="0" w:color="auto"/>
                            <w:bottom w:val="none" w:sz="0" w:space="0" w:color="auto"/>
                            <w:right w:val="none" w:sz="0" w:space="0" w:color="auto"/>
                          </w:divBdr>
                        </w:div>
                        <w:div w:id="16735019">
                          <w:marLeft w:val="480"/>
                          <w:marRight w:val="0"/>
                          <w:marTop w:val="0"/>
                          <w:marBottom w:val="0"/>
                          <w:divBdr>
                            <w:top w:val="none" w:sz="0" w:space="0" w:color="auto"/>
                            <w:left w:val="none" w:sz="0" w:space="0" w:color="auto"/>
                            <w:bottom w:val="none" w:sz="0" w:space="0" w:color="auto"/>
                            <w:right w:val="none" w:sz="0" w:space="0" w:color="auto"/>
                          </w:divBdr>
                        </w:div>
                        <w:div w:id="655886665">
                          <w:marLeft w:val="480"/>
                          <w:marRight w:val="0"/>
                          <w:marTop w:val="0"/>
                          <w:marBottom w:val="0"/>
                          <w:divBdr>
                            <w:top w:val="none" w:sz="0" w:space="0" w:color="auto"/>
                            <w:left w:val="none" w:sz="0" w:space="0" w:color="auto"/>
                            <w:bottom w:val="none" w:sz="0" w:space="0" w:color="auto"/>
                            <w:right w:val="none" w:sz="0" w:space="0" w:color="auto"/>
                          </w:divBdr>
                        </w:div>
                        <w:div w:id="1068266767">
                          <w:marLeft w:val="480"/>
                          <w:marRight w:val="0"/>
                          <w:marTop w:val="0"/>
                          <w:marBottom w:val="0"/>
                          <w:divBdr>
                            <w:top w:val="none" w:sz="0" w:space="0" w:color="auto"/>
                            <w:left w:val="none" w:sz="0" w:space="0" w:color="auto"/>
                            <w:bottom w:val="none" w:sz="0" w:space="0" w:color="auto"/>
                            <w:right w:val="none" w:sz="0" w:space="0" w:color="auto"/>
                          </w:divBdr>
                        </w:div>
                        <w:div w:id="2072726994">
                          <w:marLeft w:val="480"/>
                          <w:marRight w:val="0"/>
                          <w:marTop w:val="0"/>
                          <w:marBottom w:val="0"/>
                          <w:divBdr>
                            <w:top w:val="none" w:sz="0" w:space="0" w:color="auto"/>
                            <w:left w:val="none" w:sz="0" w:space="0" w:color="auto"/>
                            <w:bottom w:val="none" w:sz="0" w:space="0" w:color="auto"/>
                            <w:right w:val="none" w:sz="0" w:space="0" w:color="auto"/>
                          </w:divBdr>
                        </w:div>
                        <w:div w:id="2127114025">
                          <w:marLeft w:val="480"/>
                          <w:marRight w:val="0"/>
                          <w:marTop w:val="0"/>
                          <w:marBottom w:val="0"/>
                          <w:divBdr>
                            <w:top w:val="none" w:sz="0" w:space="0" w:color="auto"/>
                            <w:left w:val="none" w:sz="0" w:space="0" w:color="auto"/>
                            <w:bottom w:val="none" w:sz="0" w:space="0" w:color="auto"/>
                            <w:right w:val="none" w:sz="0" w:space="0" w:color="auto"/>
                          </w:divBdr>
                        </w:div>
                        <w:div w:id="1518931778">
                          <w:marLeft w:val="480"/>
                          <w:marRight w:val="0"/>
                          <w:marTop w:val="0"/>
                          <w:marBottom w:val="0"/>
                          <w:divBdr>
                            <w:top w:val="none" w:sz="0" w:space="0" w:color="auto"/>
                            <w:left w:val="none" w:sz="0" w:space="0" w:color="auto"/>
                            <w:bottom w:val="none" w:sz="0" w:space="0" w:color="auto"/>
                            <w:right w:val="none" w:sz="0" w:space="0" w:color="auto"/>
                          </w:divBdr>
                        </w:div>
                        <w:div w:id="1510681033">
                          <w:marLeft w:val="480"/>
                          <w:marRight w:val="0"/>
                          <w:marTop w:val="0"/>
                          <w:marBottom w:val="0"/>
                          <w:divBdr>
                            <w:top w:val="none" w:sz="0" w:space="0" w:color="auto"/>
                            <w:left w:val="none" w:sz="0" w:space="0" w:color="auto"/>
                            <w:bottom w:val="none" w:sz="0" w:space="0" w:color="auto"/>
                            <w:right w:val="none" w:sz="0" w:space="0" w:color="auto"/>
                          </w:divBdr>
                        </w:div>
                        <w:div w:id="206839594">
                          <w:marLeft w:val="480"/>
                          <w:marRight w:val="0"/>
                          <w:marTop w:val="0"/>
                          <w:marBottom w:val="0"/>
                          <w:divBdr>
                            <w:top w:val="none" w:sz="0" w:space="0" w:color="auto"/>
                            <w:left w:val="none" w:sz="0" w:space="0" w:color="auto"/>
                            <w:bottom w:val="none" w:sz="0" w:space="0" w:color="auto"/>
                            <w:right w:val="none" w:sz="0" w:space="0" w:color="auto"/>
                          </w:divBdr>
                        </w:div>
                        <w:div w:id="465662592">
                          <w:marLeft w:val="480"/>
                          <w:marRight w:val="0"/>
                          <w:marTop w:val="0"/>
                          <w:marBottom w:val="0"/>
                          <w:divBdr>
                            <w:top w:val="none" w:sz="0" w:space="0" w:color="auto"/>
                            <w:left w:val="none" w:sz="0" w:space="0" w:color="auto"/>
                            <w:bottom w:val="none" w:sz="0" w:space="0" w:color="auto"/>
                            <w:right w:val="none" w:sz="0" w:space="0" w:color="auto"/>
                          </w:divBdr>
                        </w:div>
                        <w:div w:id="1374379072">
                          <w:marLeft w:val="480"/>
                          <w:marRight w:val="0"/>
                          <w:marTop w:val="0"/>
                          <w:marBottom w:val="0"/>
                          <w:divBdr>
                            <w:top w:val="none" w:sz="0" w:space="0" w:color="auto"/>
                            <w:left w:val="none" w:sz="0" w:space="0" w:color="auto"/>
                            <w:bottom w:val="none" w:sz="0" w:space="0" w:color="auto"/>
                            <w:right w:val="none" w:sz="0" w:space="0" w:color="auto"/>
                          </w:divBdr>
                        </w:div>
                        <w:div w:id="784152566">
                          <w:marLeft w:val="480"/>
                          <w:marRight w:val="0"/>
                          <w:marTop w:val="0"/>
                          <w:marBottom w:val="0"/>
                          <w:divBdr>
                            <w:top w:val="none" w:sz="0" w:space="0" w:color="auto"/>
                            <w:left w:val="none" w:sz="0" w:space="0" w:color="auto"/>
                            <w:bottom w:val="none" w:sz="0" w:space="0" w:color="auto"/>
                            <w:right w:val="none" w:sz="0" w:space="0" w:color="auto"/>
                          </w:divBdr>
                        </w:div>
                        <w:div w:id="1832408340">
                          <w:marLeft w:val="480"/>
                          <w:marRight w:val="0"/>
                          <w:marTop w:val="0"/>
                          <w:marBottom w:val="0"/>
                          <w:divBdr>
                            <w:top w:val="none" w:sz="0" w:space="0" w:color="auto"/>
                            <w:left w:val="none" w:sz="0" w:space="0" w:color="auto"/>
                            <w:bottom w:val="none" w:sz="0" w:space="0" w:color="auto"/>
                            <w:right w:val="none" w:sz="0" w:space="0" w:color="auto"/>
                          </w:divBdr>
                        </w:div>
                        <w:div w:id="2012369081">
                          <w:marLeft w:val="480"/>
                          <w:marRight w:val="0"/>
                          <w:marTop w:val="0"/>
                          <w:marBottom w:val="0"/>
                          <w:divBdr>
                            <w:top w:val="none" w:sz="0" w:space="0" w:color="auto"/>
                            <w:left w:val="none" w:sz="0" w:space="0" w:color="auto"/>
                            <w:bottom w:val="none" w:sz="0" w:space="0" w:color="auto"/>
                            <w:right w:val="none" w:sz="0" w:space="0" w:color="auto"/>
                          </w:divBdr>
                        </w:div>
                        <w:div w:id="1799912109">
                          <w:marLeft w:val="480"/>
                          <w:marRight w:val="0"/>
                          <w:marTop w:val="0"/>
                          <w:marBottom w:val="0"/>
                          <w:divBdr>
                            <w:top w:val="none" w:sz="0" w:space="0" w:color="auto"/>
                            <w:left w:val="none" w:sz="0" w:space="0" w:color="auto"/>
                            <w:bottom w:val="none" w:sz="0" w:space="0" w:color="auto"/>
                            <w:right w:val="none" w:sz="0" w:space="0" w:color="auto"/>
                          </w:divBdr>
                        </w:div>
                        <w:div w:id="2037581545">
                          <w:marLeft w:val="480"/>
                          <w:marRight w:val="0"/>
                          <w:marTop w:val="0"/>
                          <w:marBottom w:val="0"/>
                          <w:divBdr>
                            <w:top w:val="none" w:sz="0" w:space="0" w:color="auto"/>
                            <w:left w:val="none" w:sz="0" w:space="0" w:color="auto"/>
                            <w:bottom w:val="none" w:sz="0" w:space="0" w:color="auto"/>
                            <w:right w:val="none" w:sz="0" w:space="0" w:color="auto"/>
                          </w:divBdr>
                        </w:div>
                        <w:div w:id="603998107">
                          <w:marLeft w:val="480"/>
                          <w:marRight w:val="0"/>
                          <w:marTop w:val="0"/>
                          <w:marBottom w:val="0"/>
                          <w:divBdr>
                            <w:top w:val="none" w:sz="0" w:space="0" w:color="auto"/>
                            <w:left w:val="none" w:sz="0" w:space="0" w:color="auto"/>
                            <w:bottom w:val="none" w:sz="0" w:space="0" w:color="auto"/>
                            <w:right w:val="none" w:sz="0" w:space="0" w:color="auto"/>
                          </w:divBdr>
                        </w:div>
                        <w:div w:id="579757118">
                          <w:marLeft w:val="480"/>
                          <w:marRight w:val="0"/>
                          <w:marTop w:val="0"/>
                          <w:marBottom w:val="0"/>
                          <w:divBdr>
                            <w:top w:val="none" w:sz="0" w:space="0" w:color="auto"/>
                            <w:left w:val="none" w:sz="0" w:space="0" w:color="auto"/>
                            <w:bottom w:val="none" w:sz="0" w:space="0" w:color="auto"/>
                            <w:right w:val="none" w:sz="0" w:space="0" w:color="auto"/>
                          </w:divBdr>
                        </w:div>
                        <w:div w:id="1012024303">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667289477">
                  <w:marLeft w:val="480"/>
                  <w:marRight w:val="0"/>
                  <w:marTop w:val="0"/>
                  <w:marBottom w:val="0"/>
                  <w:divBdr>
                    <w:top w:val="none" w:sz="0" w:space="0" w:color="auto"/>
                    <w:left w:val="none" w:sz="0" w:space="0" w:color="auto"/>
                    <w:bottom w:val="none" w:sz="0" w:space="0" w:color="auto"/>
                    <w:right w:val="none" w:sz="0" w:space="0" w:color="auto"/>
                  </w:divBdr>
                </w:div>
                <w:div w:id="749541952">
                  <w:marLeft w:val="480"/>
                  <w:marRight w:val="0"/>
                  <w:marTop w:val="0"/>
                  <w:marBottom w:val="0"/>
                  <w:divBdr>
                    <w:top w:val="none" w:sz="0" w:space="0" w:color="auto"/>
                    <w:left w:val="none" w:sz="0" w:space="0" w:color="auto"/>
                    <w:bottom w:val="none" w:sz="0" w:space="0" w:color="auto"/>
                    <w:right w:val="none" w:sz="0" w:space="0" w:color="auto"/>
                  </w:divBdr>
                </w:div>
                <w:div w:id="764767340">
                  <w:marLeft w:val="480"/>
                  <w:marRight w:val="0"/>
                  <w:marTop w:val="0"/>
                  <w:marBottom w:val="0"/>
                  <w:divBdr>
                    <w:top w:val="none" w:sz="0" w:space="0" w:color="auto"/>
                    <w:left w:val="none" w:sz="0" w:space="0" w:color="auto"/>
                    <w:bottom w:val="none" w:sz="0" w:space="0" w:color="auto"/>
                    <w:right w:val="none" w:sz="0" w:space="0" w:color="auto"/>
                  </w:divBdr>
                </w:div>
                <w:div w:id="842740966">
                  <w:marLeft w:val="480"/>
                  <w:marRight w:val="0"/>
                  <w:marTop w:val="0"/>
                  <w:marBottom w:val="0"/>
                  <w:divBdr>
                    <w:top w:val="none" w:sz="0" w:space="0" w:color="auto"/>
                    <w:left w:val="none" w:sz="0" w:space="0" w:color="auto"/>
                    <w:bottom w:val="none" w:sz="0" w:space="0" w:color="auto"/>
                    <w:right w:val="none" w:sz="0" w:space="0" w:color="auto"/>
                  </w:divBdr>
                </w:div>
                <w:div w:id="1179124080">
                  <w:marLeft w:val="480"/>
                  <w:marRight w:val="0"/>
                  <w:marTop w:val="0"/>
                  <w:marBottom w:val="0"/>
                  <w:divBdr>
                    <w:top w:val="none" w:sz="0" w:space="0" w:color="auto"/>
                    <w:left w:val="none" w:sz="0" w:space="0" w:color="auto"/>
                    <w:bottom w:val="none" w:sz="0" w:space="0" w:color="auto"/>
                    <w:right w:val="none" w:sz="0" w:space="0" w:color="auto"/>
                  </w:divBdr>
                </w:div>
                <w:div w:id="1380209488">
                  <w:marLeft w:val="480"/>
                  <w:marRight w:val="0"/>
                  <w:marTop w:val="0"/>
                  <w:marBottom w:val="0"/>
                  <w:divBdr>
                    <w:top w:val="none" w:sz="0" w:space="0" w:color="auto"/>
                    <w:left w:val="none" w:sz="0" w:space="0" w:color="auto"/>
                    <w:bottom w:val="none" w:sz="0" w:space="0" w:color="auto"/>
                    <w:right w:val="none" w:sz="0" w:space="0" w:color="auto"/>
                  </w:divBdr>
                </w:div>
                <w:div w:id="1694723667">
                  <w:marLeft w:val="480"/>
                  <w:marRight w:val="0"/>
                  <w:marTop w:val="0"/>
                  <w:marBottom w:val="0"/>
                  <w:divBdr>
                    <w:top w:val="none" w:sz="0" w:space="0" w:color="auto"/>
                    <w:left w:val="none" w:sz="0" w:space="0" w:color="auto"/>
                    <w:bottom w:val="none" w:sz="0" w:space="0" w:color="auto"/>
                    <w:right w:val="none" w:sz="0" w:space="0" w:color="auto"/>
                  </w:divBdr>
                </w:div>
                <w:div w:id="1915772243">
                  <w:marLeft w:val="480"/>
                  <w:marRight w:val="0"/>
                  <w:marTop w:val="0"/>
                  <w:marBottom w:val="0"/>
                  <w:divBdr>
                    <w:top w:val="none" w:sz="0" w:space="0" w:color="auto"/>
                    <w:left w:val="none" w:sz="0" w:space="0" w:color="auto"/>
                    <w:bottom w:val="none" w:sz="0" w:space="0" w:color="auto"/>
                    <w:right w:val="none" w:sz="0" w:space="0" w:color="auto"/>
                  </w:divBdr>
                </w:div>
                <w:div w:id="1988776731">
                  <w:marLeft w:val="480"/>
                  <w:marRight w:val="0"/>
                  <w:marTop w:val="0"/>
                  <w:marBottom w:val="0"/>
                  <w:divBdr>
                    <w:top w:val="none" w:sz="0" w:space="0" w:color="auto"/>
                    <w:left w:val="none" w:sz="0" w:space="0" w:color="auto"/>
                    <w:bottom w:val="none" w:sz="0" w:space="0" w:color="auto"/>
                    <w:right w:val="none" w:sz="0" w:space="0" w:color="auto"/>
                  </w:divBdr>
                </w:div>
              </w:divsChild>
            </w:div>
            <w:div w:id="683633527">
              <w:marLeft w:val="0"/>
              <w:marRight w:val="0"/>
              <w:marTop w:val="0"/>
              <w:marBottom w:val="0"/>
              <w:divBdr>
                <w:top w:val="none" w:sz="0" w:space="0" w:color="auto"/>
                <w:left w:val="none" w:sz="0" w:space="0" w:color="auto"/>
                <w:bottom w:val="none" w:sz="0" w:space="0" w:color="auto"/>
                <w:right w:val="none" w:sz="0" w:space="0" w:color="auto"/>
              </w:divBdr>
              <w:divsChild>
                <w:div w:id="180362963">
                  <w:marLeft w:val="480"/>
                  <w:marRight w:val="0"/>
                  <w:marTop w:val="0"/>
                  <w:marBottom w:val="0"/>
                  <w:divBdr>
                    <w:top w:val="none" w:sz="0" w:space="0" w:color="auto"/>
                    <w:left w:val="none" w:sz="0" w:space="0" w:color="auto"/>
                    <w:bottom w:val="none" w:sz="0" w:space="0" w:color="auto"/>
                    <w:right w:val="none" w:sz="0" w:space="0" w:color="auto"/>
                  </w:divBdr>
                </w:div>
                <w:div w:id="198780713">
                  <w:marLeft w:val="480"/>
                  <w:marRight w:val="0"/>
                  <w:marTop w:val="0"/>
                  <w:marBottom w:val="0"/>
                  <w:divBdr>
                    <w:top w:val="none" w:sz="0" w:space="0" w:color="auto"/>
                    <w:left w:val="none" w:sz="0" w:space="0" w:color="auto"/>
                    <w:bottom w:val="none" w:sz="0" w:space="0" w:color="auto"/>
                    <w:right w:val="none" w:sz="0" w:space="0" w:color="auto"/>
                  </w:divBdr>
                </w:div>
                <w:div w:id="199130784">
                  <w:marLeft w:val="480"/>
                  <w:marRight w:val="0"/>
                  <w:marTop w:val="0"/>
                  <w:marBottom w:val="0"/>
                  <w:divBdr>
                    <w:top w:val="none" w:sz="0" w:space="0" w:color="auto"/>
                    <w:left w:val="none" w:sz="0" w:space="0" w:color="auto"/>
                    <w:bottom w:val="none" w:sz="0" w:space="0" w:color="auto"/>
                    <w:right w:val="none" w:sz="0" w:space="0" w:color="auto"/>
                  </w:divBdr>
                </w:div>
                <w:div w:id="516575907">
                  <w:marLeft w:val="480"/>
                  <w:marRight w:val="0"/>
                  <w:marTop w:val="0"/>
                  <w:marBottom w:val="0"/>
                  <w:divBdr>
                    <w:top w:val="none" w:sz="0" w:space="0" w:color="auto"/>
                    <w:left w:val="none" w:sz="0" w:space="0" w:color="auto"/>
                    <w:bottom w:val="none" w:sz="0" w:space="0" w:color="auto"/>
                    <w:right w:val="none" w:sz="0" w:space="0" w:color="auto"/>
                  </w:divBdr>
                </w:div>
                <w:div w:id="900750231">
                  <w:marLeft w:val="480"/>
                  <w:marRight w:val="0"/>
                  <w:marTop w:val="0"/>
                  <w:marBottom w:val="0"/>
                  <w:divBdr>
                    <w:top w:val="none" w:sz="0" w:space="0" w:color="auto"/>
                    <w:left w:val="none" w:sz="0" w:space="0" w:color="auto"/>
                    <w:bottom w:val="none" w:sz="0" w:space="0" w:color="auto"/>
                    <w:right w:val="none" w:sz="0" w:space="0" w:color="auto"/>
                  </w:divBdr>
                </w:div>
                <w:div w:id="1079711833">
                  <w:marLeft w:val="480"/>
                  <w:marRight w:val="0"/>
                  <w:marTop w:val="0"/>
                  <w:marBottom w:val="0"/>
                  <w:divBdr>
                    <w:top w:val="none" w:sz="0" w:space="0" w:color="auto"/>
                    <w:left w:val="none" w:sz="0" w:space="0" w:color="auto"/>
                    <w:bottom w:val="none" w:sz="0" w:space="0" w:color="auto"/>
                    <w:right w:val="none" w:sz="0" w:space="0" w:color="auto"/>
                  </w:divBdr>
                </w:div>
                <w:div w:id="1102994296">
                  <w:marLeft w:val="480"/>
                  <w:marRight w:val="0"/>
                  <w:marTop w:val="0"/>
                  <w:marBottom w:val="0"/>
                  <w:divBdr>
                    <w:top w:val="none" w:sz="0" w:space="0" w:color="auto"/>
                    <w:left w:val="none" w:sz="0" w:space="0" w:color="auto"/>
                    <w:bottom w:val="none" w:sz="0" w:space="0" w:color="auto"/>
                    <w:right w:val="none" w:sz="0" w:space="0" w:color="auto"/>
                  </w:divBdr>
                </w:div>
                <w:div w:id="1260062462">
                  <w:marLeft w:val="480"/>
                  <w:marRight w:val="0"/>
                  <w:marTop w:val="0"/>
                  <w:marBottom w:val="0"/>
                  <w:divBdr>
                    <w:top w:val="none" w:sz="0" w:space="0" w:color="auto"/>
                    <w:left w:val="none" w:sz="0" w:space="0" w:color="auto"/>
                    <w:bottom w:val="none" w:sz="0" w:space="0" w:color="auto"/>
                    <w:right w:val="none" w:sz="0" w:space="0" w:color="auto"/>
                  </w:divBdr>
                </w:div>
                <w:div w:id="1332368665">
                  <w:marLeft w:val="480"/>
                  <w:marRight w:val="0"/>
                  <w:marTop w:val="0"/>
                  <w:marBottom w:val="0"/>
                  <w:divBdr>
                    <w:top w:val="none" w:sz="0" w:space="0" w:color="auto"/>
                    <w:left w:val="none" w:sz="0" w:space="0" w:color="auto"/>
                    <w:bottom w:val="none" w:sz="0" w:space="0" w:color="auto"/>
                    <w:right w:val="none" w:sz="0" w:space="0" w:color="auto"/>
                  </w:divBdr>
                </w:div>
                <w:div w:id="1338076646">
                  <w:marLeft w:val="480"/>
                  <w:marRight w:val="0"/>
                  <w:marTop w:val="0"/>
                  <w:marBottom w:val="0"/>
                  <w:divBdr>
                    <w:top w:val="none" w:sz="0" w:space="0" w:color="auto"/>
                    <w:left w:val="none" w:sz="0" w:space="0" w:color="auto"/>
                    <w:bottom w:val="none" w:sz="0" w:space="0" w:color="auto"/>
                    <w:right w:val="none" w:sz="0" w:space="0" w:color="auto"/>
                  </w:divBdr>
                </w:div>
                <w:div w:id="1491483818">
                  <w:marLeft w:val="480"/>
                  <w:marRight w:val="0"/>
                  <w:marTop w:val="0"/>
                  <w:marBottom w:val="0"/>
                  <w:divBdr>
                    <w:top w:val="none" w:sz="0" w:space="0" w:color="auto"/>
                    <w:left w:val="none" w:sz="0" w:space="0" w:color="auto"/>
                    <w:bottom w:val="none" w:sz="0" w:space="0" w:color="auto"/>
                    <w:right w:val="none" w:sz="0" w:space="0" w:color="auto"/>
                  </w:divBdr>
                </w:div>
                <w:div w:id="1564368991">
                  <w:marLeft w:val="480"/>
                  <w:marRight w:val="0"/>
                  <w:marTop w:val="0"/>
                  <w:marBottom w:val="0"/>
                  <w:divBdr>
                    <w:top w:val="none" w:sz="0" w:space="0" w:color="auto"/>
                    <w:left w:val="none" w:sz="0" w:space="0" w:color="auto"/>
                    <w:bottom w:val="none" w:sz="0" w:space="0" w:color="auto"/>
                    <w:right w:val="none" w:sz="0" w:space="0" w:color="auto"/>
                  </w:divBdr>
                </w:div>
                <w:div w:id="1624312164">
                  <w:marLeft w:val="480"/>
                  <w:marRight w:val="0"/>
                  <w:marTop w:val="0"/>
                  <w:marBottom w:val="0"/>
                  <w:divBdr>
                    <w:top w:val="none" w:sz="0" w:space="0" w:color="auto"/>
                    <w:left w:val="none" w:sz="0" w:space="0" w:color="auto"/>
                    <w:bottom w:val="none" w:sz="0" w:space="0" w:color="auto"/>
                    <w:right w:val="none" w:sz="0" w:space="0" w:color="auto"/>
                  </w:divBdr>
                </w:div>
                <w:div w:id="1782186071">
                  <w:marLeft w:val="480"/>
                  <w:marRight w:val="0"/>
                  <w:marTop w:val="0"/>
                  <w:marBottom w:val="0"/>
                  <w:divBdr>
                    <w:top w:val="none" w:sz="0" w:space="0" w:color="auto"/>
                    <w:left w:val="none" w:sz="0" w:space="0" w:color="auto"/>
                    <w:bottom w:val="none" w:sz="0" w:space="0" w:color="auto"/>
                    <w:right w:val="none" w:sz="0" w:space="0" w:color="auto"/>
                  </w:divBdr>
                </w:div>
                <w:div w:id="1830635553">
                  <w:marLeft w:val="480"/>
                  <w:marRight w:val="0"/>
                  <w:marTop w:val="0"/>
                  <w:marBottom w:val="0"/>
                  <w:divBdr>
                    <w:top w:val="none" w:sz="0" w:space="0" w:color="auto"/>
                    <w:left w:val="none" w:sz="0" w:space="0" w:color="auto"/>
                    <w:bottom w:val="none" w:sz="0" w:space="0" w:color="auto"/>
                    <w:right w:val="none" w:sz="0" w:space="0" w:color="auto"/>
                  </w:divBdr>
                </w:div>
                <w:div w:id="1858277173">
                  <w:marLeft w:val="480"/>
                  <w:marRight w:val="0"/>
                  <w:marTop w:val="0"/>
                  <w:marBottom w:val="0"/>
                  <w:divBdr>
                    <w:top w:val="none" w:sz="0" w:space="0" w:color="auto"/>
                    <w:left w:val="none" w:sz="0" w:space="0" w:color="auto"/>
                    <w:bottom w:val="none" w:sz="0" w:space="0" w:color="auto"/>
                    <w:right w:val="none" w:sz="0" w:space="0" w:color="auto"/>
                  </w:divBdr>
                </w:div>
                <w:div w:id="1860268454">
                  <w:marLeft w:val="480"/>
                  <w:marRight w:val="0"/>
                  <w:marTop w:val="0"/>
                  <w:marBottom w:val="0"/>
                  <w:divBdr>
                    <w:top w:val="none" w:sz="0" w:space="0" w:color="auto"/>
                    <w:left w:val="none" w:sz="0" w:space="0" w:color="auto"/>
                    <w:bottom w:val="none" w:sz="0" w:space="0" w:color="auto"/>
                    <w:right w:val="none" w:sz="0" w:space="0" w:color="auto"/>
                  </w:divBdr>
                </w:div>
              </w:divsChild>
            </w:div>
            <w:div w:id="865486601">
              <w:marLeft w:val="0"/>
              <w:marRight w:val="0"/>
              <w:marTop w:val="0"/>
              <w:marBottom w:val="0"/>
              <w:divBdr>
                <w:top w:val="none" w:sz="0" w:space="0" w:color="auto"/>
                <w:left w:val="none" w:sz="0" w:space="0" w:color="auto"/>
                <w:bottom w:val="none" w:sz="0" w:space="0" w:color="auto"/>
                <w:right w:val="none" w:sz="0" w:space="0" w:color="auto"/>
              </w:divBdr>
              <w:divsChild>
                <w:div w:id="343480724">
                  <w:marLeft w:val="480"/>
                  <w:marRight w:val="0"/>
                  <w:marTop w:val="0"/>
                  <w:marBottom w:val="0"/>
                  <w:divBdr>
                    <w:top w:val="none" w:sz="0" w:space="0" w:color="auto"/>
                    <w:left w:val="none" w:sz="0" w:space="0" w:color="auto"/>
                    <w:bottom w:val="none" w:sz="0" w:space="0" w:color="auto"/>
                    <w:right w:val="none" w:sz="0" w:space="0" w:color="auto"/>
                  </w:divBdr>
                </w:div>
                <w:div w:id="525867632">
                  <w:marLeft w:val="480"/>
                  <w:marRight w:val="0"/>
                  <w:marTop w:val="0"/>
                  <w:marBottom w:val="0"/>
                  <w:divBdr>
                    <w:top w:val="none" w:sz="0" w:space="0" w:color="auto"/>
                    <w:left w:val="none" w:sz="0" w:space="0" w:color="auto"/>
                    <w:bottom w:val="none" w:sz="0" w:space="0" w:color="auto"/>
                    <w:right w:val="none" w:sz="0" w:space="0" w:color="auto"/>
                  </w:divBdr>
                </w:div>
                <w:div w:id="581569808">
                  <w:marLeft w:val="480"/>
                  <w:marRight w:val="0"/>
                  <w:marTop w:val="0"/>
                  <w:marBottom w:val="0"/>
                  <w:divBdr>
                    <w:top w:val="none" w:sz="0" w:space="0" w:color="auto"/>
                    <w:left w:val="none" w:sz="0" w:space="0" w:color="auto"/>
                    <w:bottom w:val="none" w:sz="0" w:space="0" w:color="auto"/>
                    <w:right w:val="none" w:sz="0" w:space="0" w:color="auto"/>
                  </w:divBdr>
                </w:div>
                <w:div w:id="622424086">
                  <w:marLeft w:val="480"/>
                  <w:marRight w:val="0"/>
                  <w:marTop w:val="0"/>
                  <w:marBottom w:val="0"/>
                  <w:divBdr>
                    <w:top w:val="none" w:sz="0" w:space="0" w:color="auto"/>
                    <w:left w:val="none" w:sz="0" w:space="0" w:color="auto"/>
                    <w:bottom w:val="none" w:sz="0" w:space="0" w:color="auto"/>
                    <w:right w:val="none" w:sz="0" w:space="0" w:color="auto"/>
                  </w:divBdr>
                </w:div>
                <w:div w:id="628555831">
                  <w:marLeft w:val="480"/>
                  <w:marRight w:val="0"/>
                  <w:marTop w:val="0"/>
                  <w:marBottom w:val="0"/>
                  <w:divBdr>
                    <w:top w:val="none" w:sz="0" w:space="0" w:color="auto"/>
                    <w:left w:val="none" w:sz="0" w:space="0" w:color="auto"/>
                    <w:bottom w:val="none" w:sz="0" w:space="0" w:color="auto"/>
                    <w:right w:val="none" w:sz="0" w:space="0" w:color="auto"/>
                  </w:divBdr>
                </w:div>
                <w:div w:id="657854007">
                  <w:marLeft w:val="480"/>
                  <w:marRight w:val="0"/>
                  <w:marTop w:val="0"/>
                  <w:marBottom w:val="0"/>
                  <w:divBdr>
                    <w:top w:val="none" w:sz="0" w:space="0" w:color="auto"/>
                    <w:left w:val="none" w:sz="0" w:space="0" w:color="auto"/>
                    <w:bottom w:val="none" w:sz="0" w:space="0" w:color="auto"/>
                    <w:right w:val="none" w:sz="0" w:space="0" w:color="auto"/>
                  </w:divBdr>
                </w:div>
                <w:div w:id="839539749">
                  <w:marLeft w:val="480"/>
                  <w:marRight w:val="0"/>
                  <w:marTop w:val="0"/>
                  <w:marBottom w:val="0"/>
                  <w:divBdr>
                    <w:top w:val="none" w:sz="0" w:space="0" w:color="auto"/>
                    <w:left w:val="none" w:sz="0" w:space="0" w:color="auto"/>
                    <w:bottom w:val="none" w:sz="0" w:space="0" w:color="auto"/>
                    <w:right w:val="none" w:sz="0" w:space="0" w:color="auto"/>
                  </w:divBdr>
                </w:div>
                <w:div w:id="1211695373">
                  <w:marLeft w:val="480"/>
                  <w:marRight w:val="0"/>
                  <w:marTop w:val="0"/>
                  <w:marBottom w:val="0"/>
                  <w:divBdr>
                    <w:top w:val="none" w:sz="0" w:space="0" w:color="auto"/>
                    <w:left w:val="none" w:sz="0" w:space="0" w:color="auto"/>
                    <w:bottom w:val="none" w:sz="0" w:space="0" w:color="auto"/>
                    <w:right w:val="none" w:sz="0" w:space="0" w:color="auto"/>
                  </w:divBdr>
                </w:div>
                <w:div w:id="1389068120">
                  <w:marLeft w:val="480"/>
                  <w:marRight w:val="0"/>
                  <w:marTop w:val="0"/>
                  <w:marBottom w:val="0"/>
                  <w:divBdr>
                    <w:top w:val="none" w:sz="0" w:space="0" w:color="auto"/>
                    <w:left w:val="none" w:sz="0" w:space="0" w:color="auto"/>
                    <w:bottom w:val="none" w:sz="0" w:space="0" w:color="auto"/>
                    <w:right w:val="none" w:sz="0" w:space="0" w:color="auto"/>
                  </w:divBdr>
                </w:div>
                <w:div w:id="1399595598">
                  <w:marLeft w:val="480"/>
                  <w:marRight w:val="0"/>
                  <w:marTop w:val="0"/>
                  <w:marBottom w:val="0"/>
                  <w:divBdr>
                    <w:top w:val="none" w:sz="0" w:space="0" w:color="auto"/>
                    <w:left w:val="none" w:sz="0" w:space="0" w:color="auto"/>
                    <w:bottom w:val="none" w:sz="0" w:space="0" w:color="auto"/>
                    <w:right w:val="none" w:sz="0" w:space="0" w:color="auto"/>
                  </w:divBdr>
                </w:div>
                <w:div w:id="1455711517">
                  <w:marLeft w:val="480"/>
                  <w:marRight w:val="0"/>
                  <w:marTop w:val="0"/>
                  <w:marBottom w:val="0"/>
                  <w:divBdr>
                    <w:top w:val="none" w:sz="0" w:space="0" w:color="auto"/>
                    <w:left w:val="none" w:sz="0" w:space="0" w:color="auto"/>
                    <w:bottom w:val="none" w:sz="0" w:space="0" w:color="auto"/>
                    <w:right w:val="none" w:sz="0" w:space="0" w:color="auto"/>
                  </w:divBdr>
                </w:div>
                <w:div w:id="1477916880">
                  <w:marLeft w:val="480"/>
                  <w:marRight w:val="0"/>
                  <w:marTop w:val="0"/>
                  <w:marBottom w:val="0"/>
                  <w:divBdr>
                    <w:top w:val="none" w:sz="0" w:space="0" w:color="auto"/>
                    <w:left w:val="none" w:sz="0" w:space="0" w:color="auto"/>
                    <w:bottom w:val="none" w:sz="0" w:space="0" w:color="auto"/>
                    <w:right w:val="none" w:sz="0" w:space="0" w:color="auto"/>
                  </w:divBdr>
                </w:div>
                <w:div w:id="1504009500">
                  <w:marLeft w:val="480"/>
                  <w:marRight w:val="0"/>
                  <w:marTop w:val="0"/>
                  <w:marBottom w:val="0"/>
                  <w:divBdr>
                    <w:top w:val="none" w:sz="0" w:space="0" w:color="auto"/>
                    <w:left w:val="none" w:sz="0" w:space="0" w:color="auto"/>
                    <w:bottom w:val="none" w:sz="0" w:space="0" w:color="auto"/>
                    <w:right w:val="none" w:sz="0" w:space="0" w:color="auto"/>
                  </w:divBdr>
                </w:div>
                <w:div w:id="1520007281">
                  <w:marLeft w:val="480"/>
                  <w:marRight w:val="0"/>
                  <w:marTop w:val="0"/>
                  <w:marBottom w:val="0"/>
                  <w:divBdr>
                    <w:top w:val="none" w:sz="0" w:space="0" w:color="auto"/>
                    <w:left w:val="none" w:sz="0" w:space="0" w:color="auto"/>
                    <w:bottom w:val="none" w:sz="0" w:space="0" w:color="auto"/>
                    <w:right w:val="none" w:sz="0" w:space="0" w:color="auto"/>
                  </w:divBdr>
                </w:div>
                <w:div w:id="1919096142">
                  <w:marLeft w:val="480"/>
                  <w:marRight w:val="0"/>
                  <w:marTop w:val="0"/>
                  <w:marBottom w:val="0"/>
                  <w:divBdr>
                    <w:top w:val="none" w:sz="0" w:space="0" w:color="auto"/>
                    <w:left w:val="none" w:sz="0" w:space="0" w:color="auto"/>
                    <w:bottom w:val="none" w:sz="0" w:space="0" w:color="auto"/>
                    <w:right w:val="none" w:sz="0" w:space="0" w:color="auto"/>
                  </w:divBdr>
                </w:div>
                <w:div w:id="1976400003">
                  <w:marLeft w:val="480"/>
                  <w:marRight w:val="0"/>
                  <w:marTop w:val="0"/>
                  <w:marBottom w:val="0"/>
                  <w:divBdr>
                    <w:top w:val="none" w:sz="0" w:space="0" w:color="auto"/>
                    <w:left w:val="none" w:sz="0" w:space="0" w:color="auto"/>
                    <w:bottom w:val="none" w:sz="0" w:space="0" w:color="auto"/>
                    <w:right w:val="none" w:sz="0" w:space="0" w:color="auto"/>
                  </w:divBdr>
                </w:div>
                <w:div w:id="2079864891">
                  <w:marLeft w:val="480"/>
                  <w:marRight w:val="0"/>
                  <w:marTop w:val="0"/>
                  <w:marBottom w:val="0"/>
                  <w:divBdr>
                    <w:top w:val="none" w:sz="0" w:space="0" w:color="auto"/>
                    <w:left w:val="none" w:sz="0" w:space="0" w:color="auto"/>
                    <w:bottom w:val="none" w:sz="0" w:space="0" w:color="auto"/>
                    <w:right w:val="none" w:sz="0" w:space="0" w:color="auto"/>
                  </w:divBdr>
                </w:div>
              </w:divsChild>
            </w:div>
            <w:div w:id="1126318375">
              <w:marLeft w:val="0"/>
              <w:marRight w:val="0"/>
              <w:marTop w:val="0"/>
              <w:marBottom w:val="0"/>
              <w:divBdr>
                <w:top w:val="none" w:sz="0" w:space="0" w:color="auto"/>
                <w:left w:val="none" w:sz="0" w:space="0" w:color="auto"/>
                <w:bottom w:val="none" w:sz="0" w:space="0" w:color="auto"/>
                <w:right w:val="none" w:sz="0" w:space="0" w:color="auto"/>
              </w:divBdr>
              <w:divsChild>
                <w:div w:id="110245497">
                  <w:marLeft w:val="480"/>
                  <w:marRight w:val="0"/>
                  <w:marTop w:val="0"/>
                  <w:marBottom w:val="0"/>
                  <w:divBdr>
                    <w:top w:val="none" w:sz="0" w:space="0" w:color="auto"/>
                    <w:left w:val="none" w:sz="0" w:space="0" w:color="auto"/>
                    <w:bottom w:val="none" w:sz="0" w:space="0" w:color="auto"/>
                    <w:right w:val="none" w:sz="0" w:space="0" w:color="auto"/>
                  </w:divBdr>
                </w:div>
                <w:div w:id="264002934">
                  <w:marLeft w:val="480"/>
                  <w:marRight w:val="0"/>
                  <w:marTop w:val="0"/>
                  <w:marBottom w:val="0"/>
                  <w:divBdr>
                    <w:top w:val="none" w:sz="0" w:space="0" w:color="auto"/>
                    <w:left w:val="none" w:sz="0" w:space="0" w:color="auto"/>
                    <w:bottom w:val="none" w:sz="0" w:space="0" w:color="auto"/>
                    <w:right w:val="none" w:sz="0" w:space="0" w:color="auto"/>
                  </w:divBdr>
                </w:div>
                <w:div w:id="487674897">
                  <w:marLeft w:val="480"/>
                  <w:marRight w:val="0"/>
                  <w:marTop w:val="0"/>
                  <w:marBottom w:val="0"/>
                  <w:divBdr>
                    <w:top w:val="none" w:sz="0" w:space="0" w:color="auto"/>
                    <w:left w:val="none" w:sz="0" w:space="0" w:color="auto"/>
                    <w:bottom w:val="none" w:sz="0" w:space="0" w:color="auto"/>
                    <w:right w:val="none" w:sz="0" w:space="0" w:color="auto"/>
                  </w:divBdr>
                </w:div>
                <w:div w:id="684282203">
                  <w:marLeft w:val="480"/>
                  <w:marRight w:val="0"/>
                  <w:marTop w:val="0"/>
                  <w:marBottom w:val="0"/>
                  <w:divBdr>
                    <w:top w:val="none" w:sz="0" w:space="0" w:color="auto"/>
                    <w:left w:val="none" w:sz="0" w:space="0" w:color="auto"/>
                    <w:bottom w:val="none" w:sz="0" w:space="0" w:color="auto"/>
                    <w:right w:val="none" w:sz="0" w:space="0" w:color="auto"/>
                  </w:divBdr>
                </w:div>
                <w:div w:id="808471564">
                  <w:marLeft w:val="480"/>
                  <w:marRight w:val="0"/>
                  <w:marTop w:val="0"/>
                  <w:marBottom w:val="0"/>
                  <w:divBdr>
                    <w:top w:val="none" w:sz="0" w:space="0" w:color="auto"/>
                    <w:left w:val="none" w:sz="0" w:space="0" w:color="auto"/>
                    <w:bottom w:val="none" w:sz="0" w:space="0" w:color="auto"/>
                    <w:right w:val="none" w:sz="0" w:space="0" w:color="auto"/>
                  </w:divBdr>
                </w:div>
                <w:div w:id="879393823">
                  <w:marLeft w:val="480"/>
                  <w:marRight w:val="0"/>
                  <w:marTop w:val="0"/>
                  <w:marBottom w:val="0"/>
                  <w:divBdr>
                    <w:top w:val="none" w:sz="0" w:space="0" w:color="auto"/>
                    <w:left w:val="none" w:sz="0" w:space="0" w:color="auto"/>
                    <w:bottom w:val="none" w:sz="0" w:space="0" w:color="auto"/>
                    <w:right w:val="none" w:sz="0" w:space="0" w:color="auto"/>
                  </w:divBdr>
                </w:div>
                <w:div w:id="880937647">
                  <w:marLeft w:val="480"/>
                  <w:marRight w:val="0"/>
                  <w:marTop w:val="0"/>
                  <w:marBottom w:val="0"/>
                  <w:divBdr>
                    <w:top w:val="none" w:sz="0" w:space="0" w:color="auto"/>
                    <w:left w:val="none" w:sz="0" w:space="0" w:color="auto"/>
                    <w:bottom w:val="none" w:sz="0" w:space="0" w:color="auto"/>
                    <w:right w:val="none" w:sz="0" w:space="0" w:color="auto"/>
                  </w:divBdr>
                </w:div>
                <w:div w:id="1093089421">
                  <w:marLeft w:val="480"/>
                  <w:marRight w:val="0"/>
                  <w:marTop w:val="0"/>
                  <w:marBottom w:val="0"/>
                  <w:divBdr>
                    <w:top w:val="none" w:sz="0" w:space="0" w:color="auto"/>
                    <w:left w:val="none" w:sz="0" w:space="0" w:color="auto"/>
                    <w:bottom w:val="none" w:sz="0" w:space="0" w:color="auto"/>
                    <w:right w:val="none" w:sz="0" w:space="0" w:color="auto"/>
                  </w:divBdr>
                </w:div>
                <w:div w:id="1281452586">
                  <w:marLeft w:val="480"/>
                  <w:marRight w:val="0"/>
                  <w:marTop w:val="0"/>
                  <w:marBottom w:val="0"/>
                  <w:divBdr>
                    <w:top w:val="none" w:sz="0" w:space="0" w:color="auto"/>
                    <w:left w:val="none" w:sz="0" w:space="0" w:color="auto"/>
                    <w:bottom w:val="none" w:sz="0" w:space="0" w:color="auto"/>
                    <w:right w:val="none" w:sz="0" w:space="0" w:color="auto"/>
                  </w:divBdr>
                </w:div>
                <w:div w:id="1620719734">
                  <w:marLeft w:val="480"/>
                  <w:marRight w:val="0"/>
                  <w:marTop w:val="0"/>
                  <w:marBottom w:val="0"/>
                  <w:divBdr>
                    <w:top w:val="none" w:sz="0" w:space="0" w:color="auto"/>
                    <w:left w:val="none" w:sz="0" w:space="0" w:color="auto"/>
                    <w:bottom w:val="none" w:sz="0" w:space="0" w:color="auto"/>
                    <w:right w:val="none" w:sz="0" w:space="0" w:color="auto"/>
                  </w:divBdr>
                </w:div>
                <w:div w:id="1751342811">
                  <w:marLeft w:val="480"/>
                  <w:marRight w:val="0"/>
                  <w:marTop w:val="0"/>
                  <w:marBottom w:val="0"/>
                  <w:divBdr>
                    <w:top w:val="none" w:sz="0" w:space="0" w:color="auto"/>
                    <w:left w:val="none" w:sz="0" w:space="0" w:color="auto"/>
                    <w:bottom w:val="none" w:sz="0" w:space="0" w:color="auto"/>
                    <w:right w:val="none" w:sz="0" w:space="0" w:color="auto"/>
                  </w:divBdr>
                </w:div>
                <w:div w:id="1756971208">
                  <w:marLeft w:val="480"/>
                  <w:marRight w:val="0"/>
                  <w:marTop w:val="0"/>
                  <w:marBottom w:val="0"/>
                  <w:divBdr>
                    <w:top w:val="none" w:sz="0" w:space="0" w:color="auto"/>
                    <w:left w:val="none" w:sz="0" w:space="0" w:color="auto"/>
                    <w:bottom w:val="none" w:sz="0" w:space="0" w:color="auto"/>
                    <w:right w:val="none" w:sz="0" w:space="0" w:color="auto"/>
                  </w:divBdr>
                </w:div>
                <w:div w:id="1907261321">
                  <w:marLeft w:val="480"/>
                  <w:marRight w:val="0"/>
                  <w:marTop w:val="0"/>
                  <w:marBottom w:val="0"/>
                  <w:divBdr>
                    <w:top w:val="none" w:sz="0" w:space="0" w:color="auto"/>
                    <w:left w:val="none" w:sz="0" w:space="0" w:color="auto"/>
                    <w:bottom w:val="none" w:sz="0" w:space="0" w:color="auto"/>
                    <w:right w:val="none" w:sz="0" w:space="0" w:color="auto"/>
                  </w:divBdr>
                </w:div>
                <w:div w:id="1918515954">
                  <w:marLeft w:val="480"/>
                  <w:marRight w:val="0"/>
                  <w:marTop w:val="0"/>
                  <w:marBottom w:val="0"/>
                  <w:divBdr>
                    <w:top w:val="none" w:sz="0" w:space="0" w:color="auto"/>
                    <w:left w:val="none" w:sz="0" w:space="0" w:color="auto"/>
                    <w:bottom w:val="none" w:sz="0" w:space="0" w:color="auto"/>
                    <w:right w:val="none" w:sz="0" w:space="0" w:color="auto"/>
                  </w:divBdr>
                </w:div>
                <w:div w:id="1979143437">
                  <w:marLeft w:val="480"/>
                  <w:marRight w:val="0"/>
                  <w:marTop w:val="0"/>
                  <w:marBottom w:val="0"/>
                  <w:divBdr>
                    <w:top w:val="none" w:sz="0" w:space="0" w:color="auto"/>
                    <w:left w:val="none" w:sz="0" w:space="0" w:color="auto"/>
                    <w:bottom w:val="none" w:sz="0" w:space="0" w:color="auto"/>
                    <w:right w:val="none" w:sz="0" w:space="0" w:color="auto"/>
                  </w:divBdr>
                </w:div>
                <w:div w:id="1982079379">
                  <w:marLeft w:val="480"/>
                  <w:marRight w:val="0"/>
                  <w:marTop w:val="0"/>
                  <w:marBottom w:val="0"/>
                  <w:divBdr>
                    <w:top w:val="none" w:sz="0" w:space="0" w:color="auto"/>
                    <w:left w:val="none" w:sz="0" w:space="0" w:color="auto"/>
                    <w:bottom w:val="none" w:sz="0" w:space="0" w:color="auto"/>
                    <w:right w:val="none" w:sz="0" w:space="0" w:color="auto"/>
                  </w:divBdr>
                </w:div>
                <w:div w:id="2109352639">
                  <w:marLeft w:val="480"/>
                  <w:marRight w:val="0"/>
                  <w:marTop w:val="0"/>
                  <w:marBottom w:val="0"/>
                  <w:divBdr>
                    <w:top w:val="none" w:sz="0" w:space="0" w:color="auto"/>
                    <w:left w:val="none" w:sz="0" w:space="0" w:color="auto"/>
                    <w:bottom w:val="none" w:sz="0" w:space="0" w:color="auto"/>
                    <w:right w:val="none" w:sz="0" w:space="0" w:color="auto"/>
                  </w:divBdr>
                </w:div>
              </w:divsChild>
            </w:div>
            <w:div w:id="1231237344">
              <w:marLeft w:val="0"/>
              <w:marRight w:val="0"/>
              <w:marTop w:val="0"/>
              <w:marBottom w:val="0"/>
              <w:divBdr>
                <w:top w:val="none" w:sz="0" w:space="0" w:color="auto"/>
                <w:left w:val="none" w:sz="0" w:space="0" w:color="auto"/>
                <w:bottom w:val="none" w:sz="0" w:space="0" w:color="auto"/>
                <w:right w:val="none" w:sz="0" w:space="0" w:color="auto"/>
              </w:divBdr>
              <w:divsChild>
                <w:div w:id="49352815">
                  <w:marLeft w:val="480"/>
                  <w:marRight w:val="0"/>
                  <w:marTop w:val="0"/>
                  <w:marBottom w:val="0"/>
                  <w:divBdr>
                    <w:top w:val="none" w:sz="0" w:space="0" w:color="auto"/>
                    <w:left w:val="none" w:sz="0" w:space="0" w:color="auto"/>
                    <w:bottom w:val="none" w:sz="0" w:space="0" w:color="auto"/>
                    <w:right w:val="none" w:sz="0" w:space="0" w:color="auto"/>
                  </w:divBdr>
                </w:div>
                <w:div w:id="163060391">
                  <w:marLeft w:val="480"/>
                  <w:marRight w:val="0"/>
                  <w:marTop w:val="0"/>
                  <w:marBottom w:val="0"/>
                  <w:divBdr>
                    <w:top w:val="none" w:sz="0" w:space="0" w:color="auto"/>
                    <w:left w:val="none" w:sz="0" w:space="0" w:color="auto"/>
                    <w:bottom w:val="none" w:sz="0" w:space="0" w:color="auto"/>
                    <w:right w:val="none" w:sz="0" w:space="0" w:color="auto"/>
                  </w:divBdr>
                </w:div>
                <w:div w:id="193734919">
                  <w:marLeft w:val="480"/>
                  <w:marRight w:val="0"/>
                  <w:marTop w:val="0"/>
                  <w:marBottom w:val="0"/>
                  <w:divBdr>
                    <w:top w:val="none" w:sz="0" w:space="0" w:color="auto"/>
                    <w:left w:val="none" w:sz="0" w:space="0" w:color="auto"/>
                    <w:bottom w:val="none" w:sz="0" w:space="0" w:color="auto"/>
                    <w:right w:val="none" w:sz="0" w:space="0" w:color="auto"/>
                  </w:divBdr>
                </w:div>
                <w:div w:id="278798031">
                  <w:marLeft w:val="480"/>
                  <w:marRight w:val="0"/>
                  <w:marTop w:val="0"/>
                  <w:marBottom w:val="0"/>
                  <w:divBdr>
                    <w:top w:val="none" w:sz="0" w:space="0" w:color="auto"/>
                    <w:left w:val="none" w:sz="0" w:space="0" w:color="auto"/>
                    <w:bottom w:val="none" w:sz="0" w:space="0" w:color="auto"/>
                    <w:right w:val="none" w:sz="0" w:space="0" w:color="auto"/>
                  </w:divBdr>
                </w:div>
                <w:div w:id="425271425">
                  <w:marLeft w:val="480"/>
                  <w:marRight w:val="0"/>
                  <w:marTop w:val="0"/>
                  <w:marBottom w:val="0"/>
                  <w:divBdr>
                    <w:top w:val="none" w:sz="0" w:space="0" w:color="auto"/>
                    <w:left w:val="none" w:sz="0" w:space="0" w:color="auto"/>
                    <w:bottom w:val="none" w:sz="0" w:space="0" w:color="auto"/>
                    <w:right w:val="none" w:sz="0" w:space="0" w:color="auto"/>
                  </w:divBdr>
                </w:div>
                <w:div w:id="461576359">
                  <w:marLeft w:val="480"/>
                  <w:marRight w:val="0"/>
                  <w:marTop w:val="0"/>
                  <w:marBottom w:val="0"/>
                  <w:divBdr>
                    <w:top w:val="none" w:sz="0" w:space="0" w:color="auto"/>
                    <w:left w:val="none" w:sz="0" w:space="0" w:color="auto"/>
                    <w:bottom w:val="none" w:sz="0" w:space="0" w:color="auto"/>
                    <w:right w:val="none" w:sz="0" w:space="0" w:color="auto"/>
                  </w:divBdr>
                </w:div>
                <w:div w:id="661933494">
                  <w:marLeft w:val="480"/>
                  <w:marRight w:val="0"/>
                  <w:marTop w:val="0"/>
                  <w:marBottom w:val="0"/>
                  <w:divBdr>
                    <w:top w:val="none" w:sz="0" w:space="0" w:color="auto"/>
                    <w:left w:val="none" w:sz="0" w:space="0" w:color="auto"/>
                    <w:bottom w:val="none" w:sz="0" w:space="0" w:color="auto"/>
                    <w:right w:val="none" w:sz="0" w:space="0" w:color="auto"/>
                  </w:divBdr>
                </w:div>
                <w:div w:id="922184308">
                  <w:marLeft w:val="480"/>
                  <w:marRight w:val="0"/>
                  <w:marTop w:val="0"/>
                  <w:marBottom w:val="0"/>
                  <w:divBdr>
                    <w:top w:val="none" w:sz="0" w:space="0" w:color="auto"/>
                    <w:left w:val="none" w:sz="0" w:space="0" w:color="auto"/>
                    <w:bottom w:val="none" w:sz="0" w:space="0" w:color="auto"/>
                    <w:right w:val="none" w:sz="0" w:space="0" w:color="auto"/>
                  </w:divBdr>
                </w:div>
                <w:div w:id="1066993399">
                  <w:marLeft w:val="480"/>
                  <w:marRight w:val="0"/>
                  <w:marTop w:val="0"/>
                  <w:marBottom w:val="0"/>
                  <w:divBdr>
                    <w:top w:val="none" w:sz="0" w:space="0" w:color="auto"/>
                    <w:left w:val="none" w:sz="0" w:space="0" w:color="auto"/>
                    <w:bottom w:val="none" w:sz="0" w:space="0" w:color="auto"/>
                    <w:right w:val="none" w:sz="0" w:space="0" w:color="auto"/>
                  </w:divBdr>
                </w:div>
                <w:div w:id="1280988180">
                  <w:marLeft w:val="480"/>
                  <w:marRight w:val="0"/>
                  <w:marTop w:val="0"/>
                  <w:marBottom w:val="0"/>
                  <w:divBdr>
                    <w:top w:val="none" w:sz="0" w:space="0" w:color="auto"/>
                    <w:left w:val="none" w:sz="0" w:space="0" w:color="auto"/>
                    <w:bottom w:val="none" w:sz="0" w:space="0" w:color="auto"/>
                    <w:right w:val="none" w:sz="0" w:space="0" w:color="auto"/>
                  </w:divBdr>
                </w:div>
                <w:div w:id="1312905326">
                  <w:marLeft w:val="480"/>
                  <w:marRight w:val="0"/>
                  <w:marTop w:val="0"/>
                  <w:marBottom w:val="0"/>
                  <w:divBdr>
                    <w:top w:val="none" w:sz="0" w:space="0" w:color="auto"/>
                    <w:left w:val="none" w:sz="0" w:space="0" w:color="auto"/>
                    <w:bottom w:val="none" w:sz="0" w:space="0" w:color="auto"/>
                    <w:right w:val="none" w:sz="0" w:space="0" w:color="auto"/>
                  </w:divBdr>
                </w:div>
                <w:div w:id="1742171164">
                  <w:marLeft w:val="480"/>
                  <w:marRight w:val="0"/>
                  <w:marTop w:val="0"/>
                  <w:marBottom w:val="0"/>
                  <w:divBdr>
                    <w:top w:val="none" w:sz="0" w:space="0" w:color="auto"/>
                    <w:left w:val="none" w:sz="0" w:space="0" w:color="auto"/>
                    <w:bottom w:val="none" w:sz="0" w:space="0" w:color="auto"/>
                    <w:right w:val="none" w:sz="0" w:space="0" w:color="auto"/>
                  </w:divBdr>
                </w:div>
                <w:div w:id="2005467720">
                  <w:marLeft w:val="480"/>
                  <w:marRight w:val="0"/>
                  <w:marTop w:val="0"/>
                  <w:marBottom w:val="0"/>
                  <w:divBdr>
                    <w:top w:val="none" w:sz="0" w:space="0" w:color="auto"/>
                    <w:left w:val="none" w:sz="0" w:space="0" w:color="auto"/>
                    <w:bottom w:val="none" w:sz="0" w:space="0" w:color="auto"/>
                    <w:right w:val="none" w:sz="0" w:space="0" w:color="auto"/>
                  </w:divBdr>
                </w:div>
                <w:div w:id="2031032082">
                  <w:marLeft w:val="480"/>
                  <w:marRight w:val="0"/>
                  <w:marTop w:val="0"/>
                  <w:marBottom w:val="0"/>
                  <w:divBdr>
                    <w:top w:val="none" w:sz="0" w:space="0" w:color="auto"/>
                    <w:left w:val="none" w:sz="0" w:space="0" w:color="auto"/>
                    <w:bottom w:val="none" w:sz="0" w:space="0" w:color="auto"/>
                    <w:right w:val="none" w:sz="0" w:space="0" w:color="auto"/>
                  </w:divBdr>
                </w:div>
                <w:div w:id="2063093439">
                  <w:marLeft w:val="480"/>
                  <w:marRight w:val="0"/>
                  <w:marTop w:val="0"/>
                  <w:marBottom w:val="0"/>
                  <w:divBdr>
                    <w:top w:val="none" w:sz="0" w:space="0" w:color="auto"/>
                    <w:left w:val="none" w:sz="0" w:space="0" w:color="auto"/>
                    <w:bottom w:val="none" w:sz="0" w:space="0" w:color="auto"/>
                    <w:right w:val="none" w:sz="0" w:space="0" w:color="auto"/>
                  </w:divBdr>
                </w:div>
                <w:div w:id="2071154789">
                  <w:marLeft w:val="480"/>
                  <w:marRight w:val="0"/>
                  <w:marTop w:val="0"/>
                  <w:marBottom w:val="0"/>
                  <w:divBdr>
                    <w:top w:val="none" w:sz="0" w:space="0" w:color="auto"/>
                    <w:left w:val="none" w:sz="0" w:space="0" w:color="auto"/>
                    <w:bottom w:val="none" w:sz="0" w:space="0" w:color="auto"/>
                    <w:right w:val="none" w:sz="0" w:space="0" w:color="auto"/>
                  </w:divBdr>
                </w:div>
              </w:divsChild>
            </w:div>
            <w:div w:id="1960065623">
              <w:marLeft w:val="0"/>
              <w:marRight w:val="0"/>
              <w:marTop w:val="0"/>
              <w:marBottom w:val="0"/>
              <w:divBdr>
                <w:top w:val="none" w:sz="0" w:space="0" w:color="auto"/>
                <w:left w:val="none" w:sz="0" w:space="0" w:color="auto"/>
                <w:bottom w:val="none" w:sz="0" w:space="0" w:color="auto"/>
                <w:right w:val="none" w:sz="0" w:space="0" w:color="auto"/>
              </w:divBdr>
              <w:divsChild>
                <w:div w:id="66806107">
                  <w:marLeft w:val="480"/>
                  <w:marRight w:val="0"/>
                  <w:marTop w:val="0"/>
                  <w:marBottom w:val="0"/>
                  <w:divBdr>
                    <w:top w:val="none" w:sz="0" w:space="0" w:color="auto"/>
                    <w:left w:val="none" w:sz="0" w:space="0" w:color="auto"/>
                    <w:bottom w:val="none" w:sz="0" w:space="0" w:color="auto"/>
                    <w:right w:val="none" w:sz="0" w:space="0" w:color="auto"/>
                  </w:divBdr>
                </w:div>
                <w:div w:id="185944666">
                  <w:marLeft w:val="480"/>
                  <w:marRight w:val="0"/>
                  <w:marTop w:val="0"/>
                  <w:marBottom w:val="0"/>
                  <w:divBdr>
                    <w:top w:val="none" w:sz="0" w:space="0" w:color="auto"/>
                    <w:left w:val="none" w:sz="0" w:space="0" w:color="auto"/>
                    <w:bottom w:val="none" w:sz="0" w:space="0" w:color="auto"/>
                    <w:right w:val="none" w:sz="0" w:space="0" w:color="auto"/>
                  </w:divBdr>
                </w:div>
                <w:div w:id="239608021">
                  <w:marLeft w:val="480"/>
                  <w:marRight w:val="0"/>
                  <w:marTop w:val="0"/>
                  <w:marBottom w:val="0"/>
                  <w:divBdr>
                    <w:top w:val="none" w:sz="0" w:space="0" w:color="auto"/>
                    <w:left w:val="none" w:sz="0" w:space="0" w:color="auto"/>
                    <w:bottom w:val="none" w:sz="0" w:space="0" w:color="auto"/>
                    <w:right w:val="none" w:sz="0" w:space="0" w:color="auto"/>
                  </w:divBdr>
                </w:div>
                <w:div w:id="258098654">
                  <w:marLeft w:val="480"/>
                  <w:marRight w:val="0"/>
                  <w:marTop w:val="0"/>
                  <w:marBottom w:val="0"/>
                  <w:divBdr>
                    <w:top w:val="none" w:sz="0" w:space="0" w:color="auto"/>
                    <w:left w:val="none" w:sz="0" w:space="0" w:color="auto"/>
                    <w:bottom w:val="none" w:sz="0" w:space="0" w:color="auto"/>
                    <w:right w:val="none" w:sz="0" w:space="0" w:color="auto"/>
                  </w:divBdr>
                </w:div>
                <w:div w:id="381057346">
                  <w:marLeft w:val="480"/>
                  <w:marRight w:val="0"/>
                  <w:marTop w:val="0"/>
                  <w:marBottom w:val="0"/>
                  <w:divBdr>
                    <w:top w:val="none" w:sz="0" w:space="0" w:color="auto"/>
                    <w:left w:val="none" w:sz="0" w:space="0" w:color="auto"/>
                    <w:bottom w:val="none" w:sz="0" w:space="0" w:color="auto"/>
                    <w:right w:val="none" w:sz="0" w:space="0" w:color="auto"/>
                  </w:divBdr>
                </w:div>
                <w:div w:id="405688812">
                  <w:marLeft w:val="480"/>
                  <w:marRight w:val="0"/>
                  <w:marTop w:val="0"/>
                  <w:marBottom w:val="0"/>
                  <w:divBdr>
                    <w:top w:val="none" w:sz="0" w:space="0" w:color="auto"/>
                    <w:left w:val="none" w:sz="0" w:space="0" w:color="auto"/>
                    <w:bottom w:val="none" w:sz="0" w:space="0" w:color="auto"/>
                    <w:right w:val="none" w:sz="0" w:space="0" w:color="auto"/>
                  </w:divBdr>
                </w:div>
                <w:div w:id="628240759">
                  <w:marLeft w:val="480"/>
                  <w:marRight w:val="0"/>
                  <w:marTop w:val="0"/>
                  <w:marBottom w:val="0"/>
                  <w:divBdr>
                    <w:top w:val="none" w:sz="0" w:space="0" w:color="auto"/>
                    <w:left w:val="none" w:sz="0" w:space="0" w:color="auto"/>
                    <w:bottom w:val="none" w:sz="0" w:space="0" w:color="auto"/>
                    <w:right w:val="none" w:sz="0" w:space="0" w:color="auto"/>
                  </w:divBdr>
                </w:div>
                <w:div w:id="645858057">
                  <w:marLeft w:val="480"/>
                  <w:marRight w:val="0"/>
                  <w:marTop w:val="0"/>
                  <w:marBottom w:val="0"/>
                  <w:divBdr>
                    <w:top w:val="none" w:sz="0" w:space="0" w:color="auto"/>
                    <w:left w:val="none" w:sz="0" w:space="0" w:color="auto"/>
                    <w:bottom w:val="none" w:sz="0" w:space="0" w:color="auto"/>
                    <w:right w:val="none" w:sz="0" w:space="0" w:color="auto"/>
                  </w:divBdr>
                </w:div>
                <w:div w:id="662975879">
                  <w:marLeft w:val="480"/>
                  <w:marRight w:val="0"/>
                  <w:marTop w:val="0"/>
                  <w:marBottom w:val="0"/>
                  <w:divBdr>
                    <w:top w:val="none" w:sz="0" w:space="0" w:color="auto"/>
                    <w:left w:val="none" w:sz="0" w:space="0" w:color="auto"/>
                    <w:bottom w:val="none" w:sz="0" w:space="0" w:color="auto"/>
                    <w:right w:val="none" w:sz="0" w:space="0" w:color="auto"/>
                  </w:divBdr>
                </w:div>
                <w:div w:id="776557620">
                  <w:marLeft w:val="480"/>
                  <w:marRight w:val="0"/>
                  <w:marTop w:val="0"/>
                  <w:marBottom w:val="0"/>
                  <w:divBdr>
                    <w:top w:val="none" w:sz="0" w:space="0" w:color="auto"/>
                    <w:left w:val="none" w:sz="0" w:space="0" w:color="auto"/>
                    <w:bottom w:val="none" w:sz="0" w:space="0" w:color="auto"/>
                    <w:right w:val="none" w:sz="0" w:space="0" w:color="auto"/>
                  </w:divBdr>
                </w:div>
                <w:div w:id="917635870">
                  <w:marLeft w:val="480"/>
                  <w:marRight w:val="0"/>
                  <w:marTop w:val="0"/>
                  <w:marBottom w:val="0"/>
                  <w:divBdr>
                    <w:top w:val="none" w:sz="0" w:space="0" w:color="auto"/>
                    <w:left w:val="none" w:sz="0" w:space="0" w:color="auto"/>
                    <w:bottom w:val="none" w:sz="0" w:space="0" w:color="auto"/>
                    <w:right w:val="none" w:sz="0" w:space="0" w:color="auto"/>
                  </w:divBdr>
                </w:div>
                <w:div w:id="1541475009">
                  <w:marLeft w:val="480"/>
                  <w:marRight w:val="0"/>
                  <w:marTop w:val="0"/>
                  <w:marBottom w:val="0"/>
                  <w:divBdr>
                    <w:top w:val="none" w:sz="0" w:space="0" w:color="auto"/>
                    <w:left w:val="none" w:sz="0" w:space="0" w:color="auto"/>
                    <w:bottom w:val="none" w:sz="0" w:space="0" w:color="auto"/>
                    <w:right w:val="none" w:sz="0" w:space="0" w:color="auto"/>
                  </w:divBdr>
                </w:div>
                <w:div w:id="1694070695">
                  <w:marLeft w:val="480"/>
                  <w:marRight w:val="0"/>
                  <w:marTop w:val="0"/>
                  <w:marBottom w:val="0"/>
                  <w:divBdr>
                    <w:top w:val="none" w:sz="0" w:space="0" w:color="auto"/>
                    <w:left w:val="none" w:sz="0" w:space="0" w:color="auto"/>
                    <w:bottom w:val="none" w:sz="0" w:space="0" w:color="auto"/>
                    <w:right w:val="none" w:sz="0" w:space="0" w:color="auto"/>
                  </w:divBdr>
                </w:div>
                <w:div w:id="1750426231">
                  <w:marLeft w:val="480"/>
                  <w:marRight w:val="0"/>
                  <w:marTop w:val="0"/>
                  <w:marBottom w:val="0"/>
                  <w:divBdr>
                    <w:top w:val="none" w:sz="0" w:space="0" w:color="auto"/>
                    <w:left w:val="none" w:sz="0" w:space="0" w:color="auto"/>
                    <w:bottom w:val="none" w:sz="0" w:space="0" w:color="auto"/>
                    <w:right w:val="none" w:sz="0" w:space="0" w:color="auto"/>
                  </w:divBdr>
                </w:div>
                <w:div w:id="2038507951">
                  <w:marLeft w:val="480"/>
                  <w:marRight w:val="0"/>
                  <w:marTop w:val="0"/>
                  <w:marBottom w:val="0"/>
                  <w:divBdr>
                    <w:top w:val="none" w:sz="0" w:space="0" w:color="auto"/>
                    <w:left w:val="none" w:sz="0" w:space="0" w:color="auto"/>
                    <w:bottom w:val="none" w:sz="0" w:space="0" w:color="auto"/>
                    <w:right w:val="none" w:sz="0" w:space="0" w:color="auto"/>
                  </w:divBdr>
                </w:div>
                <w:div w:id="2061123533">
                  <w:marLeft w:val="480"/>
                  <w:marRight w:val="0"/>
                  <w:marTop w:val="0"/>
                  <w:marBottom w:val="0"/>
                  <w:divBdr>
                    <w:top w:val="none" w:sz="0" w:space="0" w:color="auto"/>
                    <w:left w:val="none" w:sz="0" w:space="0" w:color="auto"/>
                    <w:bottom w:val="none" w:sz="0" w:space="0" w:color="auto"/>
                    <w:right w:val="none" w:sz="0" w:space="0" w:color="auto"/>
                  </w:divBdr>
                </w:div>
                <w:div w:id="2121104817">
                  <w:marLeft w:val="480"/>
                  <w:marRight w:val="0"/>
                  <w:marTop w:val="0"/>
                  <w:marBottom w:val="0"/>
                  <w:divBdr>
                    <w:top w:val="none" w:sz="0" w:space="0" w:color="auto"/>
                    <w:left w:val="none" w:sz="0" w:space="0" w:color="auto"/>
                    <w:bottom w:val="none" w:sz="0" w:space="0" w:color="auto"/>
                    <w:right w:val="none" w:sz="0" w:space="0" w:color="auto"/>
                  </w:divBdr>
                </w:div>
              </w:divsChild>
            </w:div>
            <w:div w:id="2087874485">
              <w:marLeft w:val="0"/>
              <w:marRight w:val="0"/>
              <w:marTop w:val="0"/>
              <w:marBottom w:val="0"/>
              <w:divBdr>
                <w:top w:val="none" w:sz="0" w:space="0" w:color="auto"/>
                <w:left w:val="none" w:sz="0" w:space="0" w:color="auto"/>
                <w:bottom w:val="none" w:sz="0" w:space="0" w:color="auto"/>
                <w:right w:val="none" w:sz="0" w:space="0" w:color="auto"/>
              </w:divBdr>
              <w:divsChild>
                <w:div w:id="201326856">
                  <w:marLeft w:val="480"/>
                  <w:marRight w:val="0"/>
                  <w:marTop w:val="0"/>
                  <w:marBottom w:val="0"/>
                  <w:divBdr>
                    <w:top w:val="none" w:sz="0" w:space="0" w:color="auto"/>
                    <w:left w:val="none" w:sz="0" w:space="0" w:color="auto"/>
                    <w:bottom w:val="none" w:sz="0" w:space="0" w:color="auto"/>
                    <w:right w:val="none" w:sz="0" w:space="0" w:color="auto"/>
                  </w:divBdr>
                </w:div>
                <w:div w:id="230239764">
                  <w:marLeft w:val="480"/>
                  <w:marRight w:val="0"/>
                  <w:marTop w:val="0"/>
                  <w:marBottom w:val="0"/>
                  <w:divBdr>
                    <w:top w:val="none" w:sz="0" w:space="0" w:color="auto"/>
                    <w:left w:val="none" w:sz="0" w:space="0" w:color="auto"/>
                    <w:bottom w:val="none" w:sz="0" w:space="0" w:color="auto"/>
                    <w:right w:val="none" w:sz="0" w:space="0" w:color="auto"/>
                  </w:divBdr>
                </w:div>
                <w:div w:id="283509125">
                  <w:marLeft w:val="480"/>
                  <w:marRight w:val="0"/>
                  <w:marTop w:val="0"/>
                  <w:marBottom w:val="0"/>
                  <w:divBdr>
                    <w:top w:val="none" w:sz="0" w:space="0" w:color="auto"/>
                    <w:left w:val="none" w:sz="0" w:space="0" w:color="auto"/>
                    <w:bottom w:val="none" w:sz="0" w:space="0" w:color="auto"/>
                    <w:right w:val="none" w:sz="0" w:space="0" w:color="auto"/>
                  </w:divBdr>
                </w:div>
                <w:div w:id="338821936">
                  <w:marLeft w:val="480"/>
                  <w:marRight w:val="0"/>
                  <w:marTop w:val="0"/>
                  <w:marBottom w:val="0"/>
                  <w:divBdr>
                    <w:top w:val="none" w:sz="0" w:space="0" w:color="auto"/>
                    <w:left w:val="none" w:sz="0" w:space="0" w:color="auto"/>
                    <w:bottom w:val="none" w:sz="0" w:space="0" w:color="auto"/>
                    <w:right w:val="none" w:sz="0" w:space="0" w:color="auto"/>
                  </w:divBdr>
                </w:div>
                <w:div w:id="540753256">
                  <w:marLeft w:val="480"/>
                  <w:marRight w:val="0"/>
                  <w:marTop w:val="0"/>
                  <w:marBottom w:val="0"/>
                  <w:divBdr>
                    <w:top w:val="none" w:sz="0" w:space="0" w:color="auto"/>
                    <w:left w:val="none" w:sz="0" w:space="0" w:color="auto"/>
                    <w:bottom w:val="none" w:sz="0" w:space="0" w:color="auto"/>
                    <w:right w:val="none" w:sz="0" w:space="0" w:color="auto"/>
                  </w:divBdr>
                </w:div>
                <w:div w:id="556742316">
                  <w:marLeft w:val="480"/>
                  <w:marRight w:val="0"/>
                  <w:marTop w:val="0"/>
                  <w:marBottom w:val="0"/>
                  <w:divBdr>
                    <w:top w:val="none" w:sz="0" w:space="0" w:color="auto"/>
                    <w:left w:val="none" w:sz="0" w:space="0" w:color="auto"/>
                    <w:bottom w:val="none" w:sz="0" w:space="0" w:color="auto"/>
                    <w:right w:val="none" w:sz="0" w:space="0" w:color="auto"/>
                  </w:divBdr>
                </w:div>
                <w:div w:id="831945854">
                  <w:marLeft w:val="480"/>
                  <w:marRight w:val="0"/>
                  <w:marTop w:val="0"/>
                  <w:marBottom w:val="0"/>
                  <w:divBdr>
                    <w:top w:val="none" w:sz="0" w:space="0" w:color="auto"/>
                    <w:left w:val="none" w:sz="0" w:space="0" w:color="auto"/>
                    <w:bottom w:val="none" w:sz="0" w:space="0" w:color="auto"/>
                    <w:right w:val="none" w:sz="0" w:space="0" w:color="auto"/>
                  </w:divBdr>
                </w:div>
                <w:div w:id="1051533526">
                  <w:marLeft w:val="480"/>
                  <w:marRight w:val="0"/>
                  <w:marTop w:val="0"/>
                  <w:marBottom w:val="0"/>
                  <w:divBdr>
                    <w:top w:val="none" w:sz="0" w:space="0" w:color="auto"/>
                    <w:left w:val="none" w:sz="0" w:space="0" w:color="auto"/>
                    <w:bottom w:val="none" w:sz="0" w:space="0" w:color="auto"/>
                    <w:right w:val="none" w:sz="0" w:space="0" w:color="auto"/>
                  </w:divBdr>
                </w:div>
                <w:div w:id="1081758966">
                  <w:marLeft w:val="480"/>
                  <w:marRight w:val="0"/>
                  <w:marTop w:val="0"/>
                  <w:marBottom w:val="0"/>
                  <w:divBdr>
                    <w:top w:val="none" w:sz="0" w:space="0" w:color="auto"/>
                    <w:left w:val="none" w:sz="0" w:space="0" w:color="auto"/>
                    <w:bottom w:val="none" w:sz="0" w:space="0" w:color="auto"/>
                    <w:right w:val="none" w:sz="0" w:space="0" w:color="auto"/>
                  </w:divBdr>
                </w:div>
                <w:div w:id="1098453586">
                  <w:marLeft w:val="480"/>
                  <w:marRight w:val="0"/>
                  <w:marTop w:val="0"/>
                  <w:marBottom w:val="0"/>
                  <w:divBdr>
                    <w:top w:val="none" w:sz="0" w:space="0" w:color="auto"/>
                    <w:left w:val="none" w:sz="0" w:space="0" w:color="auto"/>
                    <w:bottom w:val="none" w:sz="0" w:space="0" w:color="auto"/>
                    <w:right w:val="none" w:sz="0" w:space="0" w:color="auto"/>
                  </w:divBdr>
                </w:div>
                <w:div w:id="1312098713">
                  <w:marLeft w:val="480"/>
                  <w:marRight w:val="0"/>
                  <w:marTop w:val="0"/>
                  <w:marBottom w:val="0"/>
                  <w:divBdr>
                    <w:top w:val="none" w:sz="0" w:space="0" w:color="auto"/>
                    <w:left w:val="none" w:sz="0" w:space="0" w:color="auto"/>
                    <w:bottom w:val="none" w:sz="0" w:space="0" w:color="auto"/>
                    <w:right w:val="none" w:sz="0" w:space="0" w:color="auto"/>
                  </w:divBdr>
                </w:div>
                <w:div w:id="1416121923">
                  <w:marLeft w:val="480"/>
                  <w:marRight w:val="0"/>
                  <w:marTop w:val="0"/>
                  <w:marBottom w:val="0"/>
                  <w:divBdr>
                    <w:top w:val="none" w:sz="0" w:space="0" w:color="auto"/>
                    <w:left w:val="none" w:sz="0" w:space="0" w:color="auto"/>
                    <w:bottom w:val="none" w:sz="0" w:space="0" w:color="auto"/>
                    <w:right w:val="none" w:sz="0" w:space="0" w:color="auto"/>
                  </w:divBdr>
                </w:div>
                <w:div w:id="1446193961">
                  <w:marLeft w:val="480"/>
                  <w:marRight w:val="0"/>
                  <w:marTop w:val="0"/>
                  <w:marBottom w:val="0"/>
                  <w:divBdr>
                    <w:top w:val="none" w:sz="0" w:space="0" w:color="auto"/>
                    <w:left w:val="none" w:sz="0" w:space="0" w:color="auto"/>
                    <w:bottom w:val="none" w:sz="0" w:space="0" w:color="auto"/>
                    <w:right w:val="none" w:sz="0" w:space="0" w:color="auto"/>
                  </w:divBdr>
                </w:div>
                <w:div w:id="1529102597">
                  <w:marLeft w:val="480"/>
                  <w:marRight w:val="0"/>
                  <w:marTop w:val="0"/>
                  <w:marBottom w:val="0"/>
                  <w:divBdr>
                    <w:top w:val="none" w:sz="0" w:space="0" w:color="auto"/>
                    <w:left w:val="none" w:sz="0" w:space="0" w:color="auto"/>
                    <w:bottom w:val="none" w:sz="0" w:space="0" w:color="auto"/>
                    <w:right w:val="none" w:sz="0" w:space="0" w:color="auto"/>
                  </w:divBdr>
                </w:div>
                <w:div w:id="1565023471">
                  <w:marLeft w:val="480"/>
                  <w:marRight w:val="0"/>
                  <w:marTop w:val="0"/>
                  <w:marBottom w:val="0"/>
                  <w:divBdr>
                    <w:top w:val="none" w:sz="0" w:space="0" w:color="auto"/>
                    <w:left w:val="none" w:sz="0" w:space="0" w:color="auto"/>
                    <w:bottom w:val="none" w:sz="0" w:space="0" w:color="auto"/>
                    <w:right w:val="none" w:sz="0" w:space="0" w:color="auto"/>
                  </w:divBdr>
                </w:div>
                <w:div w:id="1929655224">
                  <w:marLeft w:val="480"/>
                  <w:marRight w:val="0"/>
                  <w:marTop w:val="0"/>
                  <w:marBottom w:val="0"/>
                  <w:divBdr>
                    <w:top w:val="none" w:sz="0" w:space="0" w:color="auto"/>
                    <w:left w:val="none" w:sz="0" w:space="0" w:color="auto"/>
                    <w:bottom w:val="none" w:sz="0" w:space="0" w:color="auto"/>
                    <w:right w:val="none" w:sz="0" w:space="0" w:color="auto"/>
                  </w:divBdr>
                </w:div>
                <w:div w:id="1970822404">
                  <w:marLeft w:val="480"/>
                  <w:marRight w:val="0"/>
                  <w:marTop w:val="0"/>
                  <w:marBottom w:val="0"/>
                  <w:divBdr>
                    <w:top w:val="none" w:sz="0" w:space="0" w:color="auto"/>
                    <w:left w:val="none" w:sz="0" w:space="0" w:color="auto"/>
                    <w:bottom w:val="none" w:sz="0" w:space="0" w:color="auto"/>
                    <w:right w:val="none" w:sz="0" w:space="0" w:color="auto"/>
                  </w:divBdr>
                </w:div>
              </w:divsChild>
            </w:div>
            <w:div w:id="2114398117">
              <w:marLeft w:val="0"/>
              <w:marRight w:val="0"/>
              <w:marTop w:val="0"/>
              <w:marBottom w:val="0"/>
              <w:divBdr>
                <w:top w:val="none" w:sz="0" w:space="0" w:color="auto"/>
                <w:left w:val="none" w:sz="0" w:space="0" w:color="auto"/>
                <w:bottom w:val="none" w:sz="0" w:space="0" w:color="auto"/>
                <w:right w:val="none" w:sz="0" w:space="0" w:color="auto"/>
              </w:divBdr>
              <w:divsChild>
                <w:div w:id="68498955">
                  <w:marLeft w:val="480"/>
                  <w:marRight w:val="0"/>
                  <w:marTop w:val="0"/>
                  <w:marBottom w:val="0"/>
                  <w:divBdr>
                    <w:top w:val="none" w:sz="0" w:space="0" w:color="auto"/>
                    <w:left w:val="none" w:sz="0" w:space="0" w:color="auto"/>
                    <w:bottom w:val="none" w:sz="0" w:space="0" w:color="auto"/>
                    <w:right w:val="none" w:sz="0" w:space="0" w:color="auto"/>
                  </w:divBdr>
                </w:div>
                <w:div w:id="95180386">
                  <w:marLeft w:val="480"/>
                  <w:marRight w:val="0"/>
                  <w:marTop w:val="0"/>
                  <w:marBottom w:val="0"/>
                  <w:divBdr>
                    <w:top w:val="none" w:sz="0" w:space="0" w:color="auto"/>
                    <w:left w:val="none" w:sz="0" w:space="0" w:color="auto"/>
                    <w:bottom w:val="none" w:sz="0" w:space="0" w:color="auto"/>
                    <w:right w:val="none" w:sz="0" w:space="0" w:color="auto"/>
                  </w:divBdr>
                </w:div>
                <w:div w:id="477112381">
                  <w:marLeft w:val="480"/>
                  <w:marRight w:val="0"/>
                  <w:marTop w:val="0"/>
                  <w:marBottom w:val="0"/>
                  <w:divBdr>
                    <w:top w:val="none" w:sz="0" w:space="0" w:color="auto"/>
                    <w:left w:val="none" w:sz="0" w:space="0" w:color="auto"/>
                    <w:bottom w:val="none" w:sz="0" w:space="0" w:color="auto"/>
                    <w:right w:val="none" w:sz="0" w:space="0" w:color="auto"/>
                  </w:divBdr>
                </w:div>
                <w:div w:id="834497903">
                  <w:marLeft w:val="480"/>
                  <w:marRight w:val="0"/>
                  <w:marTop w:val="0"/>
                  <w:marBottom w:val="0"/>
                  <w:divBdr>
                    <w:top w:val="none" w:sz="0" w:space="0" w:color="auto"/>
                    <w:left w:val="none" w:sz="0" w:space="0" w:color="auto"/>
                    <w:bottom w:val="none" w:sz="0" w:space="0" w:color="auto"/>
                    <w:right w:val="none" w:sz="0" w:space="0" w:color="auto"/>
                  </w:divBdr>
                </w:div>
                <w:div w:id="876697942">
                  <w:marLeft w:val="480"/>
                  <w:marRight w:val="0"/>
                  <w:marTop w:val="0"/>
                  <w:marBottom w:val="0"/>
                  <w:divBdr>
                    <w:top w:val="none" w:sz="0" w:space="0" w:color="auto"/>
                    <w:left w:val="none" w:sz="0" w:space="0" w:color="auto"/>
                    <w:bottom w:val="none" w:sz="0" w:space="0" w:color="auto"/>
                    <w:right w:val="none" w:sz="0" w:space="0" w:color="auto"/>
                  </w:divBdr>
                </w:div>
                <w:div w:id="982585859">
                  <w:marLeft w:val="480"/>
                  <w:marRight w:val="0"/>
                  <w:marTop w:val="0"/>
                  <w:marBottom w:val="0"/>
                  <w:divBdr>
                    <w:top w:val="none" w:sz="0" w:space="0" w:color="auto"/>
                    <w:left w:val="none" w:sz="0" w:space="0" w:color="auto"/>
                    <w:bottom w:val="none" w:sz="0" w:space="0" w:color="auto"/>
                    <w:right w:val="none" w:sz="0" w:space="0" w:color="auto"/>
                  </w:divBdr>
                </w:div>
                <w:div w:id="1094545880">
                  <w:marLeft w:val="480"/>
                  <w:marRight w:val="0"/>
                  <w:marTop w:val="0"/>
                  <w:marBottom w:val="0"/>
                  <w:divBdr>
                    <w:top w:val="none" w:sz="0" w:space="0" w:color="auto"/>
                    <w:left w:val="none" w:sz="0" w:space="0" w:color="auto"/>
                    <w:bottom w:val="none" w:sz="0" w:space="0" w:color="auto"/>
                    <w:right w:val="none" w:sz="0" w:space="0" w:color="auto"/>
                  </w:divBdr>
                </w:div>
                <w:div w:id="1145700510">
                  <w:marLeft w:val="480"/>
                  <w:marRight w:val="0"/>
                  <w:marTop w:val="0"/>
                  <w:marBottom w:val="0"/>
                  <w:divBdr>
                    <w:top w:val="none" w:sz="0" w:space="0" w:color="auto"/>
                    <w:left w:val="none" w:sz="0" w:space="0" w:color="auto"/>
                    <w:bottom w:val="none" w:sz="0" w:space="0" w:color="auto"/>
                    <w:right w:val="none" w:sz="0" w:space="0" w:color="auto"/>
                  </w:divBdr>
                </w:div>
                <w:div w:id="1226987312">
                  <w:marLeft w:val="480"/>
                  <w:marRight w:val="0"/>
                  <w:marTop w:val="0"/>
                  <w:marBottom w:val="0"/>
                  <w:divBdr>
                    <w:top w:val="none" w:sz="0" w:space="0" w:color="auto"/>
                    <w:left w:val="none" w:sz="0" w:space="0" w:color="auto"/>
                    <w:bottom w:val="none" w:sz="0" w:space="0" w:color="auto"/>
                    <w:right w:val="none" w:sz="0" w:space="0" w:color="auto"/>
                  </w:divBdr>
                </w:div>
                <w:div w:id="1296762350">
                  <w:marLeft w:val="480"/>
                  <w:marRight w:val="0"/>
                  <w:marTop w:val="0"/>
                  <w:marBottom w:val="0"/>
                  <w:divBdr>
                    <w:top w:val="none" w:sz="0" w:space="0" w:color="auto"/>
                    <w:left w:val="none" w:sz="0" w:space="0" w:color="auto"/>
                    <w:bottom w:val="none" w:sz="0" w:space="0" w:color="auto"/>
                    <w:right w:val="none" w:sz="0" w:space="0" w:color="auto"/>
                  </w:divBdr>
                </w:div>
                <w:div w:id="1319730464">
                  <w:marLeft w:val="480"/>
                  <w:marRight w:val="0"/>
                  <w:marTop w:val="0"/>
                  <w:marBottom w:val="0"/>
                  <w:divBdr>
                    <w:top w:val="none" w:sz="0" w:space="0" w:color="auto"/>
                    <w:left w:val="none" w:sz="0" w:space="0" w:color="auto"/>
                    <w:bottom w:val="none" w:sz="0" w:space="0" w:color="auto"/>
                    <w:right w:val="none" w:sz="0" w:space="0" w:color="auto"/>
                  </w:divBdr>
                </w:div>
                <w:div w:id="1609240402">
                  <w:marLeft w:val="480"/>
                  <w:marRight w:val="0"/>
                  <w:marTop w:val="0"/>
                  <w:marBottom w:val="0"/>
                  <w:divBdr>
                    <w:top w:val="none" w:sz="0" w:space="0" w:color="auto"/>
                    <w:left w:val="none" w:sz="0" w:space="0" w:color="auto"/>
                    <w:bottom w:val="none" w:sz="0" w:space="0" w:color="auto"/>
                    <w:right w:val="none" w:sz="0" w:space="0" w:color="auto"/>
                  </w:divBdr>
                </w:div>
                <w:div w:id="1811706672">
                  <w:marLeft w:val="480"/>
                  <w:marRight w:val="0"/>
                  <w:marTop w:val="0"/>
                  <w:marBottom w:val="0"/>
                  <w:divBdr>
                    <w:top w:val="none" w:sz="0" w:space="0" w:color="auto"/>
                    <w:left w:val="none" w:sz="0" w:space="0" w:color="auto"/>
                    <w:bottom w:val="none" w:sz="0" w:space="0" w:color="auto"/>
                    <w:right w:val="none" w:sz="0" w:space="0" w:color="auto"/>
                  </w:divBdr>
                </w:div>
                <w:div w:id="1914582633">
                  <w:marLeft w:val="480"/>
                  <w:marRight w:val="0"/>
                  <w:marTop w:val="0"/>
                  <w:marBottom w:val="0"/>
                  <w:divBdr>
                    <w:top w:val="none" w:sz="0" w:space="0" w:color="auto"/>
                    <w:left w:val="none" w:sz="0" w:space="0" w:color="auto"/>
                    <w:bottom w:val="none" w:sz="0" w:space="0" w:color="auto"/>
                    <w:right w:val="none" w:sz="0" w:space="0" w:color="auto"/>
                  </w:divBdr>
                </w:div>
                <w:div w:id="193359003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565379">
      <w:bodyDiv w:val="1"/>
      <w:marLeft w:val="0"/>
      <w:marRight w:val="0"/>
      <w:marTop w:val="0"/>
      <w:marBottom w:val="0"/>
      <w:divBdr>
        <w:top w:val="none" w:sz="0" w:space="0" w:color="auto"/>
        <w:left w:val="none" w:sz="0" w:space="0" w:color="auto"/>
        <w:bottom w:val="none" w:sz="0" w:space="0" w:color="auto"/>
        <w:right w:val="none" w:sz="0" w:space="0" w:color="auto"/>
      </w:divBdr>
      <w:divsChild>
        <w:div w:id="143470505">
          <w:marLeft w:val="480"/>
          <w:marRight w:val="0"/>
          <w:marTop w:val="0"/>
          <w:marBottom w:val="0"/>
          <w:divBdr>
            <w:top w:val="none" w:sz="0" w:space="0" w:color="auto"/>
            <w:left w:val="none" w:sz="0" w:space="0" w:color="auto"/>
            <w:bottom w:val="none" w:sz="0" w:space="0" w:color="auto"/>
            <w:right w:val="none" w:sz="0" w:space="0" w:color="auto"/>
          </w:divBdr>
        </w:div>
        <w:div w:id="454565351">
          <w:marLeft w:val="480"/>
          <w:marRight w:val="0"/>
          <w:marTop w:val="0"/>
          <w:marBottom w:val="0"/>
          <w:divBdr>
            <w:top w:val="none" w:sz="0" w:space="0" w:color="auto"/>
            <w:left w:val="none" w:sz="0" w:space="0" w:color="auto"/>
            <w:bottom w:val="none" w:sz="0" w:space="0" w:color="auto"/>
            <w:right w:val="none" w:sz="0" w:space="0" w:color="auto"/>
          </w:divBdr>
        </w:div>
        <w:div w:id="457528443">
          <w:marLeft w:val="480"/>
          <w:marRight w:val="0"/>
          <w:marTop w:val="0"/>
          <w:marBottom w:val="0"/>
          <w:divBdr>
            <w:top w:val="none" w:sz="0" w:space="0" w:color="auto"/>
            <w:left w:val="none" w:sz="0" w:space="0" w:color="auto"/>
            <w:bottom w:val="none" w:sz="0" w:space="0" w:color="auto"/>
            <w:right w:val="none" w:sz="0" w:space="0" w:color="auto"/>
          </w:divBdr>
        </w:div>
        <w:div w:id="507255580">
          <w:marLeft w:val="480"/>
          <w:marRight w:val="0"/>
          <w:marTop w:val="0"/>
          <w:marBottom w:val="0"/>
          <w:divBdr>
            <w:top w:val="none" w:sz="0" w:space="0" w:color="auto"/>
            <w:left w:val="none" w:sz="0" w:space="0" w:color="auto"/>
            <w:bottom w:val="none" w:sz="0" w:space="0" w:color="auto"/>
            <w:right w:val="none" w:sz="0" w:space="0" w:color="auto"/>
          </w:divBdr>
        </w:div>
        <w:div w:id="650985092">
          <w:marLeft w:val="480"/>
          <w:marRight w:val="0"/>
          <w:marTop w:val="0"/>
          <w:marBottom w:val="0"/>
          <w:divBdr>
            <w:top w:val="none" w:sz="0" w:space="0" w:color="auto"/>
            <w:left w:val="none" w:sz="0" w:space="0" w:color="auto"/>
            <w:bottom w:val="none" w:sz="0" w:space="0" w:color="auto"/>
            <w:right w:val="none" w:sz="0" w:space="0" w:color="auto"/>
          </w:divBdr>
        </w:div>
        <w:div w:id="904880697">
          <w:marLeft w:val="480"/>
          <w:marRight w:val="0"/>
          <w:marTop w:val="0"/>
          <w:marBottom w:val="0"/>
          <w:divBdr>
            <w:top w:val="none" w:sz="0" w:space="0" w:color="auto"/>
            <w:left w:val="none" w:sz="0" w:space="0" w:color="auto"/>
            <w:bottom w:val="none" w:sz="0" w:space="0" w:color="auto"/>
            <w:right w:val="none" w:sz="0" w:space="0" w:color="auto"/>
          </w:divBdr>
        </w:div>
        <w:div w:id="1407189983">
          <w:marLeft w:val="480"/>
          <w:marRight w:val="0"/>
          <w:marTop w:val="0"/>
          <w:marBottom w:val="0"/>
          <w:divBdr>
            <w:top w:val="none" w:sz="0" w:space="0" w:color="auto"/>
            <w:left w:val="none" w:sz="0" w:space="0" w:color="auto"/>
            <w:bottom w:val="none" w:sz="0" w:space="0" w:color="auto"/>
            <w:right w:val="none" w:sz="0" w:space="0" w:color="auto"/>
          </w:divBdr>
        </w:div>
        <w:div w:id="1733768496">
          <w:marLeft w:val="480"/>
          <w:marRight w:val="0"/>
          <w:marTop w:val="0"/>
          <w:marBottom w:val="0"/>
          <w:divBdr>
            <w:top w:val="none" w:sz="0" w:space="0" w:color="auto"/>
            <w:left w:val="none" w:sz="0" w:space="0" w:color="auto"/>
            <w:bottom w:val="none" w:sz="0" w:space="0" w:color="auto"/>
            <w:right w:val="none" w:sz="0" w:space="0" w:color="auto"/>
          </w:divBdr>
        </w:div>
        <w:div w:id="1796826739">
          <w:marLeft w:val="480"/>
          <w:marRight w:val="0"/>
          <w:marTop w:val="0"/>
          <w:marBottom w:val="0"/>
          <w:divBdr>
            <w:top w:val="none" w:sz="0" w:space="0" w:color="auto"/>
            <w:left w:val="none" w:sz="0" w:space="0" w:color="auto"/>
            <w:bottom w:val="none" w:sz="0" w:space="0" w:color="auto"/>
            <w:right w:val="none" w:sz="0" w:space="0" w:color="auto"/>
          </w:divBdr>
        </w:div>
        <w:div w:id="1985966352">
          <w:marLeft w:val="480"/>
          <w:marRight w:val="0"/>
          <w:marTop w:val="0"/>
          <w:marBottom w:val="0"/>
          <w:divBdr>
            <w:top w:val="none" w:sz="0" w:space="0" w:color="auto"/>
            <w:left w:val="none" w:sz="0" w:space="0" w:color="auto"/>
            <w:bottom w:val="none" w:sz="0" w:space="0" w:color="auto"/>
            <w:right w:val="none" w:sz="0" w:space="0" w:color="auto"/>
          </w:divBdr>
        </w:div>
        <w:div w:id="1987002389">
          <w:marLeft w:val="480"/>
          <w:marRight w:val="0"/>
          <w:marTop w:val="0"/>
          <w:marBottom w:val="0"/>
          <w:divBdr>
            <w:top w:val="none" w:sz="0" w:space="0" w:color="auto"/>
            <w:left w:val="none" w:sz="0" w:space="0" w:color="auto"/>
            <w:bottom w:val="none" w:sz="0" w:space="0" w:color="auto"/>
            <w:right w:val="none" w:sz="0" w:space="0" w:color="auto"/>
          </w:divBdr>
        </w:div>
        <w:div w:id="2025090163">
          <w:marLeft w:val="480"/>
          <w:marRight w:val="0"/>
          <w:marTop w:val="0"/>
          <w:marBottom w:val="0"/>
          <w:divBdr>
            <w:top w:val="none" w:sz="0" w:space="0" w:color="auto"/>
            <w:left w:val="none" w:sz="0" w:space="0" w:color="auto"/>
            <w:bottom w:val="none" w:sz="0" w:space="0" w:color="auto"/>
            <w:right w:val="none" w:sz="0" w:space="0" w:color="auto"/>
          </w:divBdr>
        </w:div>
        <w:div w:id="2059669218">
          <w:marLeft w:val="480"/>
          <w:marRight w:val="0"/>
          <w:marTop w:val="0"/>
          <w:marBottom w:val="0"/>
          <w:divBdr>
            <w:top w:val="none" w:sz="0" w:space="0" w:color="auto"/>
            <w:left w:val="none" w:sz="0" w:space="0" w:color="auto"/>
            <w:bottom w:val="none" w:sz="0" w:space="0" w:color="auto"/>
            <w:right w:val="none" w:sz="0" w:space="0" w:color="auto"/>
          </w:divBdr>
        </w:div>
      </w:divsChild>
    </w:div>
    <w:div w:id="1486241044">
      <w:bodyDiv w:val="1"/>
      <w:marLeft w:val="0"/>
      <w:marRight w:val="0"/>
      <w:marTop w:val="0"/>
      <w:marBottom w:val="0"/>
      <w:divBdr>
        <w:top w:val="none" w:sz="0" w:space="0" w:color="auto"/>
        <w:left w:val="none" w:sz="0" w:space="0" w:color="auto"/>
        <w:bottom w:val="none" w:sz="0" w:space="0" w:color="auto"/>
        <w:right w:val="none" w:sz="0" w:space="0" w:color="auto"/>
      </w:divBdr>
    </w:div>
    <w:div w:id="1486437175">
      <w:bodyDiv w:val="1"/>
      <w:marLeft w:val="0"/>
      <w:marRight w:val="0"/>
      <w:marTop w:val="0"/>
      <w:marBottom w:val="0"/>
      <w:divBdr>
        <w:top w:val="none" w:sz="0" w:space="0" w:color="auto"/>
        <w:left w:val="none" w:sz="0" w:space="0" w:color="auto"/>
        <w:bottom w:val="none" w:sz="0" w:space="0" w:color="auto"/>
        <w:right w:val="none" w:sz="0" w:space="0" w:color="auto"/>
      </w:divBdr>
    </w:div>
    <w:div w:id="1499298496">
      <w:bodyDiv w:val="1"/>
      <w:marLeft w:val="0"/>
      <w:marRight w:val="0"/>
      <w:marTop w:val="0"/>
      <w:marBottom w:val="0"/>
      <w:divBdr>
        <w:top w:val="none" w:sz="0" w:space="0" w:color="auto"/>
        <w:left w:val="none" w:sz="0" w:space="0" w:color="auto"/>
        <w:bottom w:val="none" w:sz="0" w:space="0" w:color="auto"/>
        <w:right w:val="none" w:sz="0" w:space="0" w:color="auto"/>
      </w:divBdr>
    </w:div>
    <w:div w:id="1511214723">
      <w:bodyDiv w:val="1"/>
      <w:marLeft w:val="0"/>
      <w:marRight w:val="0"/>
      <w:marTop w:val="0"/>
      <w:marBottom w:val="0"/>
      <w:divBdr>
        <w:top w:val="none" w:sz="0" w:space="0" w:color="auto"/>
        <w:left w:val="none" w:sz="0" w:space="0" w:color="auto"/>
        <w:bottom w:val="none" w:sz="0" w:space="0" w:color="auto"/>
        <w:right w:val="none" w:sz="0" w:space="0" w:color="auto"/>
      </w:divBdr>
      <w:divsChild>
        <w:div w:id="435910715">
          <w:marLeft w:val="640"/>
          <w:marRight w:val="0"/>
          <w:marTop w:val="0"/>
          <w:marBottom w:val="0"/>
          <w:divBdr>
            <w:top w:val="none" w:sz="0" w:space="0" w:color="auto"/>
            <w:left w:val="none" w:sz="0" w:space="0" w:color="auto"/>
            <w:bottom w:val="none" w:sz="0" w:space="0" w:color="auto"/>
            <w:right w:val="none" w:sz="0" w:space="0" w:color="auto"/>
          </w:divBdr>
        </w:div>
        <w:div w:id="751632627">
          <w:marLeft w:val="640"/>
          <w:marRight w:val="0"/>
          <w:marTop w:val="0"/>
          <w:marBottom w:val="0"/>
          <w:divBdr>
            <w:top w:val="none" w:sz="0" w:space="0" w:color="auto"/>
            <w:left w:val="none" w:sz="0" w:space="0" w:color="auto"/>
            <w:bottom w:val="none" w:sz="0" w:space="0" w:color="auto"/>
            <w:right w:val="none" w:sz="0" w:space="0" w:color="auto"/>
          </w:divBdr>
        </w:div>
        <w:div w:id="1847673309">
          <w:marLeft w:val="640"/>
          <w:marRight w:val="0"/>
          <w:marTop w:val="0"/>
          <w:marBottom w:val="0"/>
          <w:divBdr>
            <w:top w:val="none" w:sz="0" w:space="0" w:color="auto"/>
            <w:left w:val="none" w:sz="0" w:space="0" w:color="auto"/>
            <w:bottom w:val="none" w:sz="0" w:space="0" w:color="auto"/>
            <w:right w:val="none" w:sz="0" w:space="0" w:color="auto"/>
          </w:divBdr>
        </w:div>
      </w:divsChild>
    </w:div>
    <w:div w:id="1513178313">
      <w:bodyDiv w:val="1"/>
      <w:marLeft w:val="0"/>
      <w:marRight w:val="0"/>
      <w:marTop w:val="0"/>
      <w:marBottom w:val="0"/>
      <w:divBdr>
        <w:top w:val="none" w:sz="0" w:space="0" w:color="auto"/>
        <w:left w:val="none" w:sz="0" w:space="0" w:color="auto"/>
        <w:bottom w:val="none" w:sz="0" w:space="0" w:color="auto"/>
        <w:right w:val="none" w:sz="0" w:space="0" w:color="auto"/>
      </w:divBdr>
    </w:div>
    <w:div w:id="1528837315">
      <w:bodyDiv w:val="1"/>
      <w:marLeft w:val="0"/>
      <w:marRight w:val="0"/>
      <w:marTop w:val="0"/>
      <w:marBottom w:val="0"/>
      <w:divBdr>
        <w:top w:val="none" w:sz="0" w:space="0" w:color="auto"/>
        <w:left w:val="none" w:sz="0" w:space="0" w:color="auto"/>
        <w:bottom w:val="none" w:sz="0" w:space="0" w:color="auto"/>
        <w:right w:val="none" w:sz="0" w:space="0" w:color="auto"/>
      </w:divBdr>
    </w:div>
    <w:div w:id="1538853290">
      <w:bodyDiv w:val="1"/>
      <w:marLeft w:val="0"/>
      <w:marRight w:val="0"/>
      <w:marTop w:val="0"/>
      <w:marBottom w:val="0"/>
      <w:divBdr>
        <w:top w:val="none" w:sz="0" w:space="0" w:color="auto"/>
        <w:left w:val="none" w:sz="0" w:space="0" w:color="auto"/>
        <w:bottom w:val="none" w:sz="0" w:space="0" w:color="auto"/>
        <w:right w:val="none" w:sz="0" w:space="0" w:color="auto"/>
      </w:divBdr>
    </w:div>
    <w:div w:id="1539703883">
      <w:bodyDiv w:val="1"/>
      <w:marLeft w:val="0"/>
      <w:marRight w:val="0"/>
      <w:marTop w:val="0"/>
      <w:marBottom w:val="0"/>
      <w:divBdr>
        <w:top w:val="none" w:sz="0" w:space="0" w:color="auto"/>
        <w:left w:val="none" w:sz="0" w:space="0" w:color="auto"/>
        <w:bottom w:val="none" w:sz="0" w:space="0" w:color="auto"/>
        <w:right w:val="none" w:sz="0" w:space="0" w:color="auto"/>
      </w:divBdr>
    </w:div>
    <w:div w:id="1546209264">
      <w:bodyDiv w:val="1"/>
      <w:marLeft w:val="0"/>
      <w:marRight w:val="0"/>
      <w:marTop w:val="0"/>
      <w:marBottom w:val="0"/>
      <w:divBdr>
        <w:top w:val="none" w:sz="0" w:space="0" w:color="auto"/>
        <w:left w:val="none" w:sz="0" w:space="0" w:color="auto"/>
        <w:bottom w:val="none" w:sz="0" w:space="0" w:color="auto"/>
        <w:right w:val="none" w:sz="0" w:space="0" w:color="auto"/>
      </w:divBdr>
    </w:div>
    <w:div w:id="1548949997">
      <w:bodyDiv w:val="1"/>
      <w:marLeft w:val="0"/>
      <w:marRight w:val="0"/>
      <w:marTop w:val="0"/>
      <w:marBottom w:val="0"/>
      <w:divBdr>
        <w:top w:val="none" w:sz="0" w:space="0" w:color="auto"/>
        <w:left w:val="none" w:sz="0" w:space="0" w:color="auto"/>
        <w:bottom w:val="none" w:sz="0" w:space="0" w:color="auto"/>
        <w:right w:val="none" w:sz="0" w:space="0" w:color="auto"/>
      </w:divBdr>
      <w:divsChild>
        <w:div w:id="83495869">
          <w:marLeft w:val="0"/>
          <w:marRight w:val="0"/>
          <w:marTop w:val="0"/>
          <w:marBottom w:val="0"/>
          <w:divBdr>
            <w:top w:val="none" w:sz="0" w:space="0" w:color="auto"/>
            <w:left w:val="none" w:sz="0" w:space="0" w:color="auto"/>
            <w:bottom w:val="none" w:sz="0" w:space="0" w:color="auto"/>
            <w:right w:val="none" w:sz="0" w:space="0" w:color="auto"/>
          </w:divBdr>
          <w:divsChild>
            <w:div w:id="29722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11037">
      <w:bodyDiv w:val="1"/>
      <w:marLeft w:val="0"/>
      <w:marRight w:val="0"/>
      <w:marTop w:val="0"/>
      <w:marBottom w:val="0"/>
      <w:divBdr>
        <w:top w:val="none" w:sz="0" w:space="0" w:color="auto"/>
        <w:left w:val="none" w:sz="0" w:space="0" w:color="auto"/>
        <w:bottom w:val="none" w:sz="0" w:space="0" w:color="auto"/>
        <w:right w:val="none" w:sz="0" w:space="0" w:color="auto"/>
      </w:divBdr>
    </w:div>
    <w:div w:id="1554348348">
      <w:bodyDiv w:val="1"/>
      <w:marLeft w:val="0"/>
      <w:marRight w:val="0"/>
      <w:marTop w:val="0"/>
      <w:marBottom w:val="0"/>
      <w:divBdr>
        <w:top w:val="none" w:sz="0" w:space="0" w:color="auto"/>
        <w:left w:val="none" w:sz="0" w:space="0" w:color="auto"/>
        <w:bottom w:val="none" w:sz="0" w:space="0" w:color="auto"/>
        <w:right w:val="none" w:sz="0" w:space="0" w:color="auto"/>
      </w:divBdr>
      <w:divsChild>
        <w:div w:id="2070569576">
          <w:marLeft w:val="0"/>
          <w:marRight w:val="0"/>
          <w:marTop w:val="0"/>
          <w:marBottom w:val="0"/>
          <w:divBdr>
            <w:top w:val="none" w:sz="0" w:space="0" w:color="auto"/>
            <w:left w:val="none" w:sz="0" w:space="0" w:color="auto"/>
            <w:bottom w:val="none" w:sz="0" w:space="0" w:color="auto"/>
            <w:right w:val="none" w:sz="0" w:space="0" w:color="auto"/>
          </w:divBdr>
          <w:divsChild>
            <w:div w:id="102428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99375">
      <w:bodyDiv w:val="1"/>
      <w:marLeft w:val="0"/>
      <w:marRight w:val="0"/>
      <w:marTop w:val="0"/>
      <w:marBottom w:val="0"/>
      <w:divBdr>
        <w:top w:val="none" w:sz="0" w:space="0" w:color="auto"/>
        <w:left w:val="none" w:sz="0" w:space="0" w:color="auto"/>
        <w:bottom w:val="none" w:sz="0" w:space="0" w:color="auto"/>
        <w:right w:val="none" w:sz="0" w:space="0" w:color="auto"/>
      </w:divBdr>
    </w:div>
    <w:div w:id="1564676068">
      <w:bodyDiv w:val="1"/>
      <w:marLeft w:val="0"/>
      <w:marRight w:val="0"/>
      <w:marTop w:val="0"/>
      <w:marBottom w:val="0"/>
      <w:divBdr>
        <w:top w:val="none" w:sz="0" w:space="0" w:color="auto"/>
        <w:left w:val="none" w:sz="0" w:space="0" w:color="auto"/>
        <w:bottom w:val="none" w:sz="0" w:space="0" w:color="auto"/>
        <w:right w:val="none" w:sz="0" w:space="0" w:color="auto"/>
      </w:divBdr>
    </w:div>
    <w:div w:id="1576089778">
      <w:bodyDiv w:val="1"/>
      <w:marLeft w:val="0"/>
      <w:marRight w:val="0"/>
      <w:marTop w:val="0"/>
      <w:marBottom w:val="0"/>
      <w:divBdr>
        <w:top w:val="none" w:sz="0" w:space="0" w:color="auto"/>
        <w:left w:val="none" w:sz="0" w:space="0" w:color="auto"/>
        <w:bottom w:val="none" w:sz="0" w:space="0" w:color="auto"/>
        <w:right w:val="none" w:sz="0" w:space="0" w:color="auto"/>
      </w:divBdr>
    </w:div>
    <w:div w:id="1576821638">
      <w:bodyDiv w:val="1"/>
      <w:marLeft w:val="0"/>
      <w:marRight w:val="0"/>
      <w:marTop w:val="0"/>
      <w:marBottom w:val="0"/>
      <w:divBdr>
        <w:top w:val="none" w:sz="0" w:space="0" w:color="auto"/>
        <w:left w:val="none" w:sz="0" w:space="0" w:color="auto"/>
        <w:bottom w:val="none" w:sz="0" w:space="0" w:color="auto"/>
        <w:right w:val="none" w:sz="0" w:space="0" w:color="auto"/>
      </w:divBdr>
      <w:divsChild>
        <w:div w:id="116025390">
          <w:marLeft w:val="480"/>
          <w:marRight w:val="0"/>
          <w:marTop w:val="0"/>
          <w:marBottom w:val="0"/>
          <w:divBdr>
            <w:top w:val="none" w:sz="0" w:space="0" w:color="auto"/>
            <w:left w:val="none" w:sz="0" w:space="0" w:color="auto"/>
            <w:bottom w:val="none" w:sz="0" w:space="0" w:color="auto"/>
            <w:right w:val="none" w:sz="0" w:space="0" w:color="auto"/>
          </w:divBdr>
        </w:div>
        <w:div w:id="256793873">
          <w:marLeft w:val="480"/>
          <w:marRight w:val="0"/>
          <w:marTop w:val="0"/>
          <w:marBottom w:val="0"/>
          <w:divBdr>
            <w:top w:val="none" w:sz="0" w:space="0" w:color="auto"/>
            <w:left w:val="none" w:sz="0" w:space="0" w:color="auto"/>
            <w:bottom w:val="none" w:sz="0" w:space="0" w:color="auto"/>
            <w:right w:val="none" w:sz="0" w:space="0" w:color="auto"/>
          </w:divBdr>
        </w:div>
        <w:div w:id="566572608">
          <w:marLeft w:val="480"/>
          <w:marRight w:val="0"/>
          <w:marTop w:val="0"/>
          <w:marBottom w:val="0"/>
          <w:divBdr>
            <w:top w:val="none" w:sz="0" w:space="0" w:color="auto"/>
            <w:left w:val="none" w:sz="0" w:space="0" w:color="auto"/>
            <w:bottom w:val="none" w:sz="0" w:space="0" w:color="auto"/>
            <w:right w:val="none" w:sz="0" w:space="0" w:color="auto"/>
          </w:divBdr>
        </w:div>
        <w:div w:id="1041978363">
          <w:marLeft w:val="480"/>
          <w:marRight w:val="0"/>
          <w:marTop w:val="0"/>
          <w:marBottom w:val="0"/>
          <w:divBdr>
            <w:top w:val="none" w:sz="0" w:space="0" w:color="auto"/>
            <w:left w:val="none" w:sz="0" w:space="0" w:color="auto"/>
            <w:bottom w:val="none" w:sz="0" w:space="0" w:color="auto"/>
            <w:right w:val="none" w:sz="0" w:space="0" w:color="auto"/>
          </w:divBdr>
        </w:div>
        <w:div w:id="1197933008">
          <w:marLeft w:val="480"/>
          <w:marRight w:val="0"/>
          <w:marTop w:val="0"/>
          <w:marBottom w:val="0"/>
          <w:divBdr>
            <w:top w:val="none" w:sz="0" w:space="0" w:color="auto"/>
            <w:left w:val="none" w:sz="0" w:space="0" w:color="auto"/>
            <w:bottom w:val="none" w:sz="0" w:space="0" w:color="auto"/>
            <w:right w:val="none" w:sz="0" w:space="0" w:color="auto"/>
          </w:divBdr>
        </w:div>
        <w:div w:id="1542327020">
          <w:marLeft w:val="480"/>
          <w:marRight w:val="0"/>
          <w:marTop w:val="0"/>
          <w:marBottom w:val="0"/>
          <w:divBdr>
            <w:top w:val="none" w:sz="0" w:space="0" w:color="auto"/>
            <w:left w:val="none" w:sz="0" w:space="0" w:color="auto"/>
            <w:bottom w:val="none" w:sz="0" w:space="0" w:color="auto"/>
            <w:right w:val="none" w:sz="0" w:space="0" w:color="auto"/>
          </w:divBdr>
        </w:div>
        <w:div w:id="1914700527">
          <w:marLeft w:val="480"/>
          <w:marRight w:val="0"/>
          <w:marTop w:val="0"/>
          <w:marBottom w:val="0"/>
          <w:divBdr>
            <w:top w:val="none" w:sz="0" w:space="0" w:color="auto"/>
            <w:left w:val="none" w:sz="0" w:space="0" w:color="auto"/>
            <w:bottom w:val="none" w:sz="0" w:space="0" w:color="auto"/>
            <w:right w:val="none" w:sz="0" w:space="0" w:color="auto"/>
          </w:divBdr>
        </w:div>
        <w:div w:id="2123529420">
          <w:marLeft w:val="480"/>
          <w:marRight w:val="0"/>
          <w:marTop w:val="0"/>
          <w:marBottom w:val="0"/>
          <w:divBdr>
            <w:top w:val="none" w:sz="0" w:space="0" w:color="auto"/>
            <w:left w:val="none" w:sz="0" w:space="0" w:color="auto"/>
            <w:bottom w:val="none" w:sz="0" w:space="0" w:color="auto"/>
            <w:right w:val="none" w:sz="0" w:space="0" w:color="auto"/>
          </w:divBdr>
        </w:div>
      </w:divsChild>
    </w:div>
    <w:div w:id="1582444842">
      <w:bodyDiv w:val="1"/>
      <w:marLeft w:val="0"/>
      <w:marRight w:val="0"/>
      <w:marTop w:val="0"/>
      <w:marBottom w:val="0"/>
      <w:divBdr>
        <w:top w:val="none" w:sz="0" w:space="0" w:color="auto"/>
        <w:left w:val="none" w:sz="0" w:space="0" w:color="auto"/>
        <w:bottom w:val="none" w:sz="0" w:space="0" w:color="auto"/>
        <w:right w:val="none" w:sz="0" w:space="0" w:color="auto"/>
      </w:divBdr>
    </w:div>
    <w:div w:id="1582717159">
      <w:bodyDiv w:val="1"/>
      <w:marLeft w:val="0"/>
      <w:marRight w:val="0"/>
      <w:marTop w:val="0"/>
      <w:marBottom w:val="0"/>
      <w:divBdr>
        <w:top w:val="none" w:sz="0" w:space="0" w:color="auto"/>
        <w:left w:val="none" w:sz="0" w:space="0" w:color="auto"/>
        <w:bottom w:val="none" w:sz="0" w:space="0" w:color="auto"/>
        <w:right w:val="none" w:sz="0" w:space="0" w:color="auto"/>
      </w:divBdr>
    </w:div>
    <w:div w:id="1586299440">
      <w:bodyDiv w:val="1"/>
      <w:marLeft w:val="0"/>
      <w:marRight w:val="0"/>
      <w:marTop w:val="0"/>
      <w:marBottom w:val="0"/>
      <w:divBdr>
        <w:top w:val="none" w:sz="0" w:space="0" w:color="auto"/>
        <w:left w:val="none" w:sz="0" w:space="0" w:color="auto"/>
        <w:bottom w:val="none" w:sz="0" w:space="0" w:color="auto"/>
        <w:right w:val="none" w:sz="0" w:space="0" w:color="auto"/>
      </w:divBdr>
    </w:div>
    <w:div w:id="1606159412">
      <w:bodyDiv w:val="1"/>
      <w:marLeft w:val="0"/>
      <w:marRight w:val="0"/>
      <w:marTop w:val="0"/>
      <w:marBottom w:val="0"/>
      <w:divBdr>
        <w:top w:val="none" w:sz="0" w:space="0" w:color="auto"/>
        <w:left w:val="none" w:sz="0" w:space="0" w:color="auto"/>
        <w:bottom w:val="none" w:sz="0" w:space="0" w:color="auto"/>
        <w:right w:val="none" w:sz="0" w:space="0" w:color="auto"/>
      </w:divBdr>
    </w:div>
    <w:div w:id="1610048138">
      <w:bodyDiv w:val="1"/>
      <w:marLeft w:val="0"/>
      <w:marRight w:val="0"/>
      <w:marTop w:val="0"/>
      <w:marBottom w:val="0"/>
      <w:divBdr>
        <w:top w:val="none" w:sz="0" w:space="0" w:color="auto"/>
        <w:left w:val="none" w:sz="0" w:space="0" w:color="auto"/>
        <w:bottom w:val="none" w:sz="0" w:space="0" w:color="auto"/>
        <w:right w:val="none" w:sz="0" w:space="0" w:color="auto"/>
      </w:divBdr>
    </w:div>
    <w:div w:id="1612545705">
      <w:bodyDiv w:val="1"/>
      <w:marLeft w:val="0"/>
      <w:marRight w:val="0"/>
      <w:marTop w:val="0"/>
      <w:marBottom w:val="0"/>
      <w:divBdr>
        <w:top w:val="none" w:sz="0" w:space="0" w:color="auto"/>
        <w:left w:val="none" w:sz="0" w:space="0" w:color="auto"/>
        <w:bottom w:val="none" w:sz="0" w:space="0" w:color="auto"/>
        <w:right w:val="none" w:sz="0" w:space="0" w:color="auto"/>
      </w:divBdr>
    </w:div>
    <w:div w:id="1623415717">
      <w:bodyDiv w:val="1"/>
      <w:marLeft w:val="0"/>
      <w:marRight w:val="0"/>
      <w:marTop w:val="0"/>
      <w:marBottom w:val="0"/>
      <w:divBdr>
        <w:top w:val="none" w:sz="0" w:space="0" w:color="auto"/>
        <w:left w:val="none" w:sz="0" w:space="0" w:color="auto"/>
        <w:bottom w:val="none" w:sz="0" w:space="0" w:color="auto"/>
        <w:right w:val="none" w:sz="0" w:space="0" w:color="auto"/>
      </w:divBdr>
    </w:div>
    <w:div w:id="1644846916">
      <w:bodyDiv w:val="1"/>
      <w:marLeft w:val="0"/>
      <w:marRight w:val="0"/>
      <w:marTop w:val="0"/>
      <w:marBottom w:val="0"/>
      <w:divBdr>
        <w:top w:val="none" w:sz="0" w:space="0" w:color="auto"/>
        <w:left w:val="none" w:sz="0" w:space="0" w:color="auto"/>
        <w:bottom w:val="none" w:sz="0" w:space="0" w:color="auto"/>
        <w:right w:val="none" w:sz="0" w:space="0" w:color="auto"/>
      </w:divBdr>
    </w:div>
    <w:div w:id="1646935664">
      <w:bodyDiv w:val="1"/>
      <w:marLeft w:val="0"/>
      <w:marRight w:val="0"/>
      <w:marTop w:val="0"/>
      <w:marBottom w:val="0"/>
      <w:divBdr>
        <w:top w:val="none" w:sz="0" w:space="0" w:color="auto"/>
        <w:left w:val="none" w:sz="0" w:space="0" w:color="auto"/>
        <w:bottom w:val="none" w:sz="0" w:space="0" w:color="auto"/>
        <w:right w:val="none" w:sz="0" w:space="0" w:color="auto"/>
      </w:divBdr>
    </w:div>
    <w:div w:id="1649286655">
      <w:bodyDiv w:val="1"/>
      <w:marLeft w:val="0"/>
      <w:marRight w:val="0"/>
      <w:marTop w:val="0"/>
      <w:marBottom w:val="0"/>
      <w:divBdr>
        <w:top w:val="none" w:sz="0" w:space="0" w:color="auto"/>
        <w:left w:val="none" w:sz="0" w:space="0" w:color="auto"/>
        <w:bottom w:val="none" w:sz="0" w:space="0" w:color="auto"/>
        <w:right w:val="none" w:sz="0" w:space="0" w:color="auto"/>
      </w:divBdr>
    </w:div>
    <w:div w:id="1650092148">
      <w:bodyDiv w:val="1"/>
      <w:marLeft w:val="0"/>
      <w:marRight w:val="0"/>
      <w:marTop w:val="0"/>
      <w:marBottom w:val="0"/>
      <w:divBdr>
        <w:top w:val="none" w:sz="0" w:space="0" w:color="auto"/>
        <w:left w:val="none" w:sz="0" w:space="0" w:color="auto"/>
        <w:bottom w:val="none" w:sz="0" w:space="0" w:color="auto"/>
        <w:right w:val="none" w:sz="0" w:space="0" w:color="auto"/>
      </w:divBdr>
    </w:div>
    <w:div w:id="1652829805">
      <w:bodyDiv w:val="1"/>
      <w:marLeft w:val="0"/>
      <w:marRight w:val="0"/>
      <w:marTop w:val="0"/>
      <w:marBottom w:val="0"/>
      <w:divBdr>
        <w:top w:val="none" w:sz="0" w:space="0" w:color="auto"/>
        <w:left w:val="none" w:sz="0" w:space="0" w:color="auto"/>
        <w:bottom w:val="none" w:sz="0" w:space="0" w:color="auto"/>
        <w:right w:val="none" w:sz="0" w:space="0" w:color="auto"/>
      </w:divBdr>
    </w:div>
    <w:div w:id="1659260642">
      <w:bodyDiv w:val="1"/>
      <w:marLeft w:val="0"/>
      <w:marRight w:val="0"/>
      <w:marTop w:val="0"/>
      <w:marBottom w:val="0"/>
      <w:divBdr>
        <w:top w:val="none" w:sz="0" w:space="0" w:color="auto"/>
        <w:left w:val="none" w:sz="0" w:space="0" w:color="auto"/>
        <w:bottom w:val="none" w:sz="0" w:space="0" w:color="auto"/>
        <w:right w:val="none" w:sz="0" w:space="0" w:color="auto"/>
      </w:divBdr>
    </w:div>
    <w:div w:id="1674920201">
      <w:bodyDiv w:val="1"/>
      <w:marLeft w:val="0"/>
      <w:marRight w:val="0"/>
      <w:marTop w:val="0"/>
      <w:marBottom w:val="0"/>
      <w:divBdr>
        <w:top w:val="none" w:sz="0" w:space="0" w:color="auto"/>
        <w:left w:val="none" w:sz="0" w:space="0" w:color="auto"/>
        <w:bottom w:val="none" w:sz="0" w:space="0" w:color="auto"/>
        <w:right w:val="none" w:sz="0" w:space="0" w:color="auto"/>
      </w:divBdr>
    </w:div>
    <w:div w:id="1675372542">
      <w:bodyDiv w:val="1"/>
      <w:marLeft w:val="0"/>
      <w:marRight w:val="0"/>
      <w:marTop w:val="0"/>
      <w:marBottom w:val="0"/>
      <w:divBdr>
        <w:top w:val="none" w:sz="0" w:space="0" w:color="auto"/>
        <w:left w:val="none" w:sz="0" w:space="0" w:color="auto"/>
        <w:bottom w:val="none" w:sz="0" w:space="0" w:color="auto"/>
        <w:right w:val="none" w:sz="0" w:space="0" w:color="auto"/>
      </w:divBdr>
    </w:div>
    <w:div w:id="1679304440">
      <w:bodyDiv w:val="1"/>
      <w:marLeft w:val="0"/>
      <w:marRight w:val="0"/>
      <w:marTop w:val="0"/>
      <w:marBottom w:val="0"/>
      <w:divBdr>
        <w:top w:val="none" w:sz="0" w:space="0" w:color="auto"/>
        <w:left w:val="none" w:sz="0" w:space="0" w:color="auto"/>
        <w:bottom w:val="none" w:sz="0" w:space="0" w:color="auto"/>
        <w:right w:val="none" w:sz="0" w:space="0" w:color="auto"/>
      </w:divBdr>
    </w:div>
    <w:div w:id="1684478045">
      <w:bodyDiv w:val="1"/>
      <w:marLeft w:val="0"/>
      <w:marRight w:val="0"/>
      <w:marTop w:val="0"/>
      <w:marBottom w:val="0"/>
      <w:divBdr>
        <w:top w:val="none" w:sz="0" w:space="0" w:color="auto"/>
        <w:left w:val="none" w:sz="0" w:space="0" w:color="auto"/>
        <w:bottom w:val="none" w:sz="0" w:space="0" w:color="auto"/>
        <w:right w:val="none" w:sz="0" w:space="0" w:color="auto"/>
      </w:divBdr>
      <w:divsChild>
        <w:div w:id="318777528">
          <w:marLeft w:val="480"/>
          <w:marRight w:val="0"/>
          <w:marTop w:val="0"/>
          <w:marBottom w:val="0"/>
          <w:divBdr>
            <w:top w:val="none" w:sz="0" w:space="0" w:color="auto"/>
            <w:left w:val="none" w:sz="0" w:space="0" w:color="auto"/>
            <w:bottom w:val="none" w:sz="0" w:space="0" w:color="auto"/>
            <w:right w:val="none" w:sz="0" w:space="0" w:color="auto"/>
          </w:divBdr>
        </w:div>
        <w:div w:id="617029202">
          <w:marLeft w:val="480"/>
          <w:marRight w:val="0"/>
          <w:marTop w:val="0"/>
          <w:marBottom w:val="0"/>
          <w:divBdr>
            <w:top w:val="none" w:sz="0" w:space="0" w:color="auto"/>
            <w:left w:val="none" w:sz="0" w:space="0" w:color="auto"/>
            <w:bottom w:val="none" w:sz="0" w:space="0" w:color="auto"/>
            <w:right w:val="none" w:sz="0" w:space="0" w:color="auto"/>
          </w:divBdr>
        </w:div>
        <w:div w:id="770130229">
          <w:marLeft w:val="480"/>
          <w:marRight w:val="0"/>
          <w:marTop w:val="0"/>
          <w:marBottom w:val="0"/>
          <w:divBdr>
            <w:top w:val="none" w:sz="0" w:space="0" w:color="auto"/>
            <w:left w:val="none" w:sz="0" w:space="0" w:color="auto"/>
            <w:bottom w:val="none" w:sz="0" w:space="0" w:color="auto"/>
            <w:right w:val="none" w:sz="0" w:space="0" w:color="auto"/>
          </w:divBdr>
        </w:div>
        <w:div w:id="716048098">
          <w:marLeft w:val="480"/>
          <w:marRight w:val="0"/>
          <w:marTop w:val="0"/>
          <w:marBottom w:val="0"/>
          <w:divBdr>
            <w:top w:val="none" w:sz="0" w:space="0" w:color="auto"/>
            <w:left w:val="none" w:sz="0" w:space="0" w:color="auto"/>
            <w:bottom w:val="none" w:sz="0" w:space="0" w:color="auto"/>
            <w:right w:val="none" w:sz="0" w:space="0" w:color="auto"/>
          </w:divBdr>
        </w:div>
        <w:div w:id="122584812">
          <w:marLeft w:val="480"/>
          <w:marRight w:val="0"/>
          <w:marTop w:val="0"/>
          <w:marBottom w:val="0"/>
          <w:divBdr>
            <w:top w:val="none" w:sz="0" w:space="0" w:color="auto"/>
            <w:left w:val="none" w:sz="0" w:space="0" w:color="auto"/>
            <w:bottom w:val="none" w:sz="0" w:space="0" w:color="auto"/>
            <w:right w:val="none" w:sz="0" w:space="0" w:color="auto"/>
          </w:divBdr>
        </w:div>
        <w:div w:id="1506356131">
          <w:marLeft w:val="480"/>
          <w:marRight w:val="0"/>
          <w:marTop w:val="0"/>
          <w:marBottom w:val="0"/>
          <w:divBdr>
            <w:top w:val="none" w:sz="0" w:space="0" w:color="auto"/>
            <w:left w:val="none" w:sz="0" w:space="0" w:color="auto"/>
            <w:bottom w:val="none" w:sz="0" w:space="0" w:color="auto"/>
            <w:right w:val="none" w:sz="0" w:space="0" w:color="auto"/>
          </w:divBdr>
        </w:div>
        <w:div w:id="577372878">
          <w:marLeft w:val="480"/>
          <w:marRight w:val="0"/>
          <w:marTop w:val="0"/>
          <w:marBottom w:val="0"/>
          <w:divBdr>
            <w:top w:val="none" w:sz="0" w:space="0" w:color="auto"/>
            <w:left w:val="none" w:sz="0" w:space="0" w:color="auto"/>
            <w:bottom w:val="none" w:sz="0" w:space="0" w:color="auto"/>
            <w:right w:val="none" w:sz="0" w:space="0" w:color="auto"/>
          </w:divBdr>
        </w:div>
        <w:div w:id="534847515">
          <w:marLeft w:val="480"/>
          <w:marRight w:val="0"/>
          <w:marTop w:val="0"/>
          <w:marBottom w:val="0"/>
          <w:divBdr>
            <w:top w:val="none" w:sz="0" w:space="0" w:color="auto"/>
            <w:left w:val="none" w:sz="0" w:space="0" w:color="auto"/>
            <w:bottom w:val="none" w:sz="0" w:space="0" w:color="auto"/>
            <w:right w:val="none" w:sz="0" w:space="0" w:color="auto"/>
          </w:divBdr>
        </w:div>
        <w:div w:id="913202881">
          <w:marLeft w:val="480"/>
          <w:marRight w:val="0"/>
          <w:marTop w:val="0"/>
          <w:marBottom w:val="0"/>
          <w:divBdr>
            <w:top w:val="none" w:sz="0" w:space="0" w:color="auto"/>
            <w:left w:val="none" w:sz="0" w:space="0" w:color="auto"/>
            <w:bottom w:val="none" w:sz="0" w:space="0" w:color="auto"/>
            <w:right w:val="none" w:sz="0" w:space="0" w:color="auto"/>
          </w:divBdr>
        </w:div>
        <w:div w:id="1093085014">
          <w:marLeft w:val="480"/>
          <w:marRight w:val="0"/>
          <w:marTop w:val="0"/>
          <w:marBottom w:val="0"/>
          <w:divBdr>
            <w:top w:val="none" w:sz="0" w:space="0" w:color="auto"/>
            <w:left w:val="none" w:sz="0" w:space="0" w:color="auto"/>
            <w:bottom w:val="none" w:sz="0" w:space="0" w:color="auto"/>
            <w:right w:val="none" w:sz="0" w:space="0" w:color="auto"/>
          </w:divBdr>
        </w:div>
        <w:div w:id="470632669">
          <w:marLeft w:val="480"/>
          <w:marRight w:val="0"/>
          <w:marTop w:val="0"/>
          <w:marBottom w:val="0"/>
          <w:divBdr>
            <w:top w:val="none" w:sz="0" w:space="0" w:color="auto"/>
            <w:left w:val="none" w:sz="0" w:space="0" w:color="auto"/>
            <w:bottom w:val="none" w:sz="0" w:space="0" w:color="auto"/>
            <w:right w:val="none" w:sz="0" w:space="0" w:color="auto"/>
          </w:divBdr>
        </w:div>
        <w:div w:id="1509515050">
          <w:marLeft w:val="480"/>
          <w:marRight w:val="0"/>
          <w:marTop w:val="0"/>
          <w:marBottom w:val="0"/>
          <w:divBdr>
            <w:top w:val="none" w:sz="0" w:space="0" w:color="auto"/>
            <w:left w:val="none" w:sz="0" w:space="0" w:color="auto"/>
            <w:bottom w:val="none" w:sz="0" w:space="0" w:color="auto"/>
            <w:right w:val="none" w:sz="0" w:space="0" w:color="auto"/>
          </w:divBdr>
        </w:div>
        <w:div w:id="1917787594">
          <w:marLeft w:val="480"/>
          <w:marRight w:val="0"/>
          <w:marTop w:val="0"/>
          <w:marBottom w:val="0"/>
          <w:divBdr>
            <w:top w:val="none" w:sz="0" w:space="0" w:color="auto"/>
            <w:left w:val="none" w:sz="0" w:space="0" w:color="auto"/>
            <w:bottom w:val="none" w:sz="0" w:space="0" w:color="auto"/>
            <w:right w:val="none" w:sz="0" w:space="0" w:color="auto"/>
          </w:divBdr>
        </w:div>
        <w:div w:id="1896547938">
          <w:marLeft w:val="480"/>
          <w:marRight w:val="0"/>
          <w:marTop w:val="0"/>
          <w:marBottom w:val="0"/>
          <w:divBdr>
            <w:top w:val="none" w:sz="0" w:space="0" w:color="auto"/>
            <w:left w:val="none" w:sz="0" w:space="0" w:color="auto"/>
            <w:bottom w:val="none" w:sz="0" w:space="0" w:color="auto"/>
            <w:right w:val="none" w:sz="0" w:space="0" w:color="auto"/>
          </w:divBdr>
        </w:div>
        <w:div w:id="1920823020">
          <w:marLeft w:val="480"/>
          <w:marRight w:val="0"/>
          <w:marTop w:val="0"/>
          <w:marBottom w:val="0"/>
          <w:divBdr>
            <w:top w:val="none" w:sz="0" w:space="0" w:color="auto"/>
            <w:left w:val="none" w:sz="0" w:space="0" w:color="auto"/>
            <w:bottom w:val="none" w:sz="0" w:space="0" w:color="auto"/>
            <w:right w:val="none" w:sz="0" w:space="0" w:color="auto"/>
          </w:divBdr>
        </w:div>
        <w:div w:id="125051073">
          <w:marLeft w:val="480"/>
          <w:marRight w:val="0"/>
          <w:marTop w:val="0"/>
          <w:marBottom w:val="0"/>
          <w:divBdr>
            <w:top w:val="none" w:sz="0" w:space="0" w:color="auto"/>
            <w:left w:val="none" w:sz="0" w:space="0" w:color="auto"/>
            <w:bottom w:val="none" w:sz="0" w:space="0" w:color="auto"/>
            <w:right w:val="none" w:sz="0" w:space="0" w:color="auto"/>
          </w:divBdr>
        </w:div>
        <w:div w:id="559050242">
          <w:marLeft w:val="480"/>
          <w:marRight w:val="0"/>
          <w:marTop w:val="0"/>
          <w:marBottom w:val="0"/>
          <w:divBdr>
            <w:top w:val="none" w:sz="0" w:space="0" w:color="auto"/>
            <w:left w:val="none" w:sz="0" w:space="0" w:color="auto"/>
            <w:bottom w:val="none" w:sz="0" w:space="0" w:color="auto"/>
            <w:right w:val="none" w:sz="0" w:space="0" w:color="auto"/>
          </w:divBdr>
        </w:div>
        <w:div w:id="1753114509">
          <w:marLeft w:val="480"/>
          <w:marRight w:val="0"/>
          <w:marTop w:val="0"/>
          <w:marBottom w:val="0"/>
          <w:divBdr>
            <w:top w:val="none" w:sz="0" w:space="0" w:color="auto"/>
            <w:left w:val="none" w:sz="0" w:space="0" w:color="auto"/>
            <w:bottom w:val="none" w:sz="0" w:space="0" w:color="auto"/>
            <w:right w:val="none" w:sz="0" w:space="0" w:color="auto"/>
          </w:divBdr>
        </w:div>
        <w:div w:id="993753379">
          <w:marLeft w:val="480"/>
          <w:marRight w:val="0"/>
          <w:marTop w:val="0"/>
          <w:marBottom w:val="0"/>
          <w:divBdr>
            <w:top w:val="none" w:sz="0" w:space="0" w:color="auto"/>
            <w:left w:val="none" w:sz="0" w:space="0" w:color="auto"/>
            <w:bottom w:val="none" w:sz="0" w:space="0" w:color="auto"/>
            <w:right w:val="none" w:sz="0" w:space="0" w:color="auto"/>
          </w:divBdr>
        </w:div>
        <w:div w:id="1362364105">
          <w:marLeft w:val="480"/>
          <w:marRight w:val="0"/>
          <w:marTop w:val="0"/>
          <w:marBottom w:val="0"/>
          <w:divBdr>
            <w:top w:val="none" w:sz="0" w:space="0" w:color="auto"/>
            <w:left w:val="none" w:sz="0" w:space="0" w:color="auto"/>
            <w:bottom w:val="none" w:sz="0" w:space="0" w:color="auto"/>
            <w:right w:val="none" w:sz="0" w:space="0" w:color="auto"/>
          </w:divBdr>
        </w:div>
        <w:div w:id="1510637533">
          <w:marLeft w:val="480"/>
          <w:marRight w:val="0"/>
          <w:marTop w:val="0"/>
          <w:marBottom w:val="0"/>
          <w:divBdr>
            <w:top w:val="none" w:sz="0" w:space="0" w:color="auto"/>
            <w:left w:val="none" w:sz="0" w:space="0" w:color="auto"/>
            <w:bottom w:val="none" w:sz="0" w:space="0" w:color="auto"/>
            <w:right w:val="none" w:sz="0" w:space="0" w:color="auto"/>
          </w:divBdr>
        </w:div>
      </w:divsChild>
    </w:div>
    <w:div w:id="1688630149">
      <w:bodyDiv w:val="1"/>
      <w:marLeft w:val="0"/>
      <w:marRight w:val="0"/>
      <w:marTop w:val="0"/>
      <w:marBottom w:val="0"/>
      <w:divBdr>
        <w:top w:val="none" w:sz="0" w:space="0" w:color="auto"/>
        <w:left w:val="none" w:sz="0" w:space="0" w:color="auto"/>
        <w:bottom w:val="none" w:sz="0" w:space="0" w:color="auto"/>
        <w:right w:val="none" w:sz="0" w:space="0" w:color="auto"/>
      </w:divBdr>
    </w:div>
    <w:div w:id="1689865664">
      <w:bodyDiv w:val="1"/>
      <w:marLeft w:val="0"/>
      <w:marRight w:val="0"/>
      <w:marTop w:val="0"/>
      <w:marBottom w:val="0"/>
      <w:divBdr>
        <w:top w:val="none" w:sz="0" w:space="0" w:color="auto"/>
        <w:left w:val="none" w:sz="0" w:space="0" w:color="auto"/>
        <w:bottom w:val="none" w:sz="0" w:space="0" w:color="auto"/>
        <w:right w:val="none" w:sz="0" w:space="0" w:color="auto"/>
      </w:divBdr>
      <w:divsChild>
        <w:div w:id="190532892">
          <w:marLeft w:val="480"/>
          <w:marRight w:val="0"/>
          <w:marTop w:val="0"/>
          <w:marBottom w:val="0"/>
          <w:divBdr>
            <w:top w:val="none" w:sz="0" w:space="0" w:color="auto"/>
            <w:left w:val="none" w:sz="0" w:space="0" w:color="auto"/>
            <w:bottom w:val="none" w:sz="0" w:space="0" w:color="auto"/>
            <w:right w:val="none" w:sz="0" w:space="0" w:color="auto"/>
          </w:divBdr>
        </w:div>
        <w:div w:id="218132994">
          <w:marLeft w:val="480"/>
          <w:marRight w:val="0"/>
          <w:marTop w:val="0"/>
          <w:marBottom w:val="0"/>
          <w:divBdr>
            <w:top w:val="none" w:sz="0" w:space="0" w:color="auto"/>
            <w:left w:val="none" w:sz="0" w:space="0" w:color="auto"/>
            <w:bottom w:val="none" w:sz="0" w:space="0" w:color="auto"/>
            <w:right w:val="none" w:sz="0" w:space="0" w:color="auto"/>
          </w:divBdr>
        </w:div>
        <w:div w:id="879828297">
          <w:marLeft w:val="480"/>
          <w:marRight w:val="0"/>
          <w:marTop w:val="0"/>
          <w:marBottom w:val="0"/>
          <w:divBdr>
            <w:top w:val="none" w:sz="0" w:space="0" w:color="auto"/>
            <w:left w:val="none" w:sz="0" w:space="0" w:color="auto"/>
            <w:bottom w:val="none" w:sz="0" w:space="0" w:color="auto"/>
            <w:right w:val="none" w:sz="0" w:space="0" w:color="auto"/>
          </w:divBdr>
        </w:div>
        <w:div w:id="1220944298">
          <w:marLeft w:val="480"/>
          <w:marRight w:val="0"/>
          <w:marTop w:val="0"/>
          <w:marBottom w:val="0"/>
          <w:divBdr>
            <w:top w:val="none" w:sz="0" w:space="0" w:color="auto"/>
            <w:left w:val="none" w:sz="0" w:space="0" w:color="auto"/>
            <w:bottom w:val="none" w:sz="0" w:space="0" w:color="auto"/>
            <w:right w:val="none" w:sz="0" w:space="0" w:color="auto"/>
          </w:divBdr>
        </w:div>
        <w:div w:id="2048943199">
          <w:marLeft w:val="480"/>
          <w:marRight w:val="0"/>
          <w:marTop w:val="0"/>
          <w:marBottom w:val="0"/>
          <w:divBdr>
            <w:top w:val="none" w:sz="0" w:space="0" w:color="auto"/>
            <w:left w:val="none" w:sz="0" w:space="0" w:color="auto"/>
            <w:bottom w:val="none" w:sz="0" w:space="0" w:color="auto"/>
            <w:right w:val="none" w:sz="0" w:space="0" w:color="auto"/>
          </w:divBdr>
        </w:div>
      </w:divsChild>
    </w:div>
    <w:div w:id="1702826029">
      <w:bodyDiv w:val="1"/>
      <w:marLeft w:val="0"/>
      <w:marRight w:val="0"/>
      <w:marTop w:val="0"/>
      <w:marBottom w:val="0"/>
      <w:divBdr>
        <w:top w:val="none" w:sz="0" w:space="0" w:color="auto"/>
        <w:left w:val="none" w:sz="0" w:space="0" w:color="auto"/>
        <w:bottom w:val="none" w:sz="0" w:space="0" w:color="auto"/>
        <w:right w:val="none" w:sz="0" w:space="0" w:color="auto"/>
      </w:divBdr>
    </w:div>
    <w:div w:id="1728802092">
      <w:bodyDiv w:val="1"/>
      <w:marLeft w:val="0"/>
      <w:marRight w:val="0"/>
      <w:marTop w:val="0"/>
      <w:marBottom w:val="0"/>
      <w:divBdr>
        <w:top w:val="none" w:sz="0" w:space="0" w:color="auto"/>
        <w:left w:val="none" w:sz="0" w:space="0" w:color="auto"/>
        <w:bottom w:val="none" w:sz="0" w:space="0" w:color="auto"/>
        <w:right w:val="none" w:sz="0" w:space="0" w:color="auto"/>
      </w:divBdr>
    </w:div>
    <w:div w:id="1735424105">
      <w:bodyDiv w:val="1"/>
      <w:marLeft w:val="0"/>
      <w:marRight w:val="0"/>
      <w:marTop w:val="0"/>
      <w:marBottom w:val="0"/>
      <w:divBdr>
        <w:top w:val="none" w:sz="0" w:space="0" w:color="auto"/>
        <w:left w:val="none" w:sz="0" w:space="0" w:color="auto"/>
        <w:bottom w:val="none" w:sz="0" w:space="0" w:color="auto"/>
        <w:right w:val="none" w:sz="0" w:space="0" w:color="auto"/>
      </w:divBdr>
    </w:div>
    <w:div w:id="1737439536">
      <w:bodyDiv w:val="1"/>
      <w:marLeft w:val="0"/>
      <w:marRight w:val="0"/>
      <w:marTop w:val="0"/>
      <w:marBottom w:val="0"/>
      <w:divBdr>
        <w:top w:val="none" w:sz="0" w:space="0" w:color="auto"/>
        <w:left w:val="none" w:sz="0" w:space="0" w:color="auto"/>
        <w:bottom w:val="none" w:sz="0" w:space="0" w:color="auto"/>
        <w:right w:val="none" w:sz="0" w:space="0" w:color="auto"/>
      </w:divBdr>
    </w:div>
    <w:div w:id="1751806085">
      <w:bodyDiv w:val="1"/>
      <w:marLeft w:val="0"/>
      <w:marRight w:val="0"/>
      <w:marTop w:val="0"/>
      <w:marBottom w:val="0"/>
      <w:divBdr>
        <w:top w:val="none" w:sz="0" w:space="0" w:color="auto"/>
        <w:left w:val="none" w:sz="0" w:space="0" w:color="auto"/>
        <w:bottom w:val="none" w:sz="0" w:space="0" w:color="auto"/>
        <w:right w:val="none" w:sz="0" w:space="0" w:color="auto"/>
      </w:divBdr>
      <w:divsChild>
        <w:div w:id="921178533">
          <w:marLeft w:val="480"/>
          <w:marRight w:val="0"/>
          <w:marTop w:val="0"/>
          <w:marBottom w:val="0"/>
          <w:divBdr>
            <w:top w:val="none" w:sz="0" w:space="0" w:color="auto"/>
            <w:left w:val="none" w:sz="0" w:space="0" w:color="auto"/>
            <w:bottom w:val="none" w:sz="0" w:space="0" w:color="auto"/>
            <w:right w:val="none" w:sz="0" w:space="0" w:color="auto"/>
          </w:divBdr>
        </w:div>
        <w:div w:id="1726028686">
          <w:marLeft w:val="480"/>
          <w:marRight w:val="0"/>
          <w:marTop w:val="0"/>
          <w:marBottom w:val="0"/>
          <w:divBdr>
            <w:top w:val="none" w:sz="0" w:space="0" w:color="auto"/>
            <w:left w:val="none" w:sz="0" w:space="0" w:color="auto"/>
            <w:bottom w:val="none" w:sz="0" w:space="0" w:color="auto"/>
            <w:right w:val="none" w:sz="0" w:space="0" w:color="auto"/>
          </w:divBdr>
        </w:div>
        <w:div w:id="898637292">
          <w:marLeft w:val="480"/>
          <w:marRight w:val="0"/>
          <w:marTop w:val="0"/>
          <w:marBottom w:val="0"/>
          <w:divBdr>
            <w:top w:val="none" w:sz="0" w:space="0" w:color="auto"/>
            <w:left w:val="none" w:sz="0" w:space="0" w:color="auto"/>
            <w:bottom w:val="none" w:sz="0" w:space="0" w:color="auto"/>
            <w:right w:val="none" w:sz="0" w:space="0" w:color="auto"/>
          </w:divBdr>
        </w:div>
        <w:div w:id="1976520945">
          <w:marLeft w:val="480"/>
          <w:marRight w:val="0"/>
          <w:marTop w:val="0"/>
          <w:marBottom w:val="0"/>
          <w:divBdr>
            <w:top w:val="none" w:sz="0" w:space="0" w:color="auto"/>
            <w:left w:val="none" w:sz="0" w:space="0" w:color="auto"/>
            <w:bottom w:val="none" w:sz="0" w:space="0" w:color="auto"/>
            <w:right w:val="none" w:sz="0" w:space="0" w:color="auto"/>
          </w:divBdr>
        </w:div>
        <w:div w:id="1133600291">
          <w:marLeft w:val="480"/>
          <w:marRight w:val="0"/>
          <w:marTop w:val="0"/>
          <w:marBottom w:val="0"/>
          <w:divBdr>
            <w:top w:val="none" w:sz="0" w:space="0" w:color="auto"/>
            <w:left w:val="none" w:sz="0" w:space="0" w:color="auto"/>
            <w:bottom w:val="none" w:sz="0" w:space="0" w:color="auto"/>
            <w:right w:val="none" w:sz="0" w:space="0" w:color="auto"/>
          </w:divBdr>
        </w:div>
        <w:div w:id="123355324">
          <w:marLeft w:val="480"/>
          <w:marRight w:val="0"/>
          <w:marTop w:val="0"/>
          <w:marBottom w:val="0"/>
          <w:divBdr>
            <w:top w:val="none" w:sz="0" w:space="0" w:color="auto"/>
            <w:left w:val="none" w:sz="0" w:space="0" w:color="auto"/>
            <w:bottom w:val="none" w:sz="0" w:space="0" w:color="auto"/>
            <w:right w:val="none" w:sz="0" w:space="0" w:color="auto"/>
          </w:divBdr>
        </w:div>
        <w:div w:id="207450674">
          <w:marLeft w:val="480"/>
          <w:marRight w:val="0"/>
          <w:marTop w:val="0"/>
          <w:marBottom w:val="0"/>
          <w:divBdr>
            <w:top w:val="none" w:sz="0" w:space="0" w:color="auto"/>
            <w:left w:val="none" w:sz="0" w:space="0" w:color="auto"/>
            <w:bottom w:val="none" w:sz="0" w:space="0" w:color="auto"/>
            <w:right w:val="none" w:sz="0" w:space="0" w:color="auto"/>
          </w:divBdr>
        </w:div>
        <w:div w:id="326638797">
          <w:marLeft w:val="480"/>
          <w:marRight w:val="0"/>
          <w:marTop w:val="0"/>
          <w:marBottom w:val="0"/>
          <w:divBdr>
            <w:top w:val="none" w:sz="0" w:space="0" w:color="auto"/>
            <w:left w:val="none" w:sz="0" w:space="0" w:color="auto"/>
            <w:bottom w:val="none" w:sz="0" w:space="0" w:color="auto"/>
            <w:right w:val="none" w:sz="0" w:space="0" w:color="auto"/>
          </w:divBdr>
        </w:div>
        <w:div w:id="1878738348">
          <w:marLeft w:val="480"/>
          <w:marRight w:val="0"/>
          <w:marTop w:val="0"/>
          <w:marBottom w:val="0"/>
          <w:divBdr>
            <w:top w:val="none" w:sz="0" w:space="0" w:color="auto"/>
            <w:left w:val="none" w:sz="0" w:space="0" w:color="auto"/>
            <w:bottom w:val="none" w:sz="0" w:space="0" w:color="auto"/>
            <w:right w:val="none" w:sz="0" w:space="0" w:color="auto"/>
          </w:divBdr>
        </w:div>
        <w:div w:id="1982072532">
          <w:marLeft w:val="480"/>
          <w:marRight w:val="0"/>
          <w:marTop w:val="0"/>
          <w:marBottom w:val="0"/>
          <w:divBdr>
            <w:top w:val="none" w:sz="0" w:space="0" w:color="auto"/>
            <w:left w:val="none" w:sz="0" w:space="0" w:color="auto"/>
            <w:bottom w:val="none" w:sz="0" w:space="0" w:color="auto"/>
            <w:right w:val="none" w:sz="0" w:space="0" w:color="auto"/>
          </w:divBdr>
        </w:div>
        <w:div w:id="35279545">
          <w:marLeft w:val="480"/>
          <w:marRight w:val="0"/>
          <w:marTop w:val="0"/>
          <w:marBottom w:val="0"/>
          <w:divBdr>
            <w:top w:val="none" w:sz="0" w:space="0" w:color="auto"/>
            <w:left w:val="none" w:sz="0" w:space="0" w:color="auto"/>
            <w:bottom w:val="none" w:sz="0" w:space="0" w:color="auto"/>
            <w:right w:val="none" w:sz="0" w:space="0" w:color="auto"/>
          </w:divBdr>
        </w:div>
        <w:div w:id="344554498">
          <w:marLeft w:val="480"/>
          <w:marRight w:val="0"/>
          <w:marTop w:val="0"/>
          <w:marBottom w:val="0"/>
          <w:divBdr>
            <w:top w:val="none" w:sz="0" w:space="0" w:color="auto"/>
            <w:left w:val="none" w:sz="0" w:space="0" w:color="auto"/>
            <w:bottom w:val="none" w:sz="0" w:space="0" w:color="auto"/>
            <w:right w:val="none" w:sz="0" w:space="0" w:color="auto"/>
          </w:divBdr>
        </w:div>
        <w:div w:id="1943565009">
          <w:marLeft w:val="480"/>
          <w:marRight w:val="0"/>
          <w:marTop w:val="0"/>
          <w:marBottom w:val="0"/>
          <w:divBdr>
            <w:top w:val="none" w:sz="0" w:space="0" w:color="auto"/>
            <w:left w:val="none" w:sz="0" w:space="0" w:color="auto"/>
            <w:bottom w:val="none" w:sz="0" w:space="0" w:color="auto"/>
            <w:right w:val="none" w:sz="0" w:space="0" w:color="auto"/>
          </w:divBdr>
        </w:div>
        <w:div w:id="1545174631">
          <w:marLeft w:val="480"/>
          <w:marRight w:val="0"/>
          <w:marTop w:val="0"/>
          <w:marBottom w:val="0"/>
          <w:divBdr>
            <w:top w:val="none" w:sz="0" w:space="0" w:color="auto"/>
            <w:left w:val="none" w:sz="0" w:space="0" w:color="auto"/>
            <w:bottom w:val="none" w:sz="0" w:space="0" w:color="auto"/>
            <w:right w:val="none" w:sz="0" w:space="0" w:color="auto"/>
          </w:divBdr>
        </w:div>
        <w:div w:id="1865899170">
          <w:marLeft w:val="480"/>
          <w:marRight w:val="0"/>
          <w:marTop w:val="0"/>
          <w:marBottom w:val="0"/>
          <w:divBdr>
            <w:top w:val="none" w:sz="0" w:space="0" w:color="auto"/>
            <w:left w:val="none" w:sz="0" w:space="0" w:color="auto"/>
            <w:bottom w:val="none" w:sz="0" w:space="0" w:color="auto"/>
            <w:right w:val="none" w:sz="0" w:space="0" w:color="auto"/>
          </w:divBdr>
        </w:div>
        <w:div w:id="1141382582">
          <w:marLeft w:val="480"/>
          <w:marRight w:val="0"/>
          <w:marTop w:val="0"/>
          <w:marBottom w:val="0"/>
          <w:divBdr>
            <w:top w:val="none" w:sz="0" w:space="0" w:color="auto"/>
            <w:left w:val="none" w:sz="0" w:space="0" w:color="auto"/>
            <w:bottom w:val="none" w:sz="0" w:space="0" w:color="auto"/>
            <w:right w:val="none" w:sz="0" w:space="0" w:color="auto"/>
          </w:divBdr>
        </w:div>
      </w:divsChild>
    </w:div>
    <w:div w:id="1762333320">
      <w:bodyDiv w:val="1"/>
      <w:marLeft w:val="0"/>
      <w:marRight w:val="0"/>
      <w:marTop w:val="0"/>
      <w:marBottom w:val="0"/>
      <w:divBdr>
        <w:top w:val="none" w:sz="0" w:space="0" w:color="auto"/>
        <w:left w:val="none" w:sz="0" w:space="0" w:color="auto"/>
        <w:bottom w:val="none" w:sz="0" w:space="0" w:color="auto"/>
        <w:right w:val="none" w:sz="0" w:space="0" w:color="auto"/>
      </w:divBdr>
    </w:div>
    <w:div w:id="1763456834">
      <w:bodyDiv w:val="1"/>
      <w:marLeft w:val="0"/>
      <w:marRight w:val="0"/>
      <w:marTop w:val="0"/>
      <w:marBottom w:val="0"/>
      <w:divBdr>
        <w:top w:val="none" w:sz="0" w:space="0" w:color="auto"/>
        <w:left w:val="none" w:sz="0" w:space="0" w:color="auto"/>
        <w:bottom w:val="none" w:sz="0" w:space="0" w:color="auto"/>
        <w:right w:val="none" w:sz="0" w:space="0" w:color="auto"/>
      </w:divBdr>
    </w:div>
    <w:div w:id="1764767010">
      <w:bodyDiv w:val="1"/>
      <w:marLeft w:val="0"/>
      <w:marRight w:val="0"/>
      <w:marTop w:val="0"/>
      <w:marBottom w:val="0"/>
      <w:divBdr>
        <w:top w:val="none" w:sz="0" w:space="0" w:color="auto"/>
        <w:left w:val="none" w:sz="0" w:space="0" w:color="auto"/>
        <w:bottom w:val="none" w:sz="0" w:space="0" w:color="auto"/>
        <w:right w:val="none" w:sz="0" w:space="0" w:color="auto"/>
      </w:divBdr>
    </w:div>
    <w:div w:id="1768579807">
      <w:bodyDiv w:val="1"/>
      <w:marLeft w:val="0"/>
      <w:marRight w:val="0"/>
      <w:marTop w:val="0"/>
      <w:marBottom w:val="0"/>
      <w:divBdr>
        <w:top w:val="none" w:sz="0" w:space="0" w:color="auto"/>
        <w:left w:val="none" w:sz="0" w:space="0" w:color="auto"/>
        <w:bottom w:val="none" w:sz="0" w:space="0" w:color="auto"/>
        <w:right w:val="none" w:sz="0" w:space="0" w:color="auto"/>
      </w:divBdr>
      <w:divsChild>
        <w:div w:id="125439827">
          <w:marLeft w:val="640"/>
          <w:marRight w:val="0"/>
          <w:marTop w:val="0"/>
          <w:marBottom w:val="0"/>
          <w:divBdr>
            <w:top w:val="none" w:sz="0" w:space="0" w:color="auto"/>
            <w:left w:val="none" w:sz="0" w:space="0" w:color="auto"/>
            <w:bottom w:val="none" w:sz="0" w:space="0" w:color="auto"/>
            <w:right w:val="none" w:sz="0" w:space="0" w:color="auto"/>
          </w:divBdr>
        </w:div>
      </w:divsChild>
    </w:div>
    <w:div w:id="1786803962">
      <w:bodyDiv w:val="1"/>
      <w:marLeft w:val="0"/>
      <w:marRight w:val="0"/>
      <w:marTop w:val="0"/>
      <w:marBottom w:val="0"/>
      <w:divBdr>
        <w:top w:val="none" w:sz="0" w:space="0" w:color="auto"/>
        <w:left w:val="none" w:sz="0" w:space="0" w:color="auto"/>
        <w:bottom w:val="none" w:sz="0" w:space="0" w:color="auto"/>
        <w:right w:val="none" w:sz="0" w:space="0" w:color="auto"/>
      </w:divBdr>
      <w:divsChild>
        <w:div w:id="176239704">
          <w:marLeft w:val="480"/>
          <w:marRight w:val="0"/>
          <w:marTop w:val="0"/>
          <w:marBottom w:val="0"/>
          <w:divBdr>
            <w:top w:val="none" w:sz="0" w:space="0" w:color="auto"/>
            <w:left w:val="none" w:sz="0" w:space="0" w:color="auto"/>
            <w:bottom w:val="none" w:sz="0" w:space="0" w:color="auto"/>
            <w:right w:val="none" w:sz="0" w:space="0" w:color="auto"/>
          </w:divBdr>
        </w:div>
        <w:div w:id="218245806">
          <w:marLeft w:val="480"/>
          <w:marRight w:val="0"/>
          <w:marTop w:val="0"/>
          <w:marBottom w:val="0"/>
          <w:divBdr>
            <w:top w:val="none" w:sz="0" w:space="0" w:color="auto"/>
            <w:left w:val="none" w:sz="0" w:space="0" w:color="auto"/>
            <w:bottom w:val="none" w:sz="0" w:space="0" w:color="auto"/>
            <w:right w:val="none" w:sz="0" w:space="0" w:color="auto"/>
          </w:divBdr>
        </w:div>
        <w:div w:id="442263922">
          <w:marLeft w:val="480"/>
          <w:marRight w:val="0"/>
          <w:marTop w:val="0"/>
          <w:marBottom w:val="0"/>
          <w:divBdr>
            <w:top w:val="none" w:sz="0" w:space="0" w:color="auto"/>
            <w:left w:val="none" w:sz="0" w:space="0" w:color="auto"/>
            <w:bottom w:val="none" w:sz="0" w:space="0" w:color="auto"/>
            <w:right w:val="none" w:sz="0" w:space="0" w:color="auto"/>
          </w:divBdr>
        </w:div>
        <w:div w:id="517549117">
          <w:marLeft w:val="480"/>
          <w:marRight w:val="0"/>
          <w:marTop w:val="0"/>
          <w:marBottom w:val="0"/>
          <w:divBdr>
            <w:top w:val="none" w:sz="0" w:space="0" w:color="auto"/>
            <w:left w:val="none" w:sz="0" w:space="0" w:color="auto"/>
            <w:bottom w:val="none" w:sz="0" w:space="0" w:color="auto"/>
            <w:right w:val="none" w:sz="0" w:space="0" w:color="auto"/>
          </w:divBdr>
        </w:div>
        <w:div w:id="520556272">
          <w:marLeft w:val="480"/>
          <w:marRight w:val="0"/>
          <w:marTop w:val="0"/>
          <w:marBottom w:val="0"/>
          <w:divBdr>
            <w:top w:val="none" w:sz="0" w:space="0" w:color="auto"/>
            <w:left w:val="none" w:sz="0" w:space="0" w:color="auto"/>
            <w:bottom w:val="none" w:sz="0" w:space="0" w:color="auto"/>
            <w:right w:val="none" w:sz="0" w:space="0" w:color="auto"/>
          </w:divBdr>
        </w:div>
        <w:div w:id="737675689">
          <w:marLeft w:val="480"/>
          <w:marRight w:val="0"/>
          <w:marTop w:val="0"/>
          <w:marBottom w:val="0"/>
          <w:divBdr>
            <w:top w:val="none" w:sz="0" w:space="0" w:color="auto"/>
            <w:left w:val="none" w:sz="0" w:space="0" w:color="auto"/>
            <w:bottom w:val="none" w:sz="0" w:space="0" w:color="auto"/>
            <w:right w:val="none" w:sz="0" w:space="0" w:color="auto"/>
          </w:divBdr>
        </w:div>
        <w:div w:id="948313406">
          <w:marLeft w:val="480"/>
          <w:marRight w:val="0"/>
          <w:marTop w:val="0"/>
          <w:marBottom w:val="0"/>
          <w:divBdr>
            <w:top w:val="none" w:sz="0" w:space="0" w:color="auto"/>
            <w:left w:val="none" w:sz="0" w:space="0" w:color="auto"/>
            <w:bottom w:val="none" w:sz="0" w:space="0" w:color="auto"/>
            <w:right w:val="none" w:sz="0" w:space="0" w:color="auto"/>
          </w:divBdr>
        </w:div>
        <w:div w:id="1616865848">
          <w:marLeft w:val="480"/>
          <w:marRight w:val="0"/>
          <w:marTop w:val="0"/>
          <w:marBottom w:val="0"/>
          <w:divBdr>
            <w:top w:val="none" w:sz="0" w:space="0" w:color="auto"/>
            <w:left w:val="none" w:sz="0" w:space="0" w:color="auto"/>
            <w:bottom w:val="none" w:sz="0" w:space="0" w:color="auto"/>
            <w:right w:val="none" w:sz="0" w:space="0" w:color="auto"/>
          </w:divBdr>
        </w:div>
        <w:div w:id="1743943814">
          <w:marLeft w:val="480"/>
          <w:marRight w:val="0"/>
          <w:marTop w:val="0"/>
          <w:marBottom w:val="0"/>
          <w:divBdr>
            <w:top w:val="none" w:sz="0" w:space="0" w:color="auto"/>
            <w:left w:val="none" w:sz="0" w:space="0" w:color="auto"/>
            <w:bottom w:val="none" w:sz="0" w:space="0" w:color="auto"/>
            <w:right w:val="none" w:sz="0" w:space="0" w:color="auto"/>
          </w:divBdr>
        </w:div>
        <w:div w:id="1790392951">
          <w:marLeft w:val="480"/>
          <w:marRight w:val="0"/>
          <w:marTop w:val="0"/>
          <w:marBottom w:val="0"/>
          <w:divBdr>
            <w:top w:val="none" w:sz="0" w:space="0" w:color="auto"/>
            <w:left w:val="none" w:sz="0" w:space="0" w:color="auto"/>
            <w:bottom w:val="none" w:sz="0" w:space="0" w:color="auto"/>
            <w:right w:val="none" w:sz="0" w:space="0" w:color="auto"/>
          </w:divBdr>
        </w:div>
        <w:div w:id="2119788338">
          <w:marLeft w:val="480"/>
          <w:marRight w:val="0"/>
          <w:marTop w:val="0"/>
          <w:marBottom w:val="0"/>
          <w:divBdr>
            <w:top w:val="none" w:sz="0" w:space="0" w:color="auto"/>
            <w:left w:val="none" w:sz="0" w:space="0" w:color="auto"/>
            <w:bottom w:val="none" w:sz="0" w:space="0" w:color="auto"/>
            <w:right w:val="none" w:sz="0" w:space="0" w:color="auto"/>
          </w:divBdr>
        </w:div>
      </w:divsChild>
    </w:div>
    <w:div w:id="1788623736">
      <w:bodyDiv w:val="1"/>
      <w:marLeft w:val="0"/>
      <w:marRight w:val="0"/>
      <w:marTop w:val="0"/>
      <w:marBottom w:val="0"/>
      <w:divBdr>
        <w:top w:val="none" w:sz="0" w:space="0" w:color="auto"/>
        <w:left w:val="none" w:sz="0" w:space="0" w:color="auto"/>
        <w:bottom w:val="none" w:sz="0" w:space="0" w:color="auto"/>
        <w:right w:val="none" w:sz="0" w:space="0" w:color="auto"/>
      </w:divBdr>
    </w:div>
    <w:div w:id="1797143096">
      <w:bodyDiv w:val="1"/>
      <w:marLeft w:val="0"/>
      <w:marRight w:val="0"/>
      <w:marTop w:val="0"/>
      <w:marBottom w:val="0"/>
      <w:divBdr>
        <w:top w:val="none" w:sz="0" w:space="0" w:color="auto"/>
        <w:left w:val="none" w:sz="0" w:space="0" w:color="auto"/>
        <w:bottom w:val="none" w:sz="0" w:space="0" w:color="auto"/>
        <w:right w:val="none" w:sz="0" w:space="0" w:color="auto"/>
      </w:divBdr>
    </w:div>
    <w:div w:id="1815364915">
      <w:bodyDiv w:val="1"/>
      <w:marLeft w:val="0"/>
      <w:marRight w:val="0"/>
      <w:marTop w:val="0"/>
      <w:marBottom w:val="0"/>
      <w:divBdr>
        <w:top w:val="none" w:sz="0" w:space="0" w:color="auto"/>
        <w:left w:val="none" w:sz="0" w:space="0" w:color="auto"/>
        <w:bottom w:val="none" w:sz="0" w:space="0" w:color="auto"/>
        <w:right w:val="none" w:sz="0" w:space="0" w:color="auto"/>
      </w:divBdr>
    </w:div>
    <w:div w:id="1834639499">
      <w:bodyDiv w:val="1"/>
      <w:marLeft w:val="0"/>
      <w:marRight w:val="0"/>
      <w:marTop w:val="0"/>
      <w:marBottom w:val="0"/>
      <w:divBdr>
        <w:top w:val="none" w:sz="0" w:space="0" w:color="auto"/>
        <w:left w:val="none" w:sz="0" w:space="0" w:color="auto"/>
        <w:bottom w:val="none" w:sz="0" w:space="0" w:color="auto"/>
        <w:right w:val="none" w:sz="0" w:space="0" w:color="auto"/>
      </w:divBdr>
      <w:divsChild>
        <w:div w:id="177042046">
          <w:marLeft w:val="480"/>
          <w:marRight w:val="0"/>
          <w:marTop w:val="0"/>
          <w:marBottom w:val="0"/>
          <w:divBdr>
            <w:top w:val="none" w:sz="0" w:space="0" w:color="auto"/>
            <w:left w:val="none" w:sz="0" w:space="0" w:color="auto"/>
            <w:bottom w:val="none" w:sz="0" w:space="0" w:color="auto"/>
            <w:right w:val="none" w:sz="0" w:space="0" w:color="auto"/>
          </w:divBdr>
        </w:div>
        <w:div w:id="188418390">
          <w:marLeft w:val="480"/>
          <w:marRight w:val="0"/>
          <w:marTop w:val="0"/>
          <w:marBottom w:val="0"/>
          <w:divBdr>
            <w:top w:val="none" w:sz="0" w:space="0" w:color="auto"/>
            <w:left w:val="none" w:sz="0" w:space="0" w:color="auto"/>
            <w:bottom w:val="none" w:sz="0" w:space="0" w:color="auto"/>
            <w:right w:val="none" w:sz="0" w:space="0" w:color="auto"/>
          </w:divBdr>
        </w:div>
        <w:div w:id="299698092">
          <w:marLeft w:val="480"/>
          <w:marRight w:val="0"/>
          <w:marTop w:val="0"/>
          <w:marBottom w:val="0"/>
          <w:divBdr>
            <w:top w:val="none" w:sz="0" w:space="0" w:color="auto"/>
            <w:left w:val="none" w:sz="0" w:space="0" w:color="auto"/>
            <w:bottom w:val="none" w:sz="0" w:space="0" w:color="auto"/>
            <w:right w:val="none" w:sz="0" w:space="0" w:color="auto"/>
          </w:divBdr>
        </w:div>
        <w:div w:id="422726701">
          <w:marLeft w:val="480"/>
          <w:marRight w:val="0"/>
          <w:marTop w:val="0"/>
          <w:marBottom w:val="0"/>
          <w:divBdr>
            <w:top w:val="none" w:sz="0" w:space="0" w:color="auto"/>
            <w:left w:val="none" w:sz="0" w:space="0" w:color="auto"/>
            <w:bottom w:val="none" w:sz="0" w:space="0" w:color="auto"/>
            <w:right w:val="none" w:sz="0" w:space="0" w:color="auto"/>
          </w:divBdr>
        </w:div>
        <w:div w:id="608977122">
          <w:marLeft w:val="480"/>
          <w:marRight w:val="0"/>
          <w:marTop w:val="0"/>
          <w:marBottom w:val="0"/>
          <w:divBdr>
            <w:top w:val="none" w:sz="0" w:space="0" w:color="auto"/>
            <w:left w:val="none" w:sz="0" w:space="0" w:color="auto"/>
            <w:bottom w:val="none" w:sz="0" w:space="0" w:color="auto"/>
            <w:right w:val="none" w:sz="0" w:space="0" w:color="auto"/>
          </w:divBdr>
        </w:div>
        <w:div w:id="673186772">
          <w:marLeft w:val="480"/>
          <w:marRight w:val="0"/>
          <w:marTop w:val="0"/>
          <w:marBottom w:val="0"/>
          <w:divBdr>
            <w:top w:val="none" w:sz="0" w:space="0" w:color="auto"/>
            <w:left w:val="none" w:sz="0" w:space="0" w:color="auto"/>
            <w:bottom w:val="none" w:sz="0" w:space="0" w:color="auto"/>
            <w:right w:val="none" w:sz="0" w:space="0" w:color="auto"/>
          </w:divBdr>
        </w:div>
        <w:div w:id="1177230461">
          <w:marLeft w:val="480"/>
          <w:marRight w:val="0"/>
          <w:marTop w:val="0"/>
          <w:marBottom w:val="0"/>
          <w:divBdr>
            <w:top w:val="none" w:sz="0" w:space="0" w:color="auto"/>
            <w:left w:val="none" w:sz="0" w:space="0" w:color="auto"/>
            <w:bottom w:val="none" w:sz="0" w:space="0" w:color="auto"/>
            <w:right w:val="none" w:sz="0" w:space="0" w:color="auto"/>
          </w:divBdr>
        </w:div>
        <w:div w:id="1496529292">
          <w:marLeft w:val="480"/>
          <w:marRight w:val="0"/>
          <w:marTop w:val="0"/>
          <w:marBottom w:val="0"/>
          <w:divBdr>
            <w:top w:val="none" w:sz="0" w:space="0" w:color="auto"/>
            <w:left w:val="none" w:sz="0" w:space="0" w:color="auto"/>
            <w:bottom w:val="none" w:sz="0" w:space="0" w:color="auto"/>
            <w:right w:val="none" w:sz="0" w:space="0" w:color="auto"/>
          </w:divBdr>
        </w:div>
        <w:div w:id="1528644096">
          <w:marLeft w:val="480"/>
          <w:marRight w:val="0"/>
          <w:marTop w:val="0"/>
          <w:marBottom w:val="0"/>
          <w:divBdr>
            <w:top w:val="none" w:sz="0" w:space="0" w:color="auto"/>
            <w:left w:val="none" w:sz="0" w:space="0" w:color="auto"/>
            <w:bottom w:val="none" w:sz="0" w:space="0" w:color="auto"/>
            <w:right w:val="none" w:sz="0" w:space="0" w:color="auto"/>
          </w:divBdr>
        </w:div>
        <w:div w:id="1530874348">
          <w:marLeft w:val="480"/>
          <w:marRight w:val="0"/>
          <w:marTop w:val="0"/>
          <w:marBottom w:val="0"/>
          <w:divBdr>
            <w:top w:val="none" w:sz="0" w:space="0" w:color="auto"/>
            <w:left w:val="none" w:sz="0" w:space="0" w:color="auto"/>
            <w:bottom w:val="none" w:sz="0" w:space="0" w:color="auto"/>
            <w:right w:val="none" w:sz="0" w:space="0" w:color="auto"/>
          </w:divBdr>
        </w:div>
        <w:div w:id="1655259033">
          <w:marLeft w:val="480"/>
          <w:marRight w:val="0"/>
          <w:marTop w:val="0"/>
          <w:marBottom w:val="0"/>
          <w:divBdr>
            <w:top w:val="none" w:sz="0" w:space="0" w:color="auto"/>
            <w:left w:val="none" w:sz="0" w:space="0" w:color="auto"/>
            <w:bottom w:val="none" w:sz="0" w:space="0" w:color="auto"/>
            <w:right w:val="none" w:sz="0" w:space="0" w:color="auto"/>
          </w:divBdr>
        </w:div>
        <w:div w:id="1893736818">
          <w:marLeft w:val="480"/>
          <w:marRight w:val="0"/>
          <w:marTop w:val="0"/>
          <w:marBottom w:val="0"/>
          <w:divBdr>
            <w:top w:val="none" w:sz="0" w:space="0" w:color="auto"/>
            <w:left w:val="none" w:sz="0" w:space="0" w:color="auto"/>
            <w:bottom w:val="none" w:sz="0" w:space="0" w:color="auto"/>
            <w:right w:val="none" w:sz="0" w:space="0" w:color="auto"/>
          </w:divBdr>
        </w:div>
        <w:div w:id="1926839429">
          <w:marLeft w:val="480"/>
          <w:marRight w:val="0"/>
          <w:marTop w:val="0"/>
          <w:marBottom w:val="0"/>
          <w:divBdr>
            <w:top w:val="none" w:sz="0" w:space="0" w:color="auto"/>
            <w:left w:val="none" w:sz="0" w:space="0" w:color="auto"/>
            <w:bottom w:val="none" w:sz="0" w:space="0" w:color="auto"/>
            <w:right w:val="none" w:sz="0" w:space="0" w:color="auto"/>
          </w:divBdr>
        </w:div>
        <w:div w:id="1973629645">
          <w:marLeft w:val="480"/>
          <w:marRight w:val="0"/>
          <w:marTop w:val="0"/>
          <w:marBottom w:val="0"/>
          <w:divBdr>
            <w:top w:val="none" w:sz="0" w:space="0" w:color="auto"/>
            <w:left w:val="none" w:sz="0" w:space="0" w:color="auto"/>
            <w:bottom w:val="none" w:sz="0" w:space="0" w:color="auto"/>
            <w:right w:val="none" w:sz="0" w:space="0" w:color="auto"/>
          </w:divBdr>
        </w:div>
      </w:divsChild>
    </w:div>
    <w:div w:id="1836604852">
      <w:bodyDiv w:val="1"/>
      <w:marLeft w:val="0"/>
      <w:marRight w:val="0"/>
      <w:marTop w:val="0"/>
      <w:marBottom w:val="0"/>
      <w:divBdr>
        <w:top w:val="none" w:sz="0" w:space="0" w:color="auto"/>
        <w:left w:val="none" w:sz="0" w:space="0" w:color="auto"/>
        <w:bottom w:val="none" w:sz="0" w:space="0" w:color="auto"/>
        <w:right w:val="none" w:sz="0" w:space="0" w:color="auto"/>
      </w:divBdr>
    </w:div>
    <w:div w:id="1846554481">
      <w:bodyDiv w:val="1"/>
      <w:marLeft w:val="0"/>
      <w:marRight w:val="0"/>
      <w:marTop w:val="0"/>
      <w:marBottom w:val="0"/>
      <w:divBdr>
        <w:top w:val="none" w:sz="0" w:space="0" w:color="auto"/>
        <w:left w:val="none" w:sz="0" w:space="0" w:color="auto"/>
        <w:bottom w:val="none" w:sz="0" w:space="0" w:color="auto"/>
        <w:right w:val="none" w:sz="0" w:space="0" w:color="auto"/>
      </w:divBdr>
    </w:div>
    <w:div w:id="1847750733">
      <w:bodyDiv w:val="1"/>
      <w:marLeft w:val="0"/>
      <w:marRight w:val="0"/>
      <w:marTop w:val="0"/>
      <w:marBottom w:val="0"/>
      <w:divBdr>
        <w:top w:val="none" w:sz="0" w:space="0" w:color="auto"/>
        <w:left w:val="none" w:sz="0" w:space="0" w:color="auto"/>
        <w:bottom w:val="none" w:sz="0" w:space="0" w:color="auto"/>
        <w:right w:val="none" w:sz="0" w:space="0" w:color="auto"/>
      </w:divBdr>
    </w:div>
    <w:div w:id="1852262366">
      <w:bodyDiv w:val="1"/>
      <w:marLeft w:val="0"/>
      <w:marRight w:val="0"/>
      <w:marTop w:val="0"/>
      <w:marBottom w:val="0"/>
      <w:divBdr>
        <w:top w:val="none" w:sz="0" w:space="0" w:color="auto"/>
        <w:left w:val="none" w:sz="0" w:space="0" w:color="auto"/>
        <w:bottom w:val="none" w:sz="0" w:space="0" w:color="auto"/>
        <w:right w:val="none" w:sz="0" w:space="0" w:color="auto"/>
      </w:divBdr>
    </w:div>
    <w:div w:id="1852841853">
      <w:bodyDiv w:val="1"/>
      <w:marLeft w:val="0"/>
      <w:marRight w:val="0"/>
      <w:marTop w:val="0"/>
      <w:marBottom w:val="0"/>
      <w:divBdr>
        <w:top w:val="none" w:sz="0" w:space="0" w:color="auto"/>
        <w:left w:val="none" w:sz="0" w:space="0" w:color="auto"/>
        <w:bottom w:val="none" w:sz="0" w:space="0" w:color="auto"/>
        <w:right w:val="none" w:sz="0" w:space="0" w:color="auto"/>
      </w:divBdr>
      <w:divsChild>
        <w:div w:id="131290624">
          <w:marLeft w:val="640"/>
          <w:marRight w:val="0"/>
          <w:marTop w:val="0"/>
          <w:marBottom w:val="0"/>
          <w:divBdr>
            <w:top w:val="none" w:sz="0" w:space="0" w:color="auto"/>
            <w:left w:val="none" w:sz="0" w:space="0" w:color="auto"/>
            <w:bottom w:val="none" w:sz="0" w:space="0" w:color="auto"/>
            <w:right w:val="none" w:sz="0" w:space="0" w:color="auto"/>
          </w:divBdr>
        </w:div>
        <w:div w:id="372466795">
          <w:marLeft w:val="640"/>
          <w:marRight w:val="0"/>
          <w:marTop w:val="0"/>
          <w:marBottom w:val="0"/>
          <w:divBdr>
            <w:top w:val="none" w:sz="0" w:space="0" w:color="auto"/>
            <w:left w:val="none" w:sz="0" w:space="0" w:color="auto"/>
            <w:bottom w:val="none" w:sz="0" w:space="0" w:color="auto"/>
            <w:right w:val="none" w:sz="0" w:space="0" w:color="auto"/>
          </w:divBdr>
        </w:div>
        <w:div w:id="2032144479">
          <w:marLeft w:val="640"/>
          <w:marRight w:val="0"/>
          <w:marTop w:val="0"/>
          <w:marBottom w:val="0"/>
          <w:divBdr>
            <w:top w:val="none" w:sz="0" w:space="0" w:color="auto"/>
            <w:left w:val="none" w:sz="0" w:space="0" w:color="auto"/>
            <w:bottom w:val="none" w:sz="0" w:space="0" w:color="auto"/>
            <w:right w:val="none" w:sz="0" w:space="0" w:color="auto"/>
          </w:divBdr>
        </w:div>
      </w:divsChild>
    </w:div>
    <w:div w:id="1854176843">
      <w:bodyDiv w:val="1"/>
      <w:marLeft w:val="0"/>
      <w:marRight w:val="0"/>
      <w:marTop w:val="0"/>
      <w:marBottom w:val="0"/>
      <w:divBdr>
        <w:top w:val="none" w:sz="0" w:space="0" w:color="auto"/>
        <w:left w:val="none" w:sz="0" w:space="0" w:color="auto"/>
        <w:bottom w:val="none" w:sz="0" w:space="0" w:color="auto"/>
        <w:right w:val="none" w:sz="0" w:space="0" w:color="auto"/>
      </w:divBdr>
    </w:div>
    <w:div w:id="1860509046">
      <w:bodyDiv w:val="1"/>
      <w:marLeft w:val="0"/>
      <w:marRight w:val="0"/>
      <w:marTop w:val="0"/>
      <w:marBottom w:val="0"/>
      <w:divBdr>
        <w:top w:val="none" w:sz="0" w:space="0" w:color="auto"/>
        <w:left w:val="none" w:sz="0" w:space="0" w:color="auto"/>
        <w:bottom w:val="none" w:sz="0" w:space="0" w:color="auto"/>
        <w:right w:val="none" w:sz="0" w:space="0" w:color="auto"/>
      </w:divBdr>
    </w:div>
    <w:div w:id="1886940060">
      <w:bodyDiv w:val="1"/>
      <w:marLeft w:val="0"/>
      <w:marRight w:val="0"/>
      <w:marTop w:val="0"/>
      <w:marBottom w:val="0"/>
      <w:divBdr>
        <w:top w:val="none" w:sz="0" w:space="0" w:color="auto"/>
        <w:left w:val="none" w:sz="0" w:space="0" w:color="auto"/>
        <w:bottom w:val="none" w:sz="0" w:space="0" w:color="auto"/>
        <w:right w:val="none" w:sz="0" w:space="0" w:color="auto"/>
      </w:divBdr>
    </w:div>
    <w:div w:id="1887135336">
      <w:bodyDiv w:val="1"/>
      <w:marLeft w:val="0"/>
      <w:marRight w:val="0"/>
      <w:marTop w:val="0"/>
      <w:marBottom w:val="0"/>
      <w:divBdr>
        <w:top w:val="none" w:sz="0" w:space="0" w:color="auto"/>
        <w:left w:val="none" w:sz="0" w:space="0" w:color="auto"/>
        <w:bottom w:val="none" w:sz="0" w:space="0" w:color="auto"/>
        <w:right w:val="none" w:sz="0" w:space="0" w:color="auto"/>
      </w:divBdr>
    </w:div>
    <w:div w:id="1895463111">
      <w:bodyDiv w:val="1"/>
      <w:marLeft w:val="0"/>
      <w:marRight w:val="0"/>
      <w:marTop w:val="0"/>
      <w:marBottom w:val="0"/>
      <w:divBdr>
        <w:top w:val="none" w:sz="0" w:space="0" w:color="auto"/>
        <w:left w:val="none" w:sz="0" w:space="0" w:color="auto"/>
        <w:bottom w:val="none" w:sz="0" w:space="0" w:color="auto"/>
        <w:right w:val="none" w:sz="0" w:space="0" w:color="auto"/>
      </w:divBdr>
      <w:divsChild>
        <w:div w:id="74128553">
          <w:marLeft w:val="480"/>
          <w:marRight w:val="0"/>
          <w:marTop w:val="0"/>
          <w:marBottom w:val="0"/>
          <w:divBdr>
            <w:top w:val="none" w:sz="0" w:space="0" w:color="auto"/>
            <w:left w:val="none" w:sz="0" w:space="0" w:color="auto"/>
            <w:bottom w:val="none" w:sz="0" w:space="0" w:color="auto"/>
            <w:right w:val="none" w:sz="0" w:space="0" w:color="auto"/>
          </w:divBdr>
        </w:div>
        <w:div w:id="343166034">
          <w:marLeft w:val="480"/>
          <w:marRight w:val="0"/>
          <w:marTop w:val="0"/>
          <w:marBottom w:val="0"/>
          <w:divBdr>
            <w:top w:val="none" w:sz="0" w:space="0" w:color="auto"/>
            <w:left w:val="none" w:sz="0" w:space="0" w:color="auto"/>
            <w:bottom w:val="none" w:sz="0" w:space="0" w:color="auto"/>
            <w:right w:val="none" w:sz="0" w:space="0" w:color="auto"/>
          </w:divBdr>
        </w:div>
        <w:div w:id="479345575">
          <w:marLeft w:val="480"/>
          <w:marRight w:val="0"/>
          <w:marTop w:val="0"/>
          <w:marBottom w:val="0"/>
          <w:divBdr>
            <w:top w:val="none" w:sz="0" w:space="0" w:color="auto"/>
            <w:left w:val="none" w:sz="0" w:space="0" w:color="auto"/>
            <w:bottom w:val="none" w:sz="0" w:space="0" w:color="auto"/>
            <w:right w:val="none" w:sz="0" w:space="0" w:color="auto"/>
          </w:divBdr>
        </w:div>
        <w:div w:id="745299194">
          <w:marLeft w:val="480"/>
          <w:marRight w:val="0"/>
          <w:marTop w:val="0"/>
          <w:marBottom w:val="0"/>
          <w:divBdr>
            <w:top w:val="none" w:sz="0" w:space="0" w:color="auto"/>
            <w:left w:val="none" w:sz="0" w:space="0" w:color="auto"/>
            <w:bottom w:val="none" w:sz="0" w:space="0" w:color="auto"/>
            <w:right w:val="none" w:sz="0" w:space="0" w:color="auto"/>
          </w:divBdr>
        </w:div>
        <w:div w:id="1323850972">
          <w:marLeft w:val="480"/>
          <w:marRight w:val="0"/>
          <w:marTop w:val="0"/>
          <w:marBottom w:val="0"/>
          <w:divBdr>
            <w:top w:val="none" w:sz="0" w:space="0" w:color="auto"/>
            <w:left w:val="none" w:sz="0" w:space="0" w:color="auto"/>
            <w:bottom w:val="none" w:sz="0" w:space="0" w:color="auto"/>
            <w:right w:val="none" w:sz="0" w:space="0" w:color="auto"/>
          </w:divBdr>
        </w:div>
        <w:div w:id="1630086575">
          <w:marLeft w:val="480"/>
          <w:marRight w:val="0"/>
          <w:marTop w:val="0"/>
          <w:marBottom w:val="0"/>
          <w:divBdr>
            <w:top w:val="none" w:sz="0" w:space="0" w:color="auto"/>
            <w:left w:val="none" w:sz="0" w:space="0" w:color="auto"/>
            <w:bottom w:val="none" w:sz="0" w:space="0" w:color="auto"/>
            <w:right w:val="none" w:sz="0" w:space="0" w:color="auto"/>
          </w:divBdr>
        </w:div>
        <w:div w:id="1751584718">
          <w:marLeft w:val="480"/>
          <w:marRight w:val="0"/>
          <w:marTop w:val="0"/>
          <w:marBottom w:val="0"/>
          <w:divBdr>
            <w:top w:val="none" w:sz="0" w:space="0" w:color="auto"/>
            <w:left w:val="none" w:sz="0" w:space="0" w:color="auto"/>
            <w:bottom w:val="none" w:sz="0" w:space="0" w:color="auto"/>
            <w:right w:val="none" w:sz="0" w:space="0" w:color="auto"/>
          </w:divBdr>
        </w:div>
        <w:div w:id="2005934289">
          <w:marLeft w:val="480"/>
          <w:marRight w:val="0"/>
          <w:marTop w:val="0"/>
          <w:marBottom w:val="0"/>
          <w:divBdr>
            <w:top w:val="none" w:sz="0" w:space="0" w:color="auto"/>
            <w:left w:val="none" w:sz="0" w:space="0" w:color="auto"/>
            <w:bottom w:val="none" w:sz="0" w:space="0" w:color="auto"/>
            <w:right w:val="none" w:sz="0" w:space="0" w:color="auto"/>
          </w:divBdr>
        </w:div>
        <w:div w:id="2059888837">
          <w:marLeft w:val="480"/>
          <w:marRight w:val="0"/>
          <w:marTop w:val="0"/>
          <w:marBottom w:val="0"/>
          <w:divBdr>
            <w:top w:val="none" w:sz="0" w:space="0" w:color="auto"/>
            <w:left w:val="none" w:sz="0" w:space="0" w:color="auto"/>
            <w:bottom w:val="none" w:sz="0" w:space="0" w:color="auto"/>
            <w:right w:val="none" w:sz="0" w:space="0" w:color="auto"/>
          </w:divBdr>
        </w:div>
        <w:div w:id="2132740475">
          <w:marLeft w:val="480"/>
          <w:marRight w:val="0"/>
          <w:marTop w:val="0"/>
          <w:marBottom w:val="0"/>
          <w:divBdr>
            <w:top w:val="none" w:sz="0" w:space="0" w:color="auto"/>
            <w:left w:val="none" w:sz="0" w:space="0" w:color="auto"/>
            <w:bottom w:val="none" w:sz="0" w:space="0" w:color="auto"/>
            <w:right w:val="none" w:sz="0" w:space="0" w:color="auto"/>
          </w:divBdr>
        </w:div>
      </w:divsChild>
    </w:div>
    <w:div w:id="1902984078">
      <w:bodyDiv w:val="1"/>
      <w:marLeft w:val="0"/>
      <w:marRight w:val="0"/>
      <w:marTop w:val="0"/>
      <w:marBottom w:val="0"/>
      <w:divBdr>
        <w:top w:val="none" w:sz="0" w:space="0" w:color="auto"/>
        <w:left w:val="none" w:sz="0" w:space="0" w:color="auto"/>
        <w:bottom w:val="none" w:sz="0" w:space="0" w:color="auto"/>
        <w:right w:val="none" w:sz="0" w:space="0" w:color="auto"/>
      </w:divBdr>
    </w:div>
    <w:div w:id="1913006108">
      <w:bodyDiv w:val="1"/>
      <w:marLeft w:val="0"/>
      <w:marRight w:val="0"/>
      <w:marTop w:val="0"/>
      <w:marBottom w:val="0"/>
      <w:divBdr>
        <w:top w:val="none" w:sz="0" w:space="0" w:color="auto"/>
        <w:left w:val="none" w:sz="0" w:space="0" w:color="auto"/>
        <w:bottom w:val="none" w:sz="0" w:space="0" w:color="auto"/>
        <w:right w:val="none" w:sz="0" w:space="0" w:color="auto"/>
      </w:divBdr>
    </w:div>
    <w:div w:id="1917670009">
      <w:bodyDiv w:val="1"/>
      <w:marLeft w:val="0"/>
      <w:marRight w:val="0"/>
      <w:marTop w:val="0"/>
      <w:marBottom w:val="0"/>
      <w:divBdr>
        <w:top w:val="none" w:sz="0" w:space="0" w:color="auto"/>
        <w:left w:val="none" w:sz="0" w:space="0" w:color="auto"/>
        <w:bottom w:val="none" w:sz="0" w:space="0" w:color="auto"/>
        <w:right w:val="none" w:sz="0" w:space="0" w:color="auto"/>
      </w:divBdr>
    </w:div>
    <w:div w:id="1933125797">
      <w:bodyDiv w:val="1"/>
      <w:marLeft w:val="0"/>
      <w:marRight w:val="0"/>
      <w:marTop w:val="0"/>
      <w:marBottom w:val="0"/>
      <w:divBdr>
        <w:top w:val="none" w:sz="0" w:space="0" w:color="auto"/>
        <w:left w:val="none" w:sz="0" w:space="0" w:color="auto"/>
        <w:bottom w:val="none" w:sz="0" w:space="0" w:color="auto"/>
        <w:right w:val="none" w:sz="0" w:space="0" w:color="auto"/>
      </w:divBdr>
      <w:divsChild>
        <w:div w:id="1244606273">
          <w:marLeft w:val="640"/>
          <w:marRight w:val="0"/>
          <w:marTop w:val="0"/>
          <w:marBottom w:val="0"/>
          <w:divBdr>
            <w:top w:val="none" w:sz="0" w:space="0" w:color="auto"/>
            <w:left w:val="none" w:sz="0" w:space="0" w:color="auto"/>
            <w:bottom w:val="none" w:sz="0" w:space="0" w:color="auto"/>
            <w:right w:val="none" w:sz="0" w:space="0" w:color="auto"/>
          </w:divBdr>
        </w:div>
        <w:div w:id="1743327680">
          <w:marLeft w:val="640"/>
          <w:marRight w:val="0"/>
          <w:marTop w:val="0"/>
          <w:marBottom w:val="0"/>
          <w:divBdr>
            <w:top w:val="none" w:sz="0" w:space="0" w:color="auto"/>
            <w:left w:val="none" w:sz="0" w:space="0" w:color="auto"/>
            <w:bottom w:val="none" w:sz="0" w:space="0" w:color="auto"/>
            <w:right w:val="none" w:sz="0" w:space="0" w:color="auto"/>
          </w:divBdr>
        </w:div>
        <w:div w:id="2029985102">
          <w:marLeft w:val="640"/>
          <w:marRight w:val="0"/>
          <w:marTop w:val="0"/>
          <w:marBottom w:val="0"/>
          <w:divBdr>
            <w:top w:val="none" w:sz="0" w:space="0" w:color="auto"/>
            <w:left w:val="none" w:sz="0" w:space="0" w:color="auto"/>
            <w:bottom w:val="none" w:sz="0" w:space="0" w:color="auto"/>
            <w:right w:val="none" w:sz="0" w:space="0" w:color="auto"/>
          </w:divBdr>
        </w:div>
      </w:divsChild>
    </w:div>
    <w:div w:id="1933856969">
      <w:bodyDiv w:val="1"/>
      <w:marLeft w:val="0"/>
      <w:marRight w:val="0"/>
      <w:marTop w:val="0"/>
      <w:marBottom w:val="0"/>
      <w:divBdr>
        <w:top w:val="none" w:sz="0" w:space="0" w:color="auto"/>
        <w:left w:val="none" w:sz="0" w:space="0" w:color="auto"/>
        <w:bottom w:val="none" w:sz="0" w:space="0" w:color="auto"/>
        <w:right w:val="none" w:sz="0" w:space="0" w:color="auto"/>
      </w:divBdr>
      <w:divsChild>
        <w:div w:id="1308172694">
          <w:marLeft w:val="480"/>
          <w:marRight w:val="0"/>
          <w:marTop w:val="0"/>
          <w:marBottom w:val="0"/>
          <w:divBdr>
            <w:top w:val="none" w:sz="0" w:space="0" w:color="auto"/>
            <w:left w:val="none" w:sz="0" w:space="0" w:color="auto"/>
            <w:bottom w:val="none" w:sz="0" w:space="0" w:color="auto"/>
            <w:right w:val="none" w:sz="0" w:space="0" w:color="auto"/>
          </w:divBdr>
        </w:div>
        <w:div w:id="371880990">
          <w:marLeft w:val="480"/>
          <w:marRight w:val="0"/>
          <w:marTop w:val="0"/>
          <w:marBottom w:val="0"/>
          <w:divBdr>
            <w:top w:val="none" w:sz="0" w:space="0" w:color="auto"/>
            <w:left w:val="none" w:sz="0" w:space="0" w:color="auto"/>
            <w:bottom w:val="none" w:sz="0" w:space="0" w:color="auto"/>
            <w:right w:val="none" w:sz="0" w:space="0" w:color="auto"/>
          </w:divBdr>
        </w:div>
        <w:div w:id="1460143609">
          <w:marLeft w:val="480"/>
          <w:marRight w:val="0"/>
          <w:marTop w:val="0"/>
          <w:marBottom w:val="0"/>
          <w:divBdr>
            <w:top w:val="none" w:sz="0" w:space="0" w:color="auto"/>
            <w:left w:val="none" w:sz="0" w:space="0" w:color="auto"/>
            <w:bottom w:val="none" w:sz="0" w:space="0" w:color="auto"/>
            <w:right w:val="none" w:sz="0" w:space="0" w:color="auto"/>
          </w:divBdr>
        </w:div>
        <w:div w:id="495070038">
          <w:marLeft w:val="480"/>
          <w:marRight w:val="0"/>
          <w:marTop w:val="0"/>
          <w:marBottom w:val="0"/>
          <w:divBdr>
            <w:top w:val="none" w:sz="0" w:space="0" w:color="auto"/>
            <w:left w:val="none" w:sz="0" w:space="0" w:color="auto"/>
            <w:bottom w:val="none" w:sz="0" w:space="0" w:color="auto"/>
            <w:right w:val="none" w:sz="0" w:space="0" w:color="auto"/>
          </w:divBdr>
        </w:div>
        <w:div w:id="616375163">
          <w:marLeft w:val="480"/>
          <w:marRight w:val="0"/>
          <w:marTop w:val="0"/>
          <w:marBottom w:val="0"/>
          <w:divBdr>
            <w:top w:val="none" w:sz="0" w:space="0" w:color="auto"/>
            <w:left w:val="none" w:sz="0" w:space="0" w:color="auto"/>
            <w:bottom w:val="none" w:sz="0" w:space="0" w:color="auto"/>
            <w:right w:val="none" w:sz="0" w:space="0" w:color="auto"/>
          </w:divBdr>
        </w:div>
        <w:div w:id="906770877">
          <w:marLeft w:val="480"/>
          <w:marRight w:val="0"/>
          <w:marTop w:val="0"/>
          <w:marBottom w:val="0"/>
          <w:divBdr>
            <w:top w:val="none" w:sz="0" w:space="0" w:color="auto"/>
            <w:left w:val="none" w:sz="0" w:space="0" w:color="auto"/>
            <w:bottom w:val="none" w:sz="0" w:space="0" w:color="auto"/>
            <w:right w:val="none" w:sz="0" w:space="0" w:color="auto"/>
          </w:divBdr>
        </w:div>
        <w:div w:id="393627856">
          <w:marLeft w:val="480"/>
          <w:marRight w:val="0"/>
          <w:marTop w:val="0"/>
          <w:marBottom w:val="0"/>
          <w:divBdr>
            <w:top w:val="none" w:sz="0" w:space="0" w:color="auto"/>
            <w:left w:val="none" w:sz="0" w:space="0" w:color="auto"/>
            <w:bottom w:val="none" w:sz="0" w:space="0" w:color="auto"/>
            <w:right w:val="none" w:sz="0" w:space="0" w:color="auto"/>
          </w:divBdr>
        </w:div>
        <w:div w:id="1688092327">
          <w:marLeft w:val="480"/>
          <w:marRight w:val="0"/>
          <w:marTop w:val="0"/>
          <w:marBottom w:val="0"/>
          <w:divBdr>
            <w:top w:val="none" w:sz="0" w:space="0" w:color="auto"/>
            <w:left w:val="none" w:sz="0" w:space="0" w:color="auto"/>
            <w:bottom w:val="none" w:sz="0" w:space="0" w:color="auto"/>
            <w:right w:val="none" w:sz="0" w:space="0" w:color="auto"/>
          </w:divBdr>
        </w:div>
        <w:div w:id="358162623">
          <w:marLeft w:val="480"/>
          <w:marRight w:val="0"/>
          <w:marTop w:val="0"/>
          <w:marBottom w:val="0"/>
          <w:divBdr>
            <w:top w:val="none" w:sz="0" w:space="0" w:color="auto"/>
            <w:left w:val="none" w:sz="0" w:space="0" w:color="auto"/>
            <w:bottom w:val="none" w:sz="0" w:space="0" w:color="auto"/>
            <w:right w:val="none" w:sz="0" w:space="0" w:color="auto"/>
          </w:divBdr>
        </w:div>
        <w:div w:id="1322659560">
          <w:marLeft w:val="480"/>
          <w:marRight w:val="0"/>
          <w:marTop w:val="0"/>
          <w:marBottom w:val="0"/>
          <w:divBdr>
            <w:top w:val="none" w:sz="0" w:space="0" w:color="auto"/>
            <w:left w:val="none" w:sz="0" w:space="0" w:color="auto"/>
            <w:bottom w:val="none" w:sz="0" w:space="0" w:color="auto"/>
            <w:right w:val="none" w:sz="0" w:space="0" w:color="auto"/>
          </w:divBdr>
        </w:div>
        <w:div w:id="331682279">
          <w:marLeft w:val="480"/>
          <w:marRight w:val="0"/>
          <w:marTop w:val="0"/>
          <w:marBottom w:val="0"/>
          <w:divBdr>
            <w:top w:val="none" w:sz="0" w:space="0" w:color="auto"/>
            <w:left w:val="none" w:sz="0" w:space="0" w:color="auto"/>
            <w:bottom w:val="none" w:sz="0" w:space="0" w:color="auto"/>
            <w:right w:val="none" w:sz="0" w:space="0" w:color="auto"/>
          </w:divBdr>
        </w:div>
        <w:div w:id="1339577671">
          <w:marLeft w:val="480"/>
          <w:marRight w:val="0"/>
          <w:marTop w:val="0"/>
          <w:marBottom w:val="0"/>
          <w:divBdr>
            <w:top w:val="none" w:sz="0" w:space="0" w:color="auto"/>
            <w:left w:val="none" w:sz="0" w:space="0" w:color="auto"/>
            <w:bottom w:val="none" w:sz="0" w:space="0" w:color="auto"/>
            <w:right w:val="none" w:sz="0" w:space="0" w:color="auto"/>
          </w:divBdr>
        </w:div>
        <w:div w:id="818420072">
          <w:marLeft w:val="480"/>
          <w:marRight w:val="0"/>
          <w:marTop w:val="0"/>
          <w:marBottom w:val="0"/>
          <w:divBdr>
            <w:top w:val="none" w:sz="0" w:space="0" w:color="auto"/>
            <w:left w:val="none" w:sz="0" w:space="0" w:color="auto"/>
            <w:bottom w:val="none" w:sz="0" w:space="0" w:color="auto"/>
            <w:right w:val="none" w:sz="0" w:space="0" w:color="auto"/>
          </w:divBdr>
        </w:div>
        <w:div w:id="1233273678">
          <w:marLeft w:val="480"/>
          <w:marRight w:val="0"/>
          <w:marTop w:val="0"/>
          <w:marBottom w:val="0"/>
          <w:divBdr>
            <w:top w:val="none" w:sz="0" w:space="0" w:color="auto"/>
            <w:left w:val="none" w:sz="0" w:space="0" w:color="auto"/>
            <w:bottom w:val="none" w:sz="0" w:space="0" w:color="auto"/>
            <w:right w:val="none" w:sz="0" w:space="0" w:color="auto"/>
          </w:divBdr>
        </w:div>
        <w:div w:id="432364307">
          <w:marLeft w:val="480"/>
          <w:marRight w:val="0"/>
          <w:marTop w:val="0"/>
          <w:marBottom w:val="0"/>
          <w:divBdr>
            <w:top w:val="none" w:sz="0" w:space="0" w:color="auto"/>
            <w:left w:val="none" w:sz="0" w:space="0" w:color="auto"/>
            <w:bottom w:val="none" w:sz="0" w:space="0" w:color="auto"/>
            <w:right w:val="none" w:sz="0" w:space="0" w:color="auto"/>
          </w:divBdr>
        </w:div>
        <w:div w:id="273709336">
          <w:marLeft w:val="480"/>
          <w:marRight w:val="0"/>
          <w:marTop w:val="0"/>
          <w:marBottom w:val="0"/>
          <w:divBdr>
            <w:top w:val="none" w:sz="0" w:space="0" w:color="auto"/>
            <w:left w:val="none" w:sz="0" w:space="0" w:color="auto"/>
            <w:bottom w:val="none" w:sz="0" w:space="0" w:color="auto"/>
            <w:right w:val="none" w:sz="0" w:space="0" w:color="auto"/>
          </w:divBdr>
        </w:div>
        <w:div w:id="1050694621">
          <w:marLeft w:val="480"/>
          <w:marRight w:val="0"/>
          <w:marTop w:val="0"/>
          <w:marBottom w:val="0"/>
          <w:divBdr>
            <w:top w:val="none" w:sz="0" w:space="0" w:color="auto"/>
            <w:left w:val="none" w:sz="0" w:space="0" w:color="auto"/>
            <w:bottom w:val="none" w:sz="0" w:space="0" w:color="auto"/>
            <w:right w:val="none" w:sz="0" w:space="0" w:color="auto"/>
          </w:divBdr>
        </w:div>
      </w:divsChild>
    </w:div>
    <w:div w:id="1941832857">
      <w:bodyDiv w:val="1"/>
      <w:marLeft w:val="0"/>
      <w:marRight w:val="0"/>
      <w:marTop w:val="0"/>
      <w:marBottom w:val="0"/>
      <w:divBdr>
        <w:top w:val="none" w:sz="0" w:space="0" w:color="auto"/>
        <w:left w:val="none" w:sz="0" w:space="0" w:color="auto"/>
        <w:bottom w:val="none" w:sz="0" w:space="0" w:color="auto"/>
        <w:right w:val="none" w:sz="0" w:space="0" w:color="auto"/>
      </w:divBdr>
    </w:div>
    <w:div w:id="1944417413">
      <w:bodyDiv w:val="1"/>
      <w:marLeft w:val="0"/>
      <w:marRight w:val="0"/>
      <w:marTop w:val="0"/>
      <w:marBottom w:val="0"/>
      <w:divBdr>
        <w:top w:val="none" w:sz="0" w:space="0" w:color="auto"/>
        <w:left w:val="none" w:sz="0" w:space="0" w:color="auto"/>
        <w:bottom w:val="none" w:sz="0" w:space="0" w:color="auto"/>
        <w:right w:val="none" w:sz="0" w:space="0" w:color="auto"/>
      </w:divBdr>
    </w:div>
    <w:div w:id="1950121523">
      <w:bodyDiv w:val="1"/>
      <w:marLeft w:val="0"/>
      <w:marRight w:val="0"/>
      <w:marTop w:val="0"/>
      <w:marBottom w:val="0"/>
      <w:divBdr>
        <w:top w:val="none" w:sz="0" w:space="0" w:color="auto"/>
        <w:left w:val="none" w:sz="0" w:space="0" w:color="auto"/>
        <w:bottom w:val="none" w:sz="0" w:space="0" w:color="auto"/>
        <w:right w:val="none" w:sz="0" w:space="0" w:color="auto"/>
      </w:divBdr>
      <w:divsChild>
        <w:div w:id="276329790">
          <w:marLeft w:val="0"/>
          <w:marRight w:val="0"/>
          <w:marTop w:val="0"/>
          <w:marBottom w:val="0"/>
          <w:divBdr>
            <w:top w:val="none" w:sz="0" w:space="0" w:color="auto"/>
            <w:left w:val="none" w:sz="0" w:space="0" w:color="auto"/>
            <w:bottom w:val="none" w:sz="0" w:space="0" w:color="auto"/>
            <w:right w:val="none" w:sz="0" w:space="0" w:color="auto"/>
          </w:divBdr>
          <w:divsChild>
            <w:div w:id="126722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969098">
      <w:bodyDiv w:val="1"/>
      <w:marLeft w:val="0"/>
      <w:marRight w:val="0"/>
      <w:marTop w:val="0"/>
      <w:marBottom w:val="0"/>
      <w:divBdr>
        <w:top w:val="none" w:sz="0" w:space="0" w:color="auto"/>
        <w:left w:val="none" w:sz="0" w:space="0" w:color="auto"/>
        <w:bottom w:val="none" w:sz="0" w:space="0" w:color="auto"/>
        <w:right w:val="none" w:sz="0" w:space="0" w:color="auto"/>
      </w:divBdr>
    </w:div>
    <w:div w:id="1954826935">
      <w:bodyDiv w:val="1"/>
      <w:marLeft w:val="0"/>
      <w:marRight w:val="0"/>
      <w:marTop w:val="0"/>
      <w:marBottom w:val="0"/>
      <w:divBdr>
        <w:top w:val="none" w:sz="0" w:space="0" w:color="auto"/>
        <w:left w:val="none" w:sz="0" w:space="0" w:color="auto"/>
        <w:bottom w:val="none" w:sz="0" w:space="0" w:color="auto"/>
        <w:right w:val="none" w:sz="0" w:space="0" w:color="auto"/>
      </w:divBdr>
    </w:div>
    <w:div w:id="1957522552">
      <w:bodyDiv w:val="1"/>
      <w:marLeft w:val="0"/>
      <w:marRight w:val="0"/>
      <w:marTop w:val="0"/>
      <w:marBottom w:val="0"/>
      <w:divBdr>
        <w:top w:val="none" w:sz="0" w:space="0" w:color="auto"/>
        <w:left w:val="none" w:sz="0" w:space="0" w:color="auto"/>
        <w:bottom w:val="none" w:sz="0" w:space="0" w:color="auto"/>
        <w:right w:val="none" w:sz="0" w:space="0" w:color="auto"/>
      </w:divBdr>
      <w:divsChild>
        <w:div w:id="209340116">
          <w:marLeft w:val="640"/>
          <w:marRight w:val="0"/>
          <w:marTop w:val="0"/>
          <w:marBottom w:val="0"/>
          <w:divBdr>
            <w:top w:val="none" w:sz="0" w:space="0" w:color="auto"/>
            <w:left w:val="none" w:sz="0" w:space="0" w:color="auto"/>
            <w:bottom w:val="none" w:sz="0" w:space="0" w:color="auto"/>
            <w:right w:val="none" w:sz="0" w:space="0" w:color="auto"/>
          </w:divBdr>
        </w:div>
        <w:div w:id="1047803514">
          <w:marLeft w:val="640"/>
          <w:marRight w:val="0"/>
          <w:marTop w:val="0"/>
          <w:marBottom w:val="0"/>
          <w:divBdr>
            <w:top w:val="none" w:sz="0" w:space="0" w:color="auto"/>
            <w:left w:val="none" w:sz="0" w:space="0" w:color="auto"/>
            <w:bottom w:val="none" w:sz="0" w:space="0" w:color="auto"/>
            <w:right w:val="none" w:sz="0" w:space="0" w:color="auto"/>
          </w:divBdr>
        </w:div>
        <w:div w:id="1574851319">
          <w:marLeft w:val="640"/>
          <w:marRight w:val="0"/>
          <w:marTop w:val="0"/>
          <w:marBottom w:val="0"/>
          <w:divBdr>
            <w:top w:val="none" w:sz="0" w:space="0" w:color="auto"/>
            <w:left w:val="none" w:sz="0" w:space="0" w:color="auto"/>
            <w:bottom w:val="none" w:sz="0" w:space="0" w:color="auto"/>
            <w:right w:val="none" w:sz="0" w:space="0" w:color="auto"/>
          </w:divBdr>
        </w:div>
        <w:div w:id="1836142621">
          <w:marLeft w:val="640"/>
          <w:marRight w:val="0"/>
          <w:marTop w:val="0"/>
          <w:marBottom w:val="0"/>
          <w:divBdr>
            <w:top w:val="none" w:sz="0" w:space="0" w:color="auto"/>
            <w:left w:val="none" w:sz="0" w:space="0" w:color="auto"/>
            <w:bottom w:val="none" w:sz="0" w:space="0" w:color="auto"/>
            <w:right w:val="none" w:sz="0" w:space="0" w:color="auto"/>
          </w:divBdr>
        </w:div>
        <w:div w:id="2132283449">
          <w:marLeft w:val="640"/>
          <w:marRight w:val="0"/>
          <w:marTop w:val="0"/>
          <w:marBottom w:val="0"/>
          <w:divBdr>
            <w:top w:val="none" w:sz="0" w:space="0" w:color="auto"/>
            <w:left w:val="none" w:sz="0" w:space="0" w:color="auto"/>
            <w:bottom w:val="none" w:sz="0" w:space="0" w:color="auto"/>
            <w:right w:val="none" w:sz="0" w:space="0" w:color="auto"/>
          </w:divBdr>
        </w:div>
      </w:divsChild>
    </w:div>
    <w:div w:id="1967197045">
      <w:bodyDiv w:val="1"/>
      <w:marLeft w:val="0"/>
      <w:marRight w:val="0"/>
      <w:marTop w:val="0"/>
      <w:marBottom w:val="0"/>
      <w:divBdr>
        <w:top w:val="none" w:sz="0" w:space="0" w:color="auto"/>
        <w:left w:val="none" w:sz="0" w:space="0" w:color="auto"/>
        <w:bottom w:val="none" w:sz="0" w:space="0" w:color="auto"/>
        <w:right w:val="none" w:sz="0" w:space="0" w:color="auto"/>
      </w:divBdr>
    </w:div>
    <w:div w:id="1974015758">
      <w:bodyDiv w:val="1"/>
      <w:marLeft w:val="0"/>
      <w:marRight w:val="0"/>
      <w:marTop w:val="0"/>
      <w:marBottom w:val="0"/>
      <w:divBdr>
        <w:top w:val="none" w:sz="0" w:space="0" w:color="auto"/>
        <w:left w:val="none" w:sz="0" w:space="0" w:color="auto"/>
        <w:bottom w:val="none" w:sz="0" w:space="0" w:color="auto"/>
        <w:right w:val="none" w:sz="0" w:space="0" w:color="auto"/>
      </w:divBdr>
    </w:div>
    <w:div w:id="1992519726">
      <w:bodyDiv w:val="1"/>
      <w:marLeft w:val="0"/>
      <w:marRight w:val="0"/>
      <w:marTop w:val="0"/>
      <w:marBottom w:val="0"/>
      <w:divBdr>
        <w:top w:val="none" w:sz="0" w:space="0" w:color="auto"/>
        <w:left w:val="none" w:sz="0" w:space="0" w:color="auto"/>
        <w:bottom w:val="none" w:sz="0" w:space="0" w:color="auto"/>
        <w:right w:val="none" w:sz="0" w:space="0" w:color="auto"/>
      </w:divBdr>
    </w:div>
    <w:div w:id="2007440550">
      <w:bodyDiv w:val="1"/>
      <w:marLeft w:val="0"/>
      <w:marRight w:val="0"/>
      <w:marTop w:val="0"/>
      <w:marBottom w:val="0"/>
      <w:divBdr>
        <w:top w:val="none" w:sz="0" w:space="0" w:color="auto"/>
        <w:left w:val="none" w:sz="0" w:space="0" w:color="auto"/>
        <w:bottom w:val="none" w:sz="0" w:space="0" w:color="auto"/>
        <w:right w:val="none" w:sz="0" w:space="0" w:color="auto"/>
      </w:divBdr>
    </w:div>
    <w:div w:id="2013020318">
      <w:bodyDiv w:val="1"/>
      <w:marLeft w:val="0"/>
      <w:marRight w:val="0"/>
      <w:marTop w:val="0"/>
      <w:marBottom w:val="0"/>
      <w:divBdr>
        <w:top w:val="none" w:sz="0" w:space="0" w:color="auto"/>
        <w:left w:val="none" w:sz="0" w:space="0" w:color="auto"/>
        <w:bottom w:val="none" w:sz="0" w:space="0" w:color="auto"/>
        <w:right w:val="none" w:sz="0" w:space="0" w:color="auto"/>
      </w:divBdr>
    </w:div>
    <w:div w:id="2014212797">
      <w:bodyDiv w:val="1"/>
      <w:marLeft w:val="0"/>
      <w:marRight w:val="0"/>
      <w:marTop w:val="0"/>
      <w:marBottom w:val="0"/>
      <w:divBdr>
        <w:top w:val="none" w:sz="0" w:space="0" w:color="auto"/>
        <w:left w:val="none" w:sz="0" w:space="0" w:color="auto"/>
        <w:bottom w:val="none" w:sz="0" w:space="0" w:color="auto"/>
        <w:right w:val="none" w:sz="0" w:space="0" w:color="auto"/>
      </w:divBdr>
      <w:divsChild>
        <w:div w:id="565992874">
          <w:marLeft w:val="0"/>
          <w:marRight w:val="0"/>
          <w:marTop w:val="0"/>
          <w:marBottom w:val="0"/>
          <w:divBdr>
            <w:top w:val="none" w:sz="0" w:space="0" w:color="auto"/>
            <w:left w:val="none" w:sz="0" w:space="0" w:color="auto"/>
            <w:bottom w:val="none" w:sz="0" w:space="0" w:color="auto"/>
            <w:right w:val="none" w:sz="0" w:space="0" w:color="auto"/>
          </w:divBdr>
          <w:divsChild>
            <w:div w:id="8034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11033">
      <w:bodyDiv w:val="1"/>
      <w:marLeft w:val="0"/>
      <w:marRight w:val="0"/>
      <w:marTop w:val="0"/>
      <w:marBottom w:val="0"/>
      <w:divBdr>
        <w:top w:val="none" w:sz="0" w:space="0" w:color="auto"/>
        <w:left w:val="none" w:sz="0" w:space="0" w:color="auto"/>
        <w:bottom w:val="none" w:sz="0" w:space="0" w:color="auto"/>
        <w:right w:val="none" w:sz="0" w:space="0" w:color="auto"/>
      </w:divBdr>
    </w:div>
    <w:div w:id="2017733098">
      <w:bodyDiv w:val="1"/>
      <w:marLeft w:val="0"/>
      <w:marRight w:val="0"/>
      <w:marTop w:val="0"/>
      <w:marBottom w:val="0"/>
      <w:divBdr>
        <w:top w:val="none" w:sz="0" w:space="0" w:color="auto"/>
        <w:left w:val="none" w:sz="0" w:space="0" w:color="auto"/>
        <w:bottom w:val="none" w:sz="0" w:space="0" w:color="auto"/>
        <w:right w:val="none" w:sz="0" w:space="0" w:color="auto"/>
      </w:divBdr>
    </w:div>
    <w:div w:id="2019035690">
      <w:bodyDiv w:val="1"/>
      <w:marLeft w:val="0"/>
      <w:marRight w:val="0"/>
      <w:marTop w:val="0"/>
      <w:marBottom w:val="0"/>
      <w:divBdr>
        <w:top w:val="none" w:sz="0" w:space="0" w:color="auto"/>
        <w:left w:val="none" w:sz="0" w:space="0" w:color="auto"/>
        <w:bottom w:val="none" w:sz="0" w:space="0" w:color="auto"/>
        <w:right w:val="none" w:sz="0" w:space="0" w:color="auto"/>
      </w:divBdr>
    </w:div>
    <w:div w:id="2019305858">
      <w:bodyDiv w:val="1"/>
      <w:marLeft w:val="0"/>
      <w:marRight w:val="0"/>
      <w:marTop w:val="0"/>
      <w:marBottom w:val="0"/>
      <w:divBdr>
        <w:top w:val="none" w:sz="0" w:space="0" w:color="auto"/>
        <w:left w:val="none" w:sz="0" w:space="0" w:color="auto"/>
        <w:bottom w:val="none" w:sz="0" w:space="0" w:color="auto"/>
        <w:right w:val="none" w:sz="0" w:space="0" w:color="auto"/>
      </w:divBdr>
    </w:div>
    <w:div w:id="2021009446">
      <w:bodyDiv w:val="1"/>
      <w:marLeft w:val="0"/>
      <w:marRight w:val="0"/>
      <w:marTop w:val="0"/>
      <w:marBottom w:val="0"/>
      <w:divBdr>
        <w:top w:val="none" w:sz="0" w:space="0" w:color="auto"/>
        <w:left w:val="none" w:sz="0" w:space="0" w:color="auto"/>
        <w:bottom w:val="none" w:sz="0" w:space="0" w:color="auto"/>
        <w:right w:val="none" w:sz="0" w:space="0" w:color="auto"/>
      </w:divBdr>
    </w:div>
    <w:div w:id="2022513083">
      <w:bodyDiv w:val="1"/>
      <w:marLeft w:val="0"/>
      <w:marRight w:val="0"/>
      <w:marTop w:val="0"/>
      <w:marBottom w:val="0"/>
      <w:divBdr>
        <w:top w:val="none" w:sz="0" w:space="0" w:color="auto"/>
        <w:left w:val="none" w:sz="0" w:space="0" w:color="auto"/>
        <w:bottom w:val="none" w:sz="0" w:space="0" w:color="auto"/>
        <w:right w:val="none" w:sz="0" w:space="0" w:color="auto"/>
      </w:divBdr>
    </w:div>
    <w:div w:id="2027973254">
      <w:bodyDiv w:val="1"/>
      <w:marLeft w:val="0"/>
      <w:marRight w:val="0"/>
      <w:marTop w:val="0"/>
      <w:marBottom w:val="0"/>
      <w:divBdr>
        <w:top w:val="none" w:sz="0" w:space="0" w:color="auto"/>
        <w:left w:val="none" w:sz="0" w:space="0" w:color="auto"/>
        <w:bottom w:val="none" w:sz="0" w:space="0" w:color="auto"/>
        <w:right w:val="none" w:sz="0" w:space="0" w:color="auto"/>
      </w:divBdr>
    </w:div>
    <w:div w:id="2031443161">
      <w:bodyDiv w:val="1"/>
      <w:marLeft w:val="0"/>
      <w:marRight w:val="0"/>
      <w:marTop w:val="0"/>
      <w:marBottom w:val="0"/>
      <w:divBdr>
        <w:top w:val="none" w:sz="0" w:space="0" w:color="auto"/>
        <w:left w:val="none" w:sz="0" w:space="0" w:color="auto"/>
        <w:bottom w:val="none" w:sz="0" w:space="0" w:color="auto"/>
        <w:right w:val="none" w:sz="0" w:space="0" w:color="auto"/>
      </w:divBdr>
    </w:div>
    <w:div w:id="2040473500">
      <w:bodyDiv w:val="1"/>
      <w:marLeft w:val="0"/>
      <w:marRight w:val="0"/>
      <w:marTop w:val="0"/>
      <w:marBottom w:val="0"/>
      <w:divBdr>
        <w:top w:val="none" w:sz="0" w:space="0" w:color="auto"/>
        <w:left w:val="none" w:sz="0" w:space="0" w:color="auto"/>
        <w:bottom w:val="none" w:sz="0" w:space="0" w:color="auto"/>
        <w:right w:val="none" w:sz="0" w:space="0" w:color="auto"/>
      </w:divBdr>
    </w:div>
    <w:div w:id="2041584233">
      <w:bodyDiv w:val="1"/>
      <w:marLeft w:val="0"/>
      <w:marRight w:val="0"/>
      <w:marTop w:val="0"/>
      <w:marBottom w:val="0"/>
      <w:divBdr>
        <w:top w:val="none" w:sz="0" w:space="0" w:color="auto"/>
        <w:left w:val="none" w:sz="0" w:space="0" w:color="auto"/>
        <w:bottom w:val="none" w:sz="0" w:space="0" w:color="auto"/>
        <w:right w:val="none" w:sz="0" w:space="0" w:color="auto"/>
      </w:divBdr>
    </w:div>
    <w:div w:id="2046559877">
      <w:bodyDiv w:val="1"/>
      <w:marLeft w:val="0"/>
      <w:marRight w:val="0"/>
      <w:marTop w:val="0"/>
      <w:marBottom w:val="0"/>
      <w:divBdr>
        <w:top w:val="none" w:sz="0" w:space="0" w:color="auto"/>
        <w:left w:val="none" w:sz="0" w:space="0" w:color="auto"/>
        <w:bottom w:val="none" w:sz="0" w:space="0" w:color="auto"/>
        <w:right w:val="none" w:sz="0" w:space="0" w:color="auto"/>
      </w:divBdr>
    </w:div>
    <w:div w:id="2062441537">
      <w:bodyDiv w:val="1"/>
      <w:marLeft w:val="0"/>
      <w:marRight w:val="0"/>
      <w:marTop w:val="0"/>
      <w:marBottom w:val="0"/>
      <w:divBdr>
        <w:top w:val="none" w:sz="0" w:space="0" w:color="auto"/>
        <w:left w:val="none" w:sz="0" w:space="0" w:color="auto"/>
        <w:bottom w:val="none" w:sz="0" w:space="0" w:color="auto"/>
        <w:right w:val="none" w:sz="0" w:space="0" w:color="auto"/>
      </w:divBdr>
    </w:div>
    <w:div w:id="2069448964">
      <w:bodyDiv w:val="1"/>
      <w:marLeft w:val="0"/>
      <w:marRight w:val="0"/>
      <w:marTop w:val="0"/>
      <w:marBottom w:val="0"/>
      <w:divBdr>
        <w:top w:val="none" w:sz="0" w:space="0" w:color="auto"/>
        <w:left w:val="none" w:sz="0" w:space="0" w:color="auto"/>
        <w:bottom w:val="none" w:sz="0" w:space="0" w:color="auto"/>
        <w:right w:val="none" w:sz="0" w:space="0" w:color="auto"/>
      </w:divBdr>
    </w:div>
    <w:div w:id="2071951509">
      <w:bodyDiv w:val="1"/>
      <w:marLeft w:val="0"/>
      <w:marRight w:val="0"/>
      <w:marTop w:val="0"/>
      <w:marBottom w:val="0"/>
      <w:divBdr>
        <w:top w:val="none" w:sz="0" w:space="0" w:color="auto"/>
        <w:left w:val="none" w:sz="0" w:space="0" w:color="auto"/>
        <w:bottom w:val="none" w:sz="0" w:space="0" w:color="auto"/>
        <w:right w:val="none" w:sz="0" w:space="0" w:color="auto"/>
      </w:divBdr>
    </w:div>
    <w:div w:id="2073456581">
      <w:bodyDiv w:val="1"/>
      <w:marLeft w:val="0"/>
      <w:marRight w:val="0"/>
      <w:marTop w:val="0"/>
      <w:marBottom w:val="0"/>
      <w:divBdr>
        <w:top w:val="none" w:sz="0" w:space="0" w:color="auto"/>
        <w:left w:val="none" w:sz="0" w:space="0" w:color="auto"/>
        <w:bottom w:val="none" w:sz="0" w:space="0" w:color="auto"/>
        <w:right w:val="none" w:sz="0" w:space="0" w:color="auto"/>
      </w:divBdr>
    </w:div>
    <w:div w:id="2073846825">
      <w:bodyDiv w:val="1"/>
      <w:marLeft w:val="0"/>
      <w:marRight w:val="0"/>
      <w:marTop w:val="0"/>
      <w:marBottom w:val="0"/>
      <w:divBdr>
        <w:top w:val="none" w:sz="0" w:space="0" w:color="auto"/>
        <w:left w:val="none" w:sz="0" w:space="0" w:color="auto"/>
        <w:bottom w:val="none" w:sz="0" w:space="0" w:color="auto"/>
        <w:right w:val="none" w:sz="0" w:space="0" w:color="auto"/>
      </w:divBdr>
    </w:div>
    <w:div w:id="2092727007">
      <w:bodyDiv w:val="1"/>
      <w:marLeft w:val="0"/>
      <w:marRight w:val="0"/>
      <w:marTop w:val="0"/>
      <w:marBottom w:val="0"/>
      <w:divBdr>
        <w:top w:val="none" w:sz="0" w:space="0" w:color="auto"/>
        <w:left w:val="none" w:sz="0" w:space="0" w:color="auto"/>
        <w:bottom w:val="none" w:sz="0" w:space="0" w:color="auto"/>
        <w:right w:val="none" w:sz="0" w:space="0" w:color="auto"/>
      </w:divBdr>
    </w:div>
    <w:div w:id="2093579276">
      <w:bodyDiv w:val="1"/>
      <w:marLeft w:val="0"/>
      <w:marRight w:val="0"/>
      <w:marTop w:val="0"/>
      <w:marBottom w:val="0"/>
      <w:divBdr>
        <w:top w:val="none" w:sz="0" w:space="0" w:color="auto"/>
        <w:left w:val="none" w:sz="0" w:space="0" w:color="auto"/>
        <w:bottom w:val="none" w:sz="0" w:space="0" w:color="auto"/>
        <w:right w:val="none" w:sz="0" w:space="0" w:color="auto"/>
      </w:divBdr>
    </w:div>
    <w:div w:id="2094811485">
      <w:bodyDiv w:val="1"/>
      <w:marLeft w:val="0"/>
      <w:marRight w:val="0"/>
      <w:marTop w:val="0"/>
      <w:marBottom w:val="0"/>
      <w:divBdr>
        <w:top w:val="none" w:sz="0" w:space="0" w:color="auto"/>
        <w:left w:val="none" w:sz="0" w:space="0" w:color="auto"/>
        <w:bottom w:val="none" w:sz="0" w:space="0" w:color="auto"/>
        <w:right w:val="none" w:sz="0" w:space="0" w:color="auto"/>
      </w:divBdr>
    </w:div>
    <w:div w:id="2102291020">
      <w:bodyDiv w:val="1"/>
      <w:marLeft w:val="0"/>
      <w:marRight w:val="0"/>
      <w:marTop w:val="0"/>
      <w:marBottom w:val="0"/>
      <w:divBdr>
        <w:top w:val="none" w:sz="0" w:space="0" w:color="auto"/>
        <w:left w:val="none" w:sz="0" w:space="0" w:color="auto"/>
        <w:bottom w:val="none" w:sz="0" w:space="0" w:color="auto"/>
        <w:right w:val="none" w:sz="0" w:space="0" w:color="auto"/>
      </w:divBdr>
    </w:div>
    <w:div w:id="2103406465">
      <w:bodyDiv w:val="1"/>
      <w:marLeft w:val="0"/>
      <w:marRight w:val="0"/>
      <w:marTop w:val="0"/>
      <w:marBottom w:val="0"/>
      <w:divBdr>
        <w:top w:val="none" w:sz="0" w:space="0" w:color="auto"/>
        <w:left w:val="none" w:sz="0" w:space="0" w:color="auto"/>
        <w:bottom w:val="none" w:sz="0" w:space="0" w:color="auto"/>
        <w:right w:val="none" w:sz="0" w:space="0" w:color="auto"/>
      </w:divBdr>
    </w:div>
    <w:div w:id="2106218740">
      <w:bodyDiv w:val="1"/>
      <w:marLeft w:val="0"/>
      <w:marRight w:val="0"/>
      <w:marTop w:val="0"/>
      <w:marBottom w:val="0"/>
      <w:divBdr>
        <w:top w:val="none" w:sz="0" w:space="0" w:color="auto"/>
        <w:left w:val="none" w:sz="0" w:space="0" w:color="auto"/>
        <w:bottom w:val="none" w:sz="0" w:space="0" w:color="auto"/>
        <w:right w:val="none" w:sz="0" w:space="0" w:color="auto"/>
      </w:divBdr>
    </w:div>
    <w:div w:id="2115050749">
      <w:bodyDiv w:val="1"/>
      <w:marLeft w:val="0"/>
      <w:marRight w:val="0"/>
      <w:marTop w:val="0"/>
      <w:marBottom w:val="0"/>
      <w:divBdr>
        <w:top w:val="none" w:sz="0" w:space="0" w:color="auto"/>
        <w:left w:val="none" w:sz="0" w:space="0" w:color="auto"/>
        <w:bottom w:val="none" w:sz="0" w:space="0" w:color="auto"/>
        <w:right w:val="none" w:sz="0" w:space="0" w:color="auto"/>
      </w:divBdr>
    </w:div>
    <w:div w:id="2115980152">
      <w:bodyDiv w:val="1"/>
      <w:marLeft w:val="0"/>
      <w:marRight w:val="0"/>
      <w:marTop w:val="0"/>
      <w:marBottom w:val="0"/>
      <w:divBdr>
        <w:top w:val="none" w:sz="0" w:space="0" w:color="auto"/>
        <w:left w:val="none" w:sz="0" w:space="0" w:color="auto"/>
        <w:bottom w:val="none" w:sz="0" w:space="0" w:color="auto"/>
        <w:right w:val="none" w:sz="0" w:space="0" w:color="auto"/>
      </w:divBdr>
    </w:div>
    <w:div w:id="2117164720">
      <w:bodyDiv w:val="1"/>
      <w:marLeft w:val="0"/>
      <w:marRight w:val="0"/>
      <w:marTop w:val="0"/>
      <w:marBottom w:val="0"/>
      <w:divBdr>
        <w:top w:val="none" w:sz="0" w:space="0" w:color="auto"/>
        <w:left w:val="none" w:sz="0" w:space="0" w:color="auto"/>
        <w:bottom w:val="none" w:sz="0" w:space="0" w:color="auto"/>
        <w:right w:val="none" w:sz="0" w:space="0" w:color="auto"/>
      </w:divBdr>
      <w:divsChild>
        <w:div w:id="40786263">
          <w:marLeft w:val="480"/>
          <w:marRight w:val="0"/>
          <w:marTop w:val="0"/>
          <w:marBottom w:val="0"/>
          <w:divBdr>
            <w:top w:val="none" w:sz="0" w:space="0" w:color="auto"/>
            <w:left w:val="none" w:sz="0" w:space="0" w:color="auto"/>
            <w:bottom w:val="none" w:sz="0" w:space="0" w:color="auto"/>
            <w:right w:val="none" w:sz="0" w:space="0" w:color="auto"/>
          </w:divBdr>
        </w:div>
        <w:div w:id="164249100">
          <w:marLeft w:val="480"/>
          <w:marRight w:val="0"/>
          <w:marTop w:val="0"/>
          <w:marBottom w:val="0"/>
          <w:divBdr>
            <w:top w:val="none" w:sz="0" w:space="0" w:color="auto"/>
            <w:left w:val="none" w:sz="0" w:space="0" w:color="auto"/>
            <w:bottom w:val="none" w:sz="0" w:space="0" w:color="auto"/>
            <w:right w:val="none" w:sz="0" w:space="0" w:color="auto"/>
          </w:divBdr>
        </w:div>
        <w:div w:id="600916046">
          <w:marLeft w:val="480"/>
          <w:marRight w:val="0"/>
          <w:marTop w:val="0"/>
          <w:marBottom w:val="0"/>
          <w:divBdr>
            <w:top w:val="none" w:sz="0" w:space="0" w:color="auto"/>
            <w:left w:val="none" w:sz="0" w:space="0" w:color="auto"/>
            <w:bottom w:val="none" w:sz="0" w:space="0" w:color="auto"/>
            <w:right w:val="none" w:sz="0" w:space="0" w:color="auto"/>
          </w:divBdr>
        </w:div>
        <w:div w:id="764763434">
          <w:marLeft w:val="480"/>
          <w:marRight w:val="0"/>
          <w:marTop w:val="0"/>
          <w:marBottom w:val="0"/>
          <w:divBdr>
            <w:top w:val="none" w:sz="0" w:space="0" w:color="auto"/>
            <w:left w:val="none" w:sz="0" w:space="0" w:color="auto"/>
            <w:bottom w:val="none" w:sz="0" w:space="0" w:color="auto"/>
            <w:right w:val="none" w:sz="0" w:space="0" w:color="auto"/>
          </w:divBdr>
        </w:div>
        <w:div w:id="845361289">
          <w:marLeft w:val="480"/>
          <w:marRight w:val="0"/>
          <w:marTop w:val="0"/>
          <w:marBottom w:val="0"/>
          <w:divBdr>
            <w:top w:val="none" w:sz="0" w:space="0" w:color="auto"/>
            <w:left w:val="none" w:sz="0" w:space="0" w:color="auto"/>
            <w:bottom w:val="none" w:sz="0" w:space="0" w:color="auto"/>
            <w:right w:val="none" w:sz="0" w:space="0" w:color="auto"/>
          </w:divBdr>
        </w:div>
        <w:div w:id="972366429">
          <w:marLeft w:val="480"/>
          <w:marRight w:val="0"/>
          <w:marTop w:val="0"/>
          <w:marBottom w:val="0"/>
          <w:divBdr>
            <w:top w:val="none" w:sz="0" w:space="0" w:color="auto"/>
            <w:left w:val="none" w:sz="0" w:space="0" w:color="auto"/>
            <w:bottom w:val="none" w:sz="0" w:space="0" w:color="auto"/>
            <w:right w:val="none" w:sz="0" w:space="0" w:color="auto"/>
          </w:divBdr>
        </w:div>
        <w:div w:id="1266036098">
          <w:marLeft w:val="480"/>
          <w:marRight w:val="0"/>
          <w:marTop w:val="0"/>
          <w:marBottom w:val="0"/>
          <w:divBdr>
            <w:top w:val="none" w:sz="0" w:space="0" w:color="auto"/>
            <w:left w:val="none" w:sz="0" w:space="0" w:color="auto"/>
            <w:bottom w:val="none" w:sz="0" w:space="0" w:color="auto"/>
            <w:right w:val="none" w:sz="0" w:space="0" w:color="auto"/>
          </w:divBdr>
        </w:div>
        <w:div w:id="1504468803">
          <w:marLeft w:val="480"/>
          <w:marRight w:val="0"/>
          <w:marTop w:val="0"/>
          <w:marBottom w:val="0"/>
          <w:divBdr>
            <w:top w:val="none" w:sz="0" w:space="0" w:color="auto"/>
            <w:left w:val="none" w:sz="0" w:space="0" w:color="auto"/>
            <w:bottom w:val="none" w:sz="0" w:space="0" w:color="auto"/>
            <w:right w:val="none" w:sz="0" w:space="0" w:color="auto"/>
          </w:divBdr>
        </w:div>
        <w:div w:id="1737360532">
          <w:marLeft w:val="480"/>
          <w:marRight w:val="0"/>
          <w:marTop w:val="0"/>
          <w:marBottom w:val="0"/>
          <w:divBdr>
            <w:top w:val="none" w:sz="0" w:space="0" w:color="auto"/>
            <w:left w:val="none" w:sz="0" w:space="0" w:color="auto"/>
            <w:bottom w:val="none" w:sz="0" w:space="0" w:color="auto"/>
            <w:right w:val="none" w:sz="0" w:space="0" w:color="auto"/>
          </w:divBdr>
        </w:div>
        <w:div w:id="2050303704">
          <w:marLeft w:val="480"/>
          <w:marRight w:val="0"/>
          <w:marTop w:val="0"/>
          <w:marBottom w:val="0"/>
          <w:divBdr>
            <w:top w:val="none" w:sz="0" w:space="0" w:color="auto"/>
            <w:left w:val="none" w:sz="0" w:space="0" w:color="auto"/>
            <w:bottom w:val="none" w:sz="0" w:space="0" w:color="auto"/>
            <w:right w:val="none" w:sz="0" w:space="0" w:color="auto"/>
          </w:divBdr>
        </w:div>
      </w:divsChild>
    </w:div>
    <w:div w:id="2124230347">
      <w:bodyDiv w:val="1"/>
      <w:marLeft w:val="0"/>
      <w:marRight w:val="0"/>
      <w:marTop w:val="0"/>
      <w:marBottom w:val="0"/>
      <w:divBdr>
        <w:top w:val="none" w:sz="0" w:space="0" w:color="auto"/>
        <w:left w:val="none" w:sz="0" w:space="0" w:color="auto"/>
        <w:bottom w:val="none" w:sz="0" w:space="0" w:color="auto"/>
        <w:right w:val="none" w:sz="0" w:space="0" w:color="auto"/>
      </w:divBdr>
    </w:div>
    <w:div w:id="2136176297">
      <w:bodyDiv w:val="1"/>
      <w:marLeft w:val="0"/>
      <w:marRight w:val="0"/>
      <w:marTop w:val="0"/>
      <w:marBottom w:val="0"/>
      <w:divBdr>
        <w:top w:val="none" w:sz="0" w:space="0" w:color="auto"/>
        <w:left w:val="none" w:sz="0" w:space="0" w:color="auto"/>
        <w:bottom w:val="none" w:sz="0" w:space="0" w:color="auto"/>
        <w:right w:val="none" w:sz="0" w:space="0" w:color="auto"/>
      </w:divBdr>
    </w:div>
    <w:div w:id="2137212646">
      <w:bodyDiv w:val="1"/>
      <w:marLeft w:val="0"/>
      <w:marRight w:val="0"/>
      <w:marTop w:val="0"/>
      <w:marBottom w:val="0"/>
      <w:divBdr>
        <w:top w:val="none" w:sz="0" w:space="0" w:color="auto"/>
        <w:left w:val="none" w:sz="0" w:space="0" w:color="auto"/>
        <w:bottom w:val="none" w:sz="0" w:space="0" w:color="auto"/>
        <w:right w:val="none" w:sz="0" w:space="0" w:color="auto"/>
      </w:divBdr>
    </w:div>
    <w:div w:id="2139519673">
      <w:bodyDiv w:val="1"/>
      <w:marLeft w:val="0"/>
      <w:marRight w:val="0"/>
      <w:marTop w:val="0"/>
      <w:marBottom w:val="0"/>
      <w:divBdr>
        <w:top w:val="none" w:sz="0" w:space="0" w:color="auto"/>
        <w:left w:val="none" w:sz="0" w:space="0" w:color="auto"/>
        <w:bottom w:val="none" w:sz="0" w:space="0" w:color="auto"/>
        <w:right w:val="none" w:sz="0" w:space="0" w:color="auto"/>
      </w:divBdr>
    </w:div>
    <w:div w:id="21473076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16/09/relationships/commentsIds" Target="commentsIds.xml"/><Relationship Id="rId26" Type="http://schemas.microsoft.com/office/2007/relationships/hdphoto" Target="media/hdphoto4.wdp"/><Relationship Id="rId21" Type="http://schemas.openxmlformats.org/officeDocument/2006/relationships/image" Target="media/image6.png"/><Relationship Id="rId34" Type="http://schemas.openxmlformats.org/officeDocument/2006/relationships/image" Target="media/image16.png"/><Relationship Id="rId7" Type="http://schemas.openxmlformats.org/officeDocument/2006/relationships/settings" Target="settings.xml"/><Relationship Id="rId12" Type="http://schemas.microsoft.com/office/2007/relationships/hdphoto" Target="media/hdphoto2.wdp"/><Relationship Id="rId17" Type="http://schemas.microsoft.com/office/2011/relationships/commentsExtended" Target="commentsExtended.xml"/><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9.svg"/><Relationship Id="rId32" Type="http://schemas.openxmlformats.org/officeDocument/2006/relationships/image" Target="media/image14.png"/><Relationship Id="rId37"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8.png"/><Relationship Id="rId28" Type="http://schemas.microsoft.com/office/2007/relationships/hdphoto" Target="media/hdphoto5.wdp"/><Relationship Id="rId36" Type="http://schemas.microsoft.com/office/2011/relationships/people" Target="people.xml"/><Relationship Id="rId10" Type="http://schemas.microsoft.com/office/2007/relationships/hdphoto" Target="media/hdphoto1.wdp"/><Relationship Id="rId19" Type="http://schemas.microsoft.com/office/2018/08/relationships/commentsExtensible" Target="commentsExtensible.xm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image" Target="media/image7.png"/><Relationship Id="rId27" Type="http://schemas.openxmlformats.org/officeDocument/2006/relationships/image" Target="media/image11.png"/><Relationship Id="rId30" Type="http://schemas.microsoft.com/office/2007/relationships/hdphoto" Target="media/hdphoto6.wdp"/><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9AD4E5E-C38D-4419-A95C-D7835191769B}"/>
      </w:docPartPr>
      <w:docPartBody>
        <w:p w:rsidR="009142DB" w:rsidRDefault="00297C45">
          <w:r w:rsidRPr="0019002B">
            <w:rPr>
              <w:rStyle w:val="PlaceholderText"/>
            </w:rPr>
            <w:t>Click or tap here to enter text.</w:t>
          </w:r>
        </w:p>
      </w:docPartBody>
    </w:docPart>
    <w:docPart>
      <w:docPartPr>
        <w:name w:val="B5BFB32728744A6A8BEA409EF058FDAF"/>
        <w:category>
          <w:name w:val="General"/>
          <w:gallery w:val="placeholder"/>
        </w:category>
        <w:types>
          <w:type w:val="bbPlcHdr"/>
        </w:types>
        <w:behaviors>
          <w:behavior w:val="content"/>
        </w:behaviors>
        <w:guid w:val="{18762665-D09C-4016-9210-EF992F94D008}"/>
      </w:docPartPr>
      <w:docPartBody>
        <w:p w:rsidR="00BA358E" w:rsidRDefault="009142DB" w:rsidP="009142DB">
          <w:pPr>
            <w:pStyle w:val="B5BFB32728744A6A8BEA409EF058FDAF"/>
          </w:pPr>
          <w:r w:rsidRPr="0019002B">
            <w:rPr>
              <w:rStyle w:val="PlaceholderText"/>
            </w:rPr>
            <w:t>Click or tap here to enter text.</w:t>
          </w:r>
        </w:p>
      </w:docPartBody>
    </w:docPart>
    <w:docPart>
      <w:docPartPr>
        <w:name w:val="6BB24937347D41EDA858B60522996EC7"/>
        <w:category>
          <w:name w:val="General"/>
          <w:gallery w:val="placeholder"/>
        </w:category>
        <w:types>
          <w:type w:val="bbPlcHdr"/>
        </w:types>
        <w:behaviors>
          <w:behavior w:val="content"/>
        </w:behaviors>
        <w:guid w:val="{02F9D6FA-5994-4093-AB02-EA84A305B47F}"/>
      </w:docPartPr>
      <w:docPartBody>
        <w:p w:rsidR="00BA358E" w:rsidRDefault="00297C45">
          <w:pPr>
            <w:pStyle w:val="6BB24937347D41EDA858B60522996EC7"/>
          </w:pPr>
          <w:r w:rsidRPr="0019002B">
            <w:rPr>
              <w:rStyle w:val="PlaceholderText"/>
            </w:rPr>
            <w:t>Click or tap here to enter text.</w:t>
          </w:r>
        </w:p>
      </w:docPartBody>
    </w:docPart>
    <w:docPart>
      <w:docPartPr>
        <w:name w:val="ED1295A79BF74D2299E18F2369AC6699"/>
        <w:category>
          <w:name w:val="General"/>
          <w:gallery w:val="placeholder"/>
        </w:category>
        <w:types>
          <w:type w:val="bbPlcHdr"/>
        </w:types>
        <w:behaviors>
          <w:behavior w:val="content"/>
        </w:behaviors>
        <w:guid w:val="{8A8CD876-1750-4B19-94E6-1AC49C8E2A95}"/>
      </w:docPartPr>
      <w:docPartBody>
        <w:p w:rsidR="00C81B6E" w:rsidRDefault="00297C45">
          <w:pPr>
            <w:pStyle w:val="ED1295A79BF74D2299E18F2369AC6699"/>
          </w:pPr>
          <w:r w:rsidRPr="0019002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C45"/>
    <w:rsid w:val="00297C45"/>
    <w:rsid w:val="00456981"/>
    <w:rsid w:val="009142DB"/>
    <w:rsid w:val="009C2257"/>
    <w:rsid w:val="00BA358E"/>
    <w:rsid w:val="00C81B6E"/>
    <w:rsid w:val="00E14B79"/>
    <w:rsid w:val="00EB00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42DB"/>
    <w:rPr>
      <w:color w:val="808080"/>
    </w:rPr>
  </w:style>
  <w:style w:type="paragraph" w:customStyle="1" w:styleId="B5BFB32728744A6A8BEA409EF058FDAF">
    <w:name w:val="B5BFB32728744A6A8BEA409EF058FDAF"/>
    <w:rsid w:val="009142DB"/>
  </w:style>
  <w:style w:type="paragraph" w:customStyle="1" w:styleId="6BB24937347D41EDA858B60522996EC7">
    <w:name w:val="6BB24937347D41EDA858B60522996EC7"/>
  </w:style>
  <w:style w:type="paragraph" w:customStyle="1" w:styleId="ED1295A79BF74D2299E18F2369AC6699">
    <w:name w:val="ED1295A79BF74D2299E18F2369AC66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0351701-1413-4ACD-ADD3-D1F58E2809C2}">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b30d6dbd-933e-4b1c-9efc-612d227dc85b&quot;,&quot;properties&quot;:{&quot;noteIndex&quot;:0},&quot;isEdited&quot;:false,&quot;manualOverride&quot;:{&quot;isManuallyOverridden&quot;:true,&quot;citeprocText&quot;:&quot;(Ankley et al., 2010)&quot;,&quot;manualOverrideText&quot;:&quot;(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Ankley et al., 2010)&quot;},&quot;citationTag&quot;:&quot;MENDELEY_CITATION_v3_eyJjaXRhdGlvbklEIjoiTUVOREVMRVlfQ0lUQVRJT05fYjMwZDZkYmQtOTMzZS00YjFjLTllZmMtNjEyZDIyN2RjODViIiwicHJvcGVydGllcyI6eyJub3RlSW5kZXgiOjB9LCJpc0VkaXRlZCI6ZmFsc2UsIm1hbnVhbE92ZXJyaWRlIjp7ImlzTWFudWFsbHlPdmVycmlkZGVuIjp0cnVlLCJjaXRlcHJvY1RleHQiOiIoQW5rbGV5IGV0IGFsLiwgMjAxMCkiLCJtYW51YWxPdmVycmlkZVRleHQiOiI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&quot;,&quot;citationItems&quot;:[{&quot;id&quot;:&quot;df36d5be-fe45-38d1-8311-337ae78688ed&quot;,&quot;itemData&quot;:{&quot;type&quot;:&quot;article-journal&quot;,&quot;id&quot;:&quot;df36d5be-fe45-38d1-8311-337ae78688ed&quot;,&quot;title&quot;:&quot;Adverse outcome pathways: A conceptual framework to support ecotoxicology research and risk assessment&quot;,&quot;author&quot;:[{&quot;family&quot;:&quot;Ankley&quot;,&quot;given&quot;:&quot;Gerald T.&quot;,&quot;parse-names&quot;:false,&quot;dropping-particle&quot;:&quot;&quot;,&quot;non-dropping-particle&quot;:&quot;&quot;},{&quot;family&quot;:&quot;Bennett&quot;,&quot;given&quot;:&quot;Richard S.&quot;,&quot;parse-names&quot;:false,&quot;dropping-particle&quot;:&quot;&quot;,&quot;non-dropping-particle&quot;:&quot;&quot;},{&quot;family&quot;:&quot;Erickson&quot;,&quot;given&quot;:&quot;Russell J.&quot;,&quot;parse-names&quot;:false,&quot;dropping-particle&quot;:&quot;&quot;,&quot;non-dropping-particle&quot;:&quot;&quot;},{&quot;family&quot;:&quot;Hoff&quot;,&quot;given&quot;:&quot;Dale J.&quot;,&quot;parse-names&quot;:false,&quot;dropping-particle&quot;:&quot;&quot;,&quot;non-dropping-particle&quot;:&quot;&quot;},{&quot;family&quot;:&quot;Hornung&quot;,&quot;given&quot;:&quot;Michael W.&quot;,&quot;parse-names&quot;:false,&quot;dropping-particle&quot;:&quot;&quot;,&quot;non-dropping-particle&quot;:&quot;&quot;},{&quot;family&quot;:&quot;Johnson&quot;,&quot;given&quot;:&quot;Rodney D.&quot;,&quot;parse-names&quot;:false,&quot;dropping-particle&quot;:&quot;&quot;,&quot;non-dropping-particle&quot;:&quot;&quot;},{&quot;family&quot;:&quot;Mount&quot;,&quot;given&quot;:&quot;David R.&quot;,&quot;parse-names&quot;:false,&quot;dropping-particle&quot;:&quot;&quot;,&quot;non-dropping-particle&quot;:&quot;&quot;},{&quot;family&quot;:&quot;Nichols&quot;,&quot;given&quot;:&quot;John W.&quot;,&quot;parse-names&quot;:false,&quot;dropping-particle&quot;:&quot;&quot;,&quot;non-dropping-particle&quot;:&quot;&quot;},{&quot;family&quot;:&quot;Russom&quot;,&quot;given&quot;:&quot;Christine L.&quot;,&quot;parse-names&quot;:false,&quot;dropping-particle&quot;:&quot;&quot;,&quot;non-dropping-particle&quot;:&quot;&quot;},{&quot;family&quot;:&quot;Schmieder&quot;,&quot;given&quot;:&quot;Patricia K.&quot;,&quot;parse-names&quot;:false,&quot;dropping-particle&quot;:&quot;&quot;,&quot;non-dropping-particle&quot;:&quot;&quot;},{&quot;family&quot;:&quot;Serrrano&quot;,&quot;given&quot;:&quot;Jose A.&quot;,&quot;parse-names&quot;:false,&quot;dropping-particle&quot;:&quot;&quot;,&quot;non-dropping-particle&quot;:&quot;&quot;},{&quot;family&quot;:&quot;Tietge&quot;,&quot;given&quot;:&quot;Joseph E.&quot;,&quot;parse-names&quot;:false,&quot;dropping-particle&quot;:&quot;&quot;,&quot;non-dropping-particle&quot;:&quot;&quot;},{&quot;family&quot;:&quot;Villeneuve&quot;,&quot;given&quot;:&quot;Daniel L.&quot;,&quot;parse-names&quot;:false,&quot;dropping-particle&quot;:&quot;&quot;,&quot;non-dropping-particle&quot;:&quot;&quot;}],&quot;container-title&quot;:&quot;Environmental Toxicology and Chemistry&quot;,&quot;container-title-short&quot;:&quot;Environ Toxicol Chem&quot;,&quot;accessed&quot;:{&quot;date-parts&quot;:[[2023,10,1]]},&quot;DOI&quot;:&quot;10.1002/ETC.34&quot;,&quot;ISSN&quot;:&quot;1552-8618&quot;,&quot;PMID&quot;:&quot;20821501&quot;,&quot;URL&quot;:&quot;https://onlinelibrary.wiley.com/doi/full/10.1002/etc.34&quot;,&quot;issued&quot;:{&quot;date-parts&quot;:[[2010,3,1]]},&quot;page&quot;:&quot;730-741&quot;,&quot;abstract&quot;:&quot;Ecological risk assessors face increasing demands to assess more chemicals, with greater speed and accuracy, and to do so using fewer resources and experimental animals. New approaches in biological and computational sciences may be able to generate mechanistic information that could help in meeting these challenges. However, to use mechanistic data to support chemical assessments, there is a need for effective translation of this information into endpoints meaningful to ecological risk-effects on survival, development, and reproduction in individual organisms and, by extension, impacts on populations. Here we discuss a framework designed for this purpose, the adverse outcome pathway (AOP). An AOP is a conceptual construct that portrays existing knowledge concerning the linkage between a direct molecular initiating event and an adverse outcome at a biological level of organization relevant to risk assessment. The practical utility of AOPs for ecological risk assessment of chemicals is illustrated using five case examples. The examples demonstrate how the AOP concept can focus toxicity testing in terms of species and endpoint selection, enhance across-chemical extrapolation, and support prediction of mixture effects. The examples also show how AOPs facilitate use of molecular or biochemical endpoints (sometimes referred to as biomarkers) for forecasting chemical impacts on individuals and populations. In the concluding sections of the paper, we discuss how AOPs can help to guide research that supports chemical risk assessments and advocate for the incorporation of this approach into a broader systems biology framework. © 2009 SETAC.&quot;,&quot;publisher&quot;:&quot;John Wiley &amp; Sons, Ltd&quot;,&quot;issue&quot;:&quot;3&quot;,&quot;volume&quot;:&quot;29&quot;},&quot;isTemporary&quot;:false}]},{&quot;citationID&quot;:&quot;MENDELEY_CITATION_238040fa-4449-435a-868c-c8b93416dac5&quot;,&quot;properties&quot;:{&quot;noteIndex&quot;:0},&quot;isEdited&quot;:false,&quot;manualOverride&quot;:{&quot;isManuallyOverridden&quot;:true,&quot;citeprocText&quot;:&quot;(Ankley et al., 2010)&quot;,&quot;manualOverrideText&quot;:&quot;(Ankley et al., 2010)(Ankley et al., 2010)(Ankley et al., 2010)(Ankley et al., 2010)(Ankley et al., 2010)(Ankley et al., 2010)(Ankley et al., 2010)(Ankley et al., 2010)(Ankley et al., 2010)(Ankley et al., 2010)(Ankley et al., 2010)(Ankley et al., 2010)(Ankley et al., 2010)(Ankley et al., 2010)&quot;},&quot;citationTag&quot;:&quot;MENDELEY_CITATION_v3_eyJjaXRhdGlvbklEIjoiTUVOREVMRVlfQ0lUQVRJT05fMjM4MDQwZmEtNDQ0OS00MzVhLTg2OGMtYzhiOTM0MTZkYWM1IiwicHJvcGVydGllcyI6eyJub3RlSW5kZXgiOjB9LCJpc0VkaXRlZCI6ZmFsc2UsIm1hbnVhbE92ZXJyaWRlIjp7ImlzTWFudWFsbHlPdmVycmlkZGVuIjp0cnVlLCJjaXRlcHJvY1RleHQiOiIoQW5rbGV5IGV0IGFsLiwgMjAxMCkiLCJtYW51YWxPdmVycmlkZVRleHQiOiI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&quot;,&quot;citationItems&quot;:[{&quot;id&quot;:&quot;df36d5be-fe45-38d1-8311-337ae78688ed&quot;,&quot;itemData&quot;:{&quot;type&quot;:&quot;article-journal&quot;,&quot;id&quot;:&quot;df36d5be-fe45-38d1-8311-337ae78688ed&quot;,&quot;title&quot;:&quot;Adverse outcome pathways: A conceptual framework to support ecotoxicology research and risk assessment&quot;,&quot;author&quot;:[{&quot;family&quot;:&quot;Ankley&quot;,&quot;given&quot;:&quot;Gerald T.&quot;,&quot;parse-names&quot;:false,&quot;dropping-particle&quot;:&quot;&quot;,&quot;non-dropping-particle&quot;:&quot;&quot;},{&quot;family&quot;:&quot;Bennett&quot;,&quot;given&quot;:&quot;Richard S.&quot;,&quot;parse-names&quot;:false,&quot;dropping-particle&quot;:&quot;&quot;,&quot;non-dropping-particle&quot;:&quot;&quot;},{&quot;family&quot;:&quot;Erickson&quot;,&quot;given&quot;:&quot;Russell J.&quot;,&quot;parse-names&quot;:false,&quot;dropping-particle&quot;:&quot;&quot;,&quot;non-dropping-particle&quot;:&quot;&quot;},{&quot;family&quot;:&quot;Hoff&quot;,&quot;given&quot;:&quot;Dale J.&quot;,&quot;parse-names&quot;:false,&quot;dropping-particle&quot;:&quot;&quot;,&quot;non-dropping-particle&quot;:&quot;&quot;},{&quot;family&quot;:&quot;Hornung&quot;,&quot;given&quot;:&quot;Michael W.&quot;,&quot;parse-names&quot;:false,&quot;dropping-particle&quot;:&quot;&quot;,&quot;non-dropping-particle&quot;:&quot;&quot;},{&quot;family&quot;:&quot;Johnson&quot;,&quot;given&quot;:&quot;Rodney D.&quot;,&quot;parse-names&quot;:false,&quot;dropping-particle&quot;:&quot;&quot;,&quot;non-dropping-particle&quot;:&quot;&quot;},{&quot;family&quot;:&quot;Mount&quot;,&quot;given&quot;:&quot;David R.&quot;,&quot;parse-names&quot;:false,&quot;dropping-particle&quot;:&quot;&quot;,&quot;non-dropping-particle&quot;:&quot;&quot;},{&quot;family&quot;:&quot;Nichols&quot;,&quot;given&quot;:&quot;John W.&quot;,&quot;parse-names&quot;:false,&quot;dropping-particle&quot;:&quot;&quot;,&quot;non-dropping-particle&quot;:&quot;&quot;},{&quot;family&quot;:&quot;Russom&quot;,&quot;given&quot;:&quot;Christine L.&quot;,&quot;parse-names&quot;:false,&quot;dropping-particle&quot;:&quot;&quot;,&quot;non-dropping-particle&quot;:&quot;&quot;},{&quot;family&quot;:&quot;Schmieder&quot;,&quot;given&quot;:&quot;Patricia K.&quot;,&quot;parse-names&quot;:false,&quot;dropping-particle&quot;:&quot;&quot;,&quot;non-dropping-particle&quot;:&quot;&quot;},{&quot;family&quot;:&quot;Serrrano&quot;,&quot;given&quot;:&quot;Jose A.&quot;,&quot;parse-names&quot;:false,&quot;dropping-particle&quot;:&quot;&quot;,&quot;non-dropping-particle&quot;:&quot;&quot;},{&quot;family&quot;:&quot;Tietge&quot;,&quot;given&quot;:&quot;Joseph E.&quot;,&quot;parse-names&quot;:false,&quot;dropping-particle&quot;:&quot;&quot;,&quot;non-dropping-particle&quot;:&quot;&quot;},{&quot;family&quot;:&quot;Villeneuve&quot;,&quot;given&quot;:&quot;Daniel L.&quot;,&quot;parse-names&quot;:false,&quot;dropping-particle&quot;:&quot;&quot;,&quot;non-dropping-particle&quot;:&quot;&quot;}],&quot;container-title&quot;:&quot;Environmental Toxicology and Chemistry&quot;,&quot;container-title-short&quot;:&quot;Environ Toxicol Chem&quot;,&quot;accessed&quot;:{&quot;date-parts&quot;:[[2023,10,1]]},&quot;DOI&quot;:&quot;10.1002/ETC.34&quot;,&quot;ISSN&quot;:&quot;1552-8618&quot;,&quot;PMID&quot;:&quot;20821501&quot;,&quot;URL&quot;:&quot;https://onlinelibrary.wiley.com/doi/full/10.1002/etc.34&quot;,&quot;issued&quot;:{&quot;date-parts&quot;:[[2010,3,1]]},&quot;page&quot;:&quot;730-741&quot;,&quot;abstract&quot;:&quot;Ecological risk assessors face increasing demands to assess more chemicals, with greater speed and accuracy, and to do so using fewer resources and experimental animals. New approaches in biological and computational sciences may be able to generate mechanistic information that could help in meeting these challenges. However, to use mechanistic data to support chemical assessments, there is a need for effective translation of this information into endpoints meaningful to ecological risk-effects on survival, development, and reproduction in individual organisms and, by extension, impacts on populations. Here we discuss a framework designed for this purpose, the adverse outcome pathway (AOP). An AOP is a conceptual construct that portrays existing knowledge concerning the linkage between a direct molecular initiating event and an adverse outcome at a biological level of organization relevant to risk assessment. The practical utility of AOPs for ecological risk assessment of chemicals is illustrated using five case examples. The examples demonstrate how the AOP concept can focus toxicity testing in terms of species and endpoint selection, enhance across-chemical extrapolation, and support prediction of mixture effects. The examples also show how AOPs facilitate use of molecular or biochemical endpoints (sometimes referred to as biomarkers) for forecasting chemical impacts on individuals and populations. In the concluding sections of the paper, we discuss how AOPs can help to guide research that supports chemical risk assessments and advocate for the incorporation of this approach into a broader systems biology framework. © 2009 SETAC.&quot;,&quot;publisher&quot;:&quot;John Wiley &amp; Sons, Ltd&quot;,&quot;issue&quot;:&quot;3&quot;,&quot;volume&quot;:&quot;29&quot;},&quot;isTemporary&quot;:false}]},{&quot;citationID&quot;:&quot;MENDELEY_CITATION_446a11bd-ba70-4cac-a7fb-1ab4ef27ce81&quot;,&quot;properties&quot;:{&quot;noteIndex&quot;:0},&quot;isEdited&quot;:false,&quot;manualOverride&quot;:{&quot;isManuallyOverridden&quot;:true,&quot;citeprocText&quot;:&quot;(Ankley et al., 2010)&quot;,&quot;manualOverrideText&quot;:&quot;Ankley et al., 2010)(Ankley et al., 2010)(Ankley et al., 2010)(Ankley et al., 2010)(Ankley et al., 2010)(Ankley et al., 2010)(Ankley et al., 2010)(Ankley et al., 2010)(Ankley et al., 2010)(Ankley et al., 2010)(Ankley et al., 2010)(Ankley et al., 2010)&quot;},&quot;citationTag&quot;:&quot;MENDELEY_CITATION_v3_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&quot;,&quot;citationItems&quot;:[{&quot;id&quot;:&quot;df36d5be-fe45-38d1-8311-337ae78688ed&quot;,&quot;itemData&quot;:{&quot;type&quot;:&quot;article-journal&quot;,&quot;id&quot;:&quot;df36d5be-fe45-38d1-8311-337ae78688ed&quot;,&quot;title&quot;:&quot;Adverse outcome pathways: A conceptual framework to support ecotoxicology research and risk assessment&quot;,&quot;author&quot;:[{&quot;family&quot;:&quot;Ankley&quot;,&quot;given&quot;:&quot;Gerald T.&quot;,&quot;parse-names&quot;:false,&quot;dropping-particle&quot;:&quot;&quot;,&quot;non-dropping-particle&quot;:&quot;&quot;},{&quot;family&quot;:&quot;Bennett&quot;,&quot;given&quot;:&quot;Richard S.&quot;,&quot;parse-names&quot;:false,&quot;dropping-particle&quot;:&quot;&quot;,&quot;non-dropping-particle&quot;:&quot;&quot;},{&quot;family&quot;:&quot;Erickson&quot;,&quot;given&quot;:&quot;Russell J.&quot;,&quot;parse-names&quot;:false,&quot;dropping-particle&quot;:&quot;&quot;,&quot;non-dropping-particle&quot;:&quot;&quot;},{&quot;family&quot;:&quot;Hoff&quot;,&quot;given&quot;:&quot;Dale J.&quot;,&quot;parse-names&quot;:false,&quot;dropping-particle&quot;:&quot;&quot;,&quot;non-dropping-particle&quot;:&quot;&quot;},{&quot;family&quot;:&quot;Hornung&quot;,&quot;given&quot;:&quot;Michael W.&quot;,&quot;parse-names&quot;:false,&quot;dropping-particle&quot;:&quot;&quot;,&quot;non-dropping-particle&quot;:&quot;&quot;},{&quot;family&quot;:&quot;Johnson&quot;,&quot;given&quot;:&quot;Rodney D.&quot;,&quot;parse-names&quot;:false,&quot;dropping-particle&quot;:&quot;&quot;,&quot;non-dropping-particle&quot;:&quot;&quot;},{&quot;family&quot;:&quot;Mount&quot;,&quot;given&quot;:&quot;David R.&quot;,&quot;parse-names&quot;:false,&quot;dropping-particle&quot;:&quot;&quot;,&quot;non-dropping-particle&quot;:&quot;&quot;},{&quot;family&quot;:&quot;Nichols&quot;,&quot;given&quot;:&quot;John W.&quot;,&quot;parse-names&quot;:false,&quot;dropping-particle&quot;:&quot;&quot;,&quot;non-dropping-particle&quot;:&quot;&quot;},{&quot;family&quot;:&quot;Russom&quot;,&quot;given&quot;:&quot;Christine L.&quot;,&quot;parse-names&quot;:false,&quot;dropping-particle&quot;:&quot;&quot;,&quot;non-dropping-particle&quot;:&quot;&quot;},{&quot;family&quot;:&quot;Schmieder&quot;,&quot;given&quot;:&quot;Patricia K.&quot;,&quot;parse-names&quot;:false,&quot;dropping-particle&quot;:&quot;&quot;,&quot;non-dropping-particle&quot;:&quot;&quot;},{&quot;family&quot;:&quot;Serrrano&quot;,&quot;given&quot;:&quot;Jose A.&quot;,&quot;parse-names&quot;:false,&quot;dropping-particle&quot;:&quot;&quot;,&quot;non-dropping-particle&quot;:&quot;&quot;},{&quot;family&quot;:&quot;Tietge&quot;,&quot;given&quot;:&quot;Joseph E.&quot;,&quot;parse-names&quot;:false,&quot;dropping-particle&quot;:&quot;&quot;,&quot;non-dropping-particle&quot;:&quot;&quot;},{&quot;family&quot;:&quot;Villeneuve&quot;,&quot;given&quot;:&quot;Daniel L.&quot;,&quot;parse-names&quot;:false,&quot;dropping-particle&quot;:&quot;&quot;,&quot;non-dropping-particle&quot;:&quot;&quot;}],&quot;container-title&quot;:&quot;Environmental Toxicology and Chemistry&quot;,&quot;container-title-short&quot;:&quot;Environ Toxicol Chem&quot;,&quot;accessed&quot;:{&quot;date-parts&quot;:[[2023,10,1]]},&quot;DOI&quot;:&quot;10.1002/ETC.34&quot;,&quot;ISSN&quot;:&quot;1552-8618&quot;,&quot;PMID&quot;:&quot;20821501&quot;,&quot;URL&quot;:&quot;https://onlinelibrary.wiley.com/doi/full/10.1002/etc.34&quot;,&quot;issued&quot;:{&quot;date-parts&quot;:[[2010,3,1]]},&quot;page&quot;:&quot;730-741&quot;,&quot;abstract&quot;:&quot;Ecological risk assessors face increasing demands to assess more chemicals, with greater speed and accuracy, and to do so using fewer resources and experimental animals. New approaches in biological and computational sciences may be able to generate mechanistic information that could help in meeting these challenges. However, to use mechanistic data to support chemical assessments, there is a need for effective translation of this information into endpoints meaningful to ecological risk-effects on survival, development, and reproduction in individual organisms and, by extension, impacts on populations. Here we discuss a framework designed for this purpose, the adverse outcome pathway (AOP). An AOP is a conceptual construct that portrays existing knowledge concerning the linkage between a direct molecular initiating event and an adverse outcome at a biological level of organization relevant to risk assessment. The practical utility of AOPs for ecological risk assessment of chemicals is illustrated using five case examples. The examples demonstrate how the AOP concept can focus toxicity testing in terms of species and endpoint selection, enhance across-chemical extrapolation, and support prediction of mixture effects. The examples also show how AOPs facilitate use of molecular or biochemical endpoints (sometimes referred to as biomarkers) for forecasting chemical impacts on individuals and populations. In the concluding sections of the paper, we discuss how AOPs can help to guide research that supports chemical risk assessments and advocate for the incorporation of this approach into a broader systems biology framework. © 2009 SETAC.&quot;,&quot;publisher&quot;:&quot;John Wiley &amp; Sons, Ltd&quot;,&quot;issue&quot;:&quot;3&quot;,&quot;volume&quot;:&quot;29&quot;},&quot;isTemporary&quot;:false}]},{&quot;citationID&quot;:&quot;MENDELEY_CITATION_49cc77a5-5dc6-4859-818a-c78c4b7c958d&quot;,&quot;properties&quot;:{&quot;noteIndex&quot;:0},&quot;isEdited&quot;:false,&quot;manualOverride&quot;:{&quot;isManuallyOverridden&quot;:true,&quot;citeprocText&quot;:&quot;(&lt;i&gt;AOP developers handbook&lt;/i&gt;, n.d.)&quot;,&quot;manualOverrideText&quot;:&quot;&quot;},&quot;citationTag&quot;:&quot;MENDELEY_CITATION_v3_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&quot;,&quot;citationItems&quot;:[{&quot;id&quot;:&quot;8d422bd5-b430-3339-a8b5-1ca1c778c2d7&quot;,&quot;itemData&quot;:{&quot;type&quot;:&quot;webpage&quot;,&quot;id&quot;:&quot;8d422bd5-b430-3339-a8b5-1ca1c778c2d7&quot;,&quot;title&quot;:&quot;AOP developers handbook&quot;,&quot;container-title-short&quot;:&quot;&quot;},&quot;isTemporary&quot;:false}]},{&quot;citationID&quot;:&quot;MENDELEY_CITATION_4e4cc44f-9b84-4e0d-b074-962b9656e3c8&quot;,&quot;properties&quot;:{&quot;noteIndex&quot;:0},&quot;isEdited&quot;:false,&quot;manualOverride&quot;:{&quot;isManuallyOverridden&quot;:true,&quot;citeprocText&quot;:&quot;(Vicknair et al., 2010)&quot;,&quot;manualOverrideText&quot;:&quot;(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quot;},&quot;citationTag&quot;:&quot;MENDELEY_CITATION_v3_eyJjaXRhdGlvbklEIjoiTUVOREVMRVlfQ0lUQVRJT05fNGU0Y2M0NGYtOWI4NC00ZTBkLWIwNzQtOTYyYjk2NTZlM2M4IiwicHJvcGVydGllcyI6eyJub3RlSW5kZXgiOjB9LCJpc0VkaXRlZCI6ZmFsc2UsIm1hbnVhbE92ZXJyaWRlIjp7ImlzTWFudWFsbHlPdmVycmlkZGVuIjp0cnVlLCJjaXRlcHJvY1RleHQiOiIoVmlja25haXIgZXQgYWwuLCAyMDEwKSIsIm1hbnVhbE92ZXJyaWRlVGV4dCI6Ii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&quot;,&quot;citationItems&quot;:[{&quot;id&quot;:&quot;a25e8f63-aeea-33d3-8ab7-f3ff82553519&quot;,&quot;itemData&quot;:{&quot;type&quot;:&quot;article-journal&quot;,&quot;id&quot;:&quot;a25e8f63-aeea-33d3-8ab7-f3ff82553519&quot;,&quot;title&quot;:&quot;A comparison of a graph database and a relational database: A data provenance perspective&quot;,&quot;author&quot;:[{&quot;family&quot;:&quot;Vicknair&quot;,&quot;given&quot;:&quot;Chad&quot;,&quot;parse-names&quot;:false,&quot;dropping-particle&quot;:&quot;&quot;,&quot;non-dropping-particle&quot;:&quot;&quot;},{&quot;family&quot;:&quot;Nan&quot;,&quot;given&quot;:&quot;Xiaofei&quot;,&quot;parse-names&quot;:false,&quot;dropping-particle&quot;:&quot;&quot;,&quot;non-dropping-particle&quot;:&quot;&quot;},{&quot;family&quot;:&quot;Macias&quot;,&quot;given&quot;:&quot;Michael&quot;,&quot;parse-names&quot;:false,&quot;dropping-particle&quot;:&quot;&quot;,&quot;non-dropping-particle&quot;:&quot;&quot;},{&quot;family&quot;:&quot;Chen&quot;,&quot;given&quot;:&quot;Yixin&quot;,&quot;parse-names&quot;:false,&quot;dropping-particle&quot;:&quot;&quot;,&quot;non-dropping-particle&quot;:&quot;&quot;},{&quot;family&quot;:&quot;Zhao&quot;,&quot;given&quot;:&quot;Zhendong&quot;,&quot;parse-names&quot;:false,&quot;dropping-particle&quot;:&quot;&quot;,&quot;non-dropping-particle&quot;:&quot;&quot;},{&quot;family&quot;:&quot;Wilkins&quot;,&quot;given&quot;:&quot;Dawn&quot;,&quot;parse-names&quot;:false,&quot;dropping-particle&quot;:&quot;&quot;,&quot;non-dropping-particle&quot;:&quot;&quot;}],&quot;container-title&quot;:&quot;Proceedings of the Annual Southeast Conference&quot;,&quot;accessed&quot;:{&quot;date-parts&quot;:[[2023,10,2]]},&quot;DOI&quot;:&quot;10.1145/1900008.1900067&quot;,&quot;ISBN&quot;:&quot;9781450300643&quot;,&quot;URL&quot;:&quot;https://dl.acm.org/doi/10.1145/1900008.1900067&quot;,&quot;issued&quot;:{&quot;date-parts&quot;:[[2010]]},&quot;abstract&quot;:&quot;Relational databases have been around for many decades and are the database technology of choice for most traditional data-intensive storage and retrieval applications. Retrievals are usually accomplished using SQL, a declarative query language. Relational database systems are generally efficient unless the data contains many relationships requiring joins of large tables. Recently there has been much interest in data stores that do not use SQL exclusively, the socalled NoSQL movement. Examples are Google's BigTable and Facebook's Cassandra. This paper reports on a comparison of one such NoSQL graph database called Neo4j with a common relational database system, MySQL, for use as the underlying technology in the development of a software system to record and query data provenance information. Copyright 2010 ACM.&quot;,&quot;container-title-short&quot;:&quot;&quot;},&quot;isTemporary&quot;:false}]},{&quot;citationID&quot;:&quot;MENDELEY_CITATION_86e6441f-020a-4e49-b014-4d9a25afcee6&quot;,&quot;properties&quot;:{&quot;noteIndex&quot;:0},&quot;isEdited&quot;:false,&quot;manualOverride&quot;:{&quot;isManuallyOverridden&quot;:true,&quot;citeprocText&quot;:&quot;(Vicknair et al., 2010)&quot;,&quot;manualOverrideText&quot;:&quot;(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Vicknair et al., 2010)&quot;},&quot;citationTag&quot;:&quot;MENDELEY_CITATION_v3_eyJjaXRhdGlvbklEIjoiTUVOREVMRVlfQ0lUQVRJT05fODZlNjQ0MWYtMDIwYS00ZTQ5LWIwMTQtNGQ5YTI1YWZjZWU2IiwicHJvcGVydGllcyI6eyJub3RlSW5kZXgiOjB9LCJpc0VkaXRlZCI6ZmFsc2UsIm1hbnVhbE92ZXJyaWRlIjp7ImlzTWFudWFsbHlPdmVycmlkZGVuIjp0cnVlLCJjaXRlcHJvY1RleHQiOiIoVmlja25haXIgZXQgYWwuLCAyMDEwKSIsIm1hbnVhbE92ZXJyaWRlVGV4dCI6Ii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&quot;,&quot;citationItems&quot;:[{&quot;id&quot;:&quot;a25e8f63-aeea-33d3-8ab7-f3ff82553519&quot;,&quot;itemData&quot;:{&quot;type&quot;:&quot;article-journal&quot;,&quot;id&quot;:&quot;a25e8f63-aeea-33d3-8ab7-f3ff82553519&quot;,&quot;title&quot;:&quot;A comparison of a graph database and a relational database: A data provenance perspective&quot;,&quot;author&quot;:[{&quot;family&quot;:&quot;Vicknair&quot;,&quot;given&quot;:&quot;Chad&quot;,&quot;parse-names&quot;:false,&quot;dropping-particle&quot;:&quot;&quot;,&quot;non-dropping-particle&quot;:&quot;&quot;},{&quot;family&quot;:&quot;Nan&quot;,&quot;given&quot;:&quot;Xiaofei&quot;,&quot;parse-names&quot;:false,&quot;dropping-particle&quot;:&quot;&quot;,&quot;non-dropping-particle&quot;:&quot;&quot;},{&quot;family&quot;:&quot;Macias&quot;,&quot;given&quot;:&quot;Michael&quot;,&quot;parse-names&quot;:false,&quot;dropping-particle&quot;:&quot;&quot;,&quot;non-dropping-particle&quot;:&quot;&quot;},{&quot;family&quot;:&quot;Chen&quot;,&quot;given&quot;:&quot;Yixin&quot;,&quot;parse-names&quot;:false,&quot;dropping-particle&quot;:&quot;&quot;,&quot;non-dropping-particle&quot;:&quot;&quot;},{&quot;family&quot;:&quot;Zhao&quot;,&quot;given&quot;:&quot;Zhendong&quot;,&quot;parse-names&quot;:false,&quot;dropping-particle&quot;:&quot;&quot;,&quot;non-dropping-particle&quot;:&quot;&quot;},{&quot;family&quot;:&quot;Wilkins&quot;,&quot;given&quot;:&quot;Dawn&quot;,&quot;parse-names&quot;:false,&quot;dropping-particle&quot;:&quot;&quot;,&quot;non-dropping-particle&quot;:&quot;&quot;}],&quot;container-title&quot;:&quot;Proceedings of the Annual Southeast Conference&quot;,&quot;accessed&quot;:{&quot;date-parts&quot;:[[2023,10,2]]},&quot;DOI&quot;:&quot;10.1145/1900008.1900067&quot;,&quot;ISBN&quot;:&quot;9781450300643&quot;,&quot;URL&quot;:&quot;https://dl.acm.org/doi/10.1145/1900008.1900067&quot;,&quot;issued&quot;:{&quot;date-parts&quot;:[[2010]]},&quot;abstract&quot;:&quot;Relational databases have been around for many decades and are the database technology of choice for most traditional data-intensive storage and retrieval applications. Retrievals are usually accomplished using SQL, a declarative query language. Relational database systems are generally efficient unless the data contains many relationships requiring joins of large tables. Recently there has been much interest in data stores that do not use SQL exclusively, the socalled NoSQL movement. Examples are Google's BigTable and Facebook's Cassandra. This paper reports on a comparison of one such NoSQL graph database called Neo4j with a common relational database system, MySQL, for use as the underlying technology in the development of a software system to record and query data provenance information. Copyright 2010 ACM.&quot;,&quot;container-title-short&quot;:&quot;&quot;},&quot;isTemporary&quot;:false}]},{&quot;citationID&quot;:&quot;MENDELEY_CITATION_5b185316-7fd0-444b-bfbd-99e097aef584&quot;,&quot;properties&quot;:{&quot;noteIndex&quot;:0},&quot;isEdited&quot;:false,&quot;manualOverride&quot;:{&quot;isManuallyOverridden&quot;:true,&quot;citeprocText&quot;:&quot;(Ives et al., 2017)&quot;,&quot;manualOverrideText&quot;:&quot;(Ives et al., 2017)(Ives et al., 2017)(Ives et al., 2017)(Ives et al., 2017)(Ives et al., 2017)(Ives et al., 2017)(Ives et al., 2017)(Ives et al., 2017)(Ives et al., 2017)(Ives et al., 2017)(Ives et al., 2017)(Ives et al., 2017)(Ives et al., 2017)(Ives et al., 2017)(Ives et al., 2017)(Ives et al., 2017)(Ives et al., 2017)(Ives et al., 2017)(Ives et al., 2017)&quot;},&quot;citationTag&quot;:&quot;MENDELEY_CITATION_v3_eyJjaXRhdGlvbklEIjoiTUVOREVMRVlfQ0lUQVRJT05fNWIxODUzMTYtN2ZkMC00NDRiLWJmYmQtOTllMDk3YWVmNTg0IiwicHJvcGVydGllcyI6eyJub3RlSW5kZXgiOjB9LCJpc0VkaXRlZCI6ZmFsc2UsIm1hbnVhbE92ZXJyaWRlIjp7ImlzTWFudWFsbHlPdmVycmlkZGVuIjp0cnVlLCJjaXRlcHJvY1RleHQiOiIoSXZlcyBldCBhbC4sIDIwMTcpIiwibWFudWFsT3ZlcnJpZGVUZXh0Ijoi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&quot;,&quot;citationItems&quot;:[{&quot;id&quot;:&quot;75caad4b-a9d5-3e8e-99a0-6a664b722bcc&quot;,&quot;itemData&quot;:{&quot;type&quot;:&quot;article-journal&quot;,&quot;id&quot;:&quot;75caad4b-a9d5-3e8e-99a0-6a664b722bcc&quot;,&quot;title&quot;:&quot;Creating a Structured AOP Knowledgebase via Ontology-Based Annotations&quot;,&quot;author&quot;:[{&quot;family&quot;:&quot;Ives&quot;,&quot;given&quot;:&quot;Cataia&quot;,&quot;parse-names&quot;:false,&quot;dropping-particle&quot;:&quot;&quot;,&quot;non-dropping-particle&quot;:&quot;&quot;},{&quot;family&quot;:&quot;Campia&quot;,&quot;given&quot;:&quot;Ivana&quot;,&quot;parse-names&quot;:false,&quot;dropping-particle&quot;:&quot;&quot;,&quot;non-dropping-particle&quot;:&quot;&quot;},{&quot;family&quot;:&quot;Wang&quot;,&quot;given&quot;:&quot;Rong-Lin&quot;,&quot;parse-names&quot;:false,&quot;dropping-particle&quot;:&quot;&quot;,&quot;non-dropping-particle&quot;:&quot;&quot;},{&quot;family&quot;:&quot;Wittwehr&quot;,&quot;given&quot;:&quot;Clemens&quot;,&quot;parse-names&quot;:false,&quot;dropping-particle&quot;:&quot;&quot;,&quot;non-dropping-particle&quot;:&quot;&quot;},{&quot;family&quot;:&quot;Edwards&quot;,&quot;given&quot;:&quot;Stephen&quot;,&quot;parse-names&quot;:false,&quot;dropping-particle&quot;:&quot;&quot;,&quot;non-dropping-particle&quot;:&quot;&quot;}],&quot;container-title&quot;:&quot;Applied in vitro toxicology&quot;,&quot;container-title-short&quot;:&quot;Appl In Vitro Toxicol&quot;,&quot;accessed&quot;:{&quot;date-parts&quot;:[[2023,10,2]]},&quot;DOI&quot;:&quot;10.1089/AIVT.2017.0017&quot;,&quot;ISSN&quot;:&quot;2332-1512&quot;,&quot;PMID&quot;:&quot;30057931&quot;,&quot;URL&quot;:&quot;/pmc/articles/PMC6060416/&quot;,&quot;issued&quot;:{&quot;date-parts&quot;:[[2017,12,12]]},&quot;page&quot;:&quot;298&quot;,&quot;abstract&quot;:&quot;With a wide variety of techniques and compatible materials, three-dimensional (3D) printing is becoming increasingly useful in environmental applications in air, water, and energy. Through the advantages of quick production, cost-effectiveness, customizable design, the ability to produce complex geometries, and more, 3D printing has supported improvements to air quality monitors, filters, membranes, separation devices for water treatment, microbial fuel cells, solar cells, and wind turbines. It also supports sustainable manufacturing through reduced material waste, energy use, and carbon emissions. Applications of 3D printing within four environmental disciplines are described in this article: sustainable manufacturing, air quality, water and wastewater, and alternative energy sources.&quot;,&quot;publisher&quot;:&quot;NIH Public Access&quot;,&quot;issue&quot;:&quot;4&quot;,&quot;volume&quot;:&quot;3&quot;},&quot;isTemporary&quot;:false}]},{&quot;citationID&quot;:&quot;MENDELEY_CITATION_1a13722c-4bc1-4448-bbfb-7ca87118133b&quot;,&quot;properties&quot;:{&quot;noteIndex&quot;:0},&quot;isEdited&quot;:false,&quot;manualOverride&quot;:{&quot;isManuallyOverridden&quot;:true,&quot;citeprocText&quot;:&quot;(Martens et al., 2022; Mortensen et al., 2022)&quot;,&quot;manualOverrideText&quot;:&quot;(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Martens et al., 2022;)&quot;},&quot;citationTag&quot;:&quot;MENDELEY_CITATION_v3_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&quot;,&quot;citationItems&quot;:[{&quot;id&quot;:&quot;8111bb2b-035e-3071-b073-0a5e38c2474d&quot;,&quot;itemData&quot;:{&quot;type&quot;:&quot;article-journal&quot;,&quot;id&quot;:&quot;8111bb2b-035e-3071-b073-0a5e38c2474d&quot;,&quot;title&quot;:&quot;The AOP-DB RDF: Applying FAIR Principles to the Semantic Integration of AOP Data Using the Research Description Framework&quot;,&quot;author&quot;:[{&quot;family&quot;:&quot;Mortensen&quot;,&quot;given&quot;:&quot;Holly M.&quot;,&quot;parse-names&quot;:false,&quot;dropping-particle&quot;:&quot;&quot;,&quot;non-dropping-particle&quot;:&quot;&quot;},{&quot;family&quot;:&quot;Martens&quot;,&quot;given&quot;:&quot;Marvin&quot;,&quot;parse-names&quot;:false,&quot;dropping-particle&quot;:&quot;&quot;,&quot;non-dropping-particle&quot;:&quot;&quot;},{&quot;family&quot;:&quot;Senn&quot;,&quot;given&quot;:&quot;Jonathan&quot;,&quot;parse-names&quot;:false,&quot;dropping-particle&quot;:&quot;&quot;,&quot;non-dropping-particle&quot;:&quot;&quot;},{&quot;family&quot;:&quot;Levey&quot;,&quot;given&quot;:&quot;Trevor&quot;,&quot;parse-names&quot;:false,&quot;dropping-particle&quot;:&quot;&quot;,&quot;non-dropping-particle&quot;:&quot;&quot;},{&quot;family&quot;:&quot;Evelo&quot;,&quot;given&quot;:&quot;Chris T.&quot;,&quot;parse-names&quot;:false,&quot;dropping-particle&quot;:&quot;&quot;,&quot;non-dropping-particle&quot;:&quot;&quot;},{&quot;family&quot;:&quot;Willighagen&quot;,&quot;given&quot;:&quot;Egon L.&quot;,&quot;parse-names&quot;:false,&quot;dropping-particle&quot;:&quot;&quot;,&quot;non-dropping-particle&quot;:&quot;&quot;},{&quot;family&quot;:&quot;Exner&quot;,&quot;given&quot;:&quot;Thomas&quot;,&quot;parse-names&quot;:false,&quot;dropping-particle&quot;:&quot;&quot;,&quot;non-dropping-particle&quot;:&quot;&quot;}],&quot;container-title&quot;:&quot;Frontiers in Toxicology&quot;,&quot;accessed&quot;:{&quot;date-parts&quot;:[[2023,10,2]]},&quot;DOI&quot;:&quot;10.3389/FTOX.2022.803983/BIBTEX&quot;,&quot;ISSN&quot;:&quot;26733080&quot;,&quot;issued&quot;:{&quot;date-parts&quot;:[[2022,2,14]]},&quot;page&quot;:&quot;803983&quot;,&quot;abstract&quot;:&quot;Computational toxicology is central to the current transformation occurring in toxicology and chemical risk assessment. There is a need for more efficient use of existing data to characterize human toxicological response data for environmental chemicals in the US and Europe. The Adverse Outcome Pathway (AOP) framework helps to organize existing mechanistic information and contributes to what is currently being described as New Approach Methodologies (NAMs). AOP knowledge and data are currently submitted directly by users and stored in the AOP-Wiki (https://aopwiki.org/). Automatic and systematic parsing of AOP-Wiki data is challenging, so we have created the EPA Adverse Outcome Pathway Database. The AOP-DB, developed by the US EPA to assist in the biological and mechanistic characterization of AOP data, provides a broad, systems-level overview of the biological context of AOPs. Here we describe the recent semantic mapping efforts for the AOP-DB, and how this process facilitates the integration of AOP-DB data with other toxicologically relevant datasets through a use case example.&quot;,&quot;publisher&quot;:&quot;Frontiers Media S.A.&quot;,&quot;volume&quot;:&quot;4&quot;,&quot;container-title-short&quot;:&quot;&quot;},&quot;isTemporary&quot;:false},{&quot;id&quot;:&quot;6ed20a45-aff0-3366-8f9d-70e6038e266c&quot;,&quot;itemData&quot;:{&quot;type&quot;:&quot;article-journal&quot;,&quot;id&quot;:&quot;6ed20a45-aff0-3366-8f9d-70e6038e266c&quot;,&quot;title&quot;:&quot;Providing Adverse Outcome Pathways from the AOP-Wiki in a Semantic Web Format to Increase Usability and Accessibility of the Content&quot;,&quot;author&quot;:[{&quot;family&quot;:&quot;Martens&quot;,&quot;given&quot;:&quot;Marvin&quot;,&quot;parse-names&quot;:false,&quot;dropping-particle&quot;:&quot;&quot;,&quot;non-dropping-particle&quot;:&quot;&quot;},{&quot;family&quot;:&quot;Evelo&quot;,&quot;given&quot;:&quot;Chris T.&quot;,&quot;parse-names&quot;:false,&quot;dropping-particle&quot;:&quot;&quot;,&quot;non-dropping-particle&quot;:&quot;&quot;},{&quot;family&quot;:&quot;Willighagen&quot;,&quot;given&quot;:&quot;Egon L.&quot;,&quot;parse-names&quot;:false,&quot;dropping-particle&quot;:&quot;&quot;,&quot;non-dropping-particle&quot;:&quot;&quot;}],&quot;container-title&quot;:&quot;Applied in Vitro Toxicology&quot;,&quot;container-title-short&quot;:&quot;Appl In Vitro Toxicol&quot;,&quot;accessed&quot;:{&quot;date-parts&quot;:[[2023,10,2]]},&quot;DOI&quot;:&quot;10.1089/AIVT.2021.0010&quot;,&quot;ISSN&quot;:&quot;23321539&quot;,&quot;PMID&quot;:&quot;35388368&quot;,&quot;URL&quot;:&quot;/pmc/articles/PMC8978481/&quot;,&quot;issued&quot;:{&quot;date-parts&quot;:[[2022,3,1]]},&quot;page&quot;:&quot;2&quot;,&quot;abstract&quot;:&quot;Introduction: The AOP-Wiki is the main platform for the development and storage of adverse outcome pathways (AOPs). These AOPs describe mechanistic information about toxicodynamic processes and can be used to develop effective risk assessment strategies. However, it is challenging to automatically and systematically parse, filter, and use its contents. We explored solutions to better structure the AOP-Wiki content, and to link it with chemical and biological resources. Together, this allows more detailed exploration, which can be automated. Materials and Methods: We converted the complete AOP-Wiki content into resource description framework (RDF) triples. We used &gt;20 ontologies for the semantic annotation of property-object relations, including the Chemical Information Ontology, Dublin Core, and the AOP Ontology. Results: The resulting RDF contains &gt;122,000 triples describing 158 unique properties of &gt;15,000 unique subjects. Furthermore, &gt;3500 link-outs were added to 12 chemical databases, and &gt;7500 link-outs to 4 gene and protein databases. The AOP-Wiki RDF has been made available at https://aopwiki.rdf.bigcat-bioinformatics.org Discussion: SPARQL queries can be used to answer biological and toxicological questions, such as listing measurement methods for all Key Events leading to an Adverse Outcome of interest. The full power that the use of this new resource provides becomes apparent when combining the content with external databases using federated queries. Conclusion: Overall, the AOP-Wiki RDF allows new ways to explore the rapidly growing AOP knowledge and makes the integration of this database in automated workflows possible, making the AOP-Wiki more FAIR.&quot;,&quot;publisher&quot;:&quot;Mary Ann Liebert, Inc.&quot;,&quot;issue&quot;:&quot;1&quot;,&quot;volume&quot;:&quot;8&quot;},&quot;isTemporary&quot;:false}]},{&quot;citationID&quot;:&quot;MENDELEY_CITATION_ec19c81f-678a-457c-9e7a-616c31eeb78c&quot;,&quot;properties&quot;:{&quot;noteIndex&quot;:0},&quot;isEdited&quot;:false,&quot;manualOverride&quot;:{&quot;isManuallyOverridden&quot;:true,&quot;citeprocText&quot;:&quot;(Martens et al., 2022; Mortensen et al., 2022)&quot;,&quot;manualOverrideText&quot;:&quot;&quot;},&quot;citationTag&quot;:&quot;MENDELEY_CITATION_v3_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&quot;,&quot;citationItems&quot;:[{&quot;id&quot;:&quot;8111bb2b-035e-3071-b073-0a5e38c2474d&quot;,&quot;itemData&quot;:{&quot;type&quot;:&quot;article-journal&quot;,&quot;id&quot;:&quot;8111bb2b-035e-3071-b073-0a5e38c2474d&quot;,&quot;title&quot;:&quot;The AOP-DB RDF: Applying FAIR Principles to the Semantic Integration of AOP Data Using the Research Description Framework&quot;,&quot;author&quot;:[{&quot;family&quot;:&quot;Mortensen&quot;,&quot;given&quot;:&quot;Holly M.&quot;,&quot;parse-names&quot;:false,&quot;dropping-particle&quot;:&quot;&quot;,&quot;non-dropping-particle&quot;:&quot;&quot;},{&quot;family&quot;:&quot;Martens&quot;,&quot;given&quot;:&quot;Marvin&quot;,&quot;parse-names&quot;:false,&quot;dropping-particle&quot;:&quot;&quot;,&quot;non-dropping-particle&quot;:&quot;&quot;},{&quot;family&quot;:&quot;Senn&quot;,&quot;given&quot;:&quot;Jonathan&quot;,&quot;parse-names&quot;:false,&quot;dropping-particle&quot;:&quot;&quot;,&quot;non-dropping-particle&quot;:&quot;&quot;},{&quot;family&quot;:&quot;Levey&quot;,&quot;given&quot;:&quot;Trevor&quot;,&quot;parse-names&quot;:false,&quot;dropping-particle&quot;:&quot;&quot;,&quot;non-dropping-particle&quot;:&quot;&quot;},{&quot;family&quot;:&quot;Evelo&quot;,&quot;given&quot;:&quot;Chris T.&quot;,&quot;parse-names&quot;:false,&quot;dropping-particle&quot;:&quot;&quot;,&quot;non-dropping-particle&quot;:&quot;&quot;},{&quot;family&quot;:&quot;Willighagen&quot;,&quot;given&quot;:&quot;Egon L.&quot;,&quot;parse-names&quot;:false,&quot;dropping-particle&quot;:&quot;&quot;,&quot;non-dropping-particle&quot;:&quot;&quot;},{&quot;family&quot;:&quot;Exner&quot;,&quot;given&quot;:&quot;Thomas&quot;,&quot;parse-names&quot;:false,&quot;dropping-particle&quot;:&quot;&quot;,&quot;non-dropping-particle&quot;:&quot;&quot;}],&quot;container-title&quot;:&quot;Frontiers in Toxicology&quot;,&quot;accessed&quot;:{&quot;date-parts&quot;:[[2023,10,2]]},&quot;DOI&quot;:&quot;10.3389/FTOX.2022.803983/BIBTEX&quot;,&quot;ISSN&quot;:&quot;26733080&quot;,&quot;issued&quot;:{&quot;date-parts&quot;:[[2022,2,14]]},&quot;page&quot;:&quot;803983&quot;,&quot;abstract&quot;:&quot;Computational toxicology is central to the current transformation occurring in toxicology and chemical risk assessment. There is a need for more efficient use of existing data to characterize human toxicological response data for environmental chemicals in the US and Europe. The Adverse Outcome Pathway (AOP) framework helps to organize existing mechanistic information and contributes to what is currently being described as New Approach Methodologies (NAMs). AOP knowledge and data are currently submitted directly by users and stored in the AOP-Wiki (https://aopwiki.org/). Automatic and systematic parsing of AOP-Wiki data is challenging, so we have created the EPA Adverse Outcome Pathway Database. The AOP-DB, developed by the US EPA to assist in the biological and mechanistic characterization of AOP data, provides a broad, systems-level overview of the biological context of AOPs. Here we describe the recent semantic mapping efforts for the AOP-DB, and how this process facilitates the integration of AOP-DB data with other toxicologically relevant datasets through a use case example.&quot;,&quot;publisher&quot;:&quot;Frontiers Media S.A.&quot;,&quot;volume&quot;:&quot;4&quot;,&quot;container-title-short&quot;:&quot;&quot;},&quot;isTemporary&quot;:false},{&quot;id&quot;:&quot;6ed20a45-aff0-3366-8f9d-70e6038e266c&quot;,&quot;itemData&quot;:{&quot;type&quot;:&quot;article-journal&quot;,&quot;id&quot;:&quot;6ed20a45-aff0-3366-8f9d-70e6038e266c&quot;,&quot;title&quot;:&quot;Providing Adverse Outcome Pathways from the AOP-Wiki in a Semantic Web Format to Increase Usability and Accessibility of the Content&quot;,&quot;author&quot;:[{&quot;family&quot;:&quot;Martens&quot;,&quot;given&quot;:&quot;Marvin&quot;,&quot;parse-names&quot;:false,&quot;dropping-particle&quot;:&quot;&quot;,&quot;non-dropping-particle&quot;:&quot;&quot;},{&quot;family&quot;:&quot;Evelo&quot;,&quot;given&quot;:&quot;Chris T.&quot;,&quot;parse-names&quot;:false,&quot;dropping-particle&quot;:&quot;&quot;,&quot;non-dropping-particle&quot;:&quot;&quot;},{&quot;family&quot;:&quot;Willighagen&quot;,&quot;given&quot;:&quot;Egon L.&quot;,&quot;parse-names&quot;:false,&quot;dropping-particle&quot;:&quot;&quot;,&quot;non-dropping-particle&quot;:&quot;&quot;}],&quot;container-title&quot;:&quot;Applied in Vitro Toxicology&quot;,&quot;container-title-short&quot;:&quot;Appl In Vitro Toxicol&quot;,&quot;accessed&quot;:{&quot;date-parts&quot;:[[2023,10,2]]},&quot;DOI&quot;:&quot;10.1089/AIVT.2021.0010&quot;,&quot;ISSN&quot;:&quot;23321539&quot;,&quot;PMID&quot;:&quot;35388368&quot;,&quot;URL&quot;:&quot;/pmc/articles/PMC8978481/&quot;,&quot;issued&quot;:{&quot;date-parts&quot;:[[2022,3,1]]},&quot;page&quot;:&quot;2&quot;,&quot;abstract&quot;:&quot;Introduction: The AOP-Wiki is the main platform for the development and storage of adverse outcome pathways (AOPs). These AOPs describe mechanistic information about toxicodynamic processes and can be used to develop effective risk assessment strategies. However, it is challenging to automatically and systematically parse, filter, and use its contents. We explored solutions to better structure the AOP-Wiki content, and to link it with chemical and biological resources. Together, this allows more detailed exploration, which can be automated. Materials and Methods: We converted the complete AOP-Wiki content into resource description framework (RDF) triples. We used &gt;20 ontologies for the semantic annotation of property-object relations, including the Chemical Information Ontology, Dublin Core, and the AOP Ontology. Results: The resulting RDF contains &gt;122,000 triples describing 158 unique properties of &gt;15,000 unique subjects. Furthermore, &gt;3500 link-outs were added to 12 chemical databases, and &gt;7500 link-outs to 4 gene and protein databases. The AOP-Wiki RDF has been made available at https://aopwiki.rdf.bigcat-bioinformatics.org Discussion: SPARQL queries can be used to answer biological and toxicological questions, such as listing measurement methods for all Key Events leading to an Adverse Outcome of interest. The full power that the use of this new resource provides becomes apparent when combining the content with external databases using federated queries. Conclusion: Overall, the AOP-Wiki RDF allows new ways to explore the rapidly growing AOP knowledge and makes the integration of this database in automated workflows possible, making the AOP-Wiki more FAIR.&quot;,&quot;publisher&quot;:&quot;Mary Ann Liebert, Inc.&quot;,&quot;issue&quot;:&quot;1&quot;,&quot;volume&quot;:&quot;8&quot;},&quot;isTemporary&quot;:false}]},{&quot;citationID&quot;:&quot;MENDELEY_CITATION_58f0098e-bf65-43c3-a449-4a2b35b75ae9&quot;,&quot;properties&quot;:{&quot;noteIndex&quot;:0},&quot;isEdited&quot;:false,&quot;manualOverride&quot;:{&quot;isManuallyOverridden&quot;:true,&quot;citeprocText&quot;:&quot;(&lt;i&gt;Making Sense of Data with RDF* vs. LPG - OpenCredo&lt;/i&gt;, n.d.; &lt;i&gt;RDF Triple Stores vs. Labeled Property Graphs: What’s the Difference?&lt;/i&gt;, n.d.)&quot;,&quot;manualOverrideText&quot;:&quot;(Making Sense of Data with RDF* vs. LPG - OpenCredo, n.d.; RDF Triple Stores vs. Labeled Property Graphs: What’s the Difference?, n.d.)(Making Sense of Data with RDF* vs. LPG - OpenCredo, n.d.; RDF Triple Stores vs. Labeled Property Graphs: What’s the Difference?, n.d.)(Making Sense of Data with RDF* vs. LPG - OpenCredo, n.d.; RDF Triple Stores vs. Labeled Property Graphs: What’s the Difference?, n.d.)&quot;},&quot;citationItems&quot;:[{&quot;id&quot;:&quot;b57fcbb3-8826-3e17-b7d0-2092935703c3&quot;,&quot;itemData&quot;:{&quot;type&quot;:&quot;webpage&quot;,&quot;id&quot;:&quot;b57fcbb3-8826-3e17-b7d0-2092935703c3&quot;,&quot;title&quot;:&quot;Making Sense of Data with RDF* vs. LPG - OpenCredo&quot;,&quot;accessed&quot;:{&quot;date-parts&quot;:[[2023,10,3]]},&quot;URL&quot;:&quot;https://opencredo.com/blogs/making-sense-of-data-with-rdf-vs-lpg/&quot;,&quot;container-title-short&quot;:&quot;&quot;},&quot;isTemporary&quot;:false},{&quot;id&quot;:&quot;e43a5cc8-72cc-3d6b-a217-301f6620c29d&quot;,&quot;itemData&quot;:{&quot;type&quot;:&quot;webpage&quot;,&quot;id&quot;:&quot;e43a5cc8-72cc-3d6b-a217-301f6620c29d&quot;,&quot;title&quot;:&quot;RDF Triple Stores vs. Labeled Property Graphs: What's the Difference?&quot;,&quot;accessed&quot;:{&quot;date-parts&quot;:[[2023,10,3]]},&quot;URL&quot;:&quot;https://neo4j.com/blog/rdf-triple-store-vs-labeled-property-graph-difference/&quot;,&quot;container-title-short&quot;:&quot;&quot;},&quot;isTemporary&quot;:false}],&quot;citationTag&quot;:&quot;MENDELEY_CITATION_v3_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&quot;},{&quot;citationID&quot;:&quot;MENDELEY_CITATION_ecf78cdd-d09f-4e56-922c-adde645d7b1e&quot;,&quot;properties&quot;:{&quot;noteIndex&quot;:0},&quot;isEdited&quot;:false,&quot;manualOverride&quot;:{&quot;isManuallyOverridden&quot;:true,&quot;citeprocText&quot;:&quot;(&lt;i&gt;XML2Dict · PyPI&lt;/i&gt;, n.d.)&quot;,&quot;manualOverrideText&quot;:&quot;(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XML2Dict · PyPI, n.d.)&quot;},&quot;citationTag&quot;:&quot;MENDELEY_CITATION_v3_eyJjaXRhdGlvbklEIjoiTUVOREVMRVlfQ0lUQVRJT05fZWNmNzhjZGQtZDA5Zi00ZTU2LTkyMmMtYWRkZTY0NWQ3YjFlIiwicHJvcGVydGllcyI6eyJub3RlSW5kZXgiOjB9LCJpc0VkaXRlZCI6ZmFsc2UsIm1hbnVhbE92ZXJyaWRlIjp7ImlzTWFudWFsbHlPdmVycmlkZGVuIjp0cnVlLCJjaXRlcHJvY1RleHQiOiIoPGk+WE1MMkRpY3QgwrcgUHlQSTwvaT4sIG4uZC4pIiwibWFudWFsT3ZlcnJpZGVUZXh0Ijoi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KFhNTDJEaWN0IMK3IFB5UEksIG4uZC4pIn0sImNpdGF0aW9uSXRlbXMiOlt7ImlkIjoiMTNkZWU4MzAtNmU4OS0zMWE0LTk4N2QtNTBlODAwNTM3ZDA0IiwiaXRlbURhdGEiOnsidHlwZSI6IndlYnBhZ2UiLCJpZCI6IjEzZGVlODMwLTZlODktMzFhNC05ODdkLTUwZTgwMDUzN2QwNCIsInRpdGxlIjoiWE1MMkRpY3QgwrcgUHlQSSIsImFjY2Vzc2VkIjp7ImRhdGUtcGFydHMiOltbMjAyMywxMCwyXV19LCJVUkwiOiJodHRwczovL3B5cGkub3JnL3Byb2plY3QvWE1MMkRpY3QvIiwiY29udGFpbmVyLXRpdGxlLXNob3J0IjoiIn0sImlzVGVtcG9yYXJ5IjpmYWxzZX1dfQ==&quot;,&quot;citationItems&quot;:[{&quot;id&quot;:&quot;13dee830-6e89-31a4-987d-50e800537d04&quot;,&quot;itemData&quot;:{&quot;type&quot;:&quot;webpage&quot;,&quot;id&quot;:&quot;13dee830-6e89-31a4-987d-50e800537d04&quot;,&quot;title&quot;:&quot;XML2Dict · PyPI&quot;,&quot;accessed&quot;:{&quot;date-parts&quot;:[[2023,10,2]]},&quot;URL&quot;:&quot;https://pypi.org/project/XML2Dict/&quot;,&quot;container-title-short&quot;:&quot;&quot;},&quot;isTemporary&quot;:false}]},{&quot;citationID&quot;:&quot;MENDELEY_CITATION_0cec500e-e646-4e43-bb4e-b71e2576da8f&quot;,&quot;properties&quot;:{&quot;noteIndex&quot;:0},&quot;isEdited&quot;:false,&quot;manualOverride&quot;:{&quot;isManuallyOverridden&quot;:true,&quot;citeprocText&quot;:&quot;(&lt;i&gt;Neo4j Graph Database &amp;#38; Analytics | Graph Database Management System&lt;/i&gt;, n.d.)&quot;,&quot;manualOverrideText&quot;:&quot;(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Neo4j Graph Database &amp; Analytics | Graph Database Management System, n.d.)&quot;},&quot;citationTag&quot;:&quot;MENDELEY_CITATION_v3_eyJjaXRhdGlvbklEIjoiTUVOREVMRVlfQ0lUQVRJT05fMGNlYzUwMGUtZTY0Ni00ZTQzLWJiNGUtYjcxZTI1NzZkYThmIiwicHJvcGVydGllcyI6eyJub3RlSW5kZXgiOjB9LCJpc0VkaXRlZCI6ZmFsc2UsIm1hbnVhbE92ZXJyaWRlIjp7ImlzTWFudWFsbHlPdmVycmlkZGVuIjp0cnVlLCJjaXRlcHJvY1RleHQiOiIoPGk+TmVvNGogR3JhcGggRGF0YWJhc2UgJiMzODsgQW5hbHl0aWNzIHwgR3JhcGggRGF0YWJhc2UgTWFuYWdlbWVudCBTeXN0ZW08L2k+LCBuLmQuKSIsIm1hbnVhbE92ZXJyaWRlVGV4dCI6Ii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&quot;,&quot;citationItems&quot;:[{&quot;id&quot;:&quot;2d1313e7-cd84-30e9-8565-9dabe4d793e0&quot;,&quot;itemData&quot;:{&quot;type&quot;:&quot;webpage&quot;,&quot;id&quot;:&quot;2d1313e7-cd84-30e9-8565-9dabe4d793e0&quot;,&quot;title&quot;:&quot;Neo4j Graph Database &amp; Analytics | Graph Database Management System&quot;,&quot;accessed&quot;:{&quot;date-parts&quot;:[[2023,10,2]]},&quot;URL&quot;:&quot;https://neo4j.com/&quot;,&quot;container-title-short&quot;:&quot;&quot;},&quot;isTemporary&quot;:false}]},{&quot;citationID&quot;:&quot;MENDELEY_CITATION_1e5b8ea9-b546-41b4-8b72-ad11c541b3b6&quot;,&quot;properties&quot;:{&quot;noteIndex&quot;:0},&quot;isEdited&quot;:false,&quot;manualOverride&quot;:{&quot;isManuallyOverridden&quot;:true,&quot;citeprocText&quot;:&quot;(&lt;i&gt;py2neo · PyPI&lt;/i&gt;, n.d.)&quot;,&quot;manualOverrideText&quot;:&quot;(py2neo · PyPI,)(py2neo · PyPI,)(py2neo · PyPI,)(py2neo · PyPI,)(py2neo · PyPI,)(py2neo · PyPI,)(py2neo · PyPI,)(py2neo · PyPI,)(py2neo · PyPI,)(py2neo · PyPI,)(py2neo · PyPI,)(py2neo · PyPI,)(py2neo · PyPI,)(py2neo · PyPI,)(py2neo · PyPI,)(py2neo · PyPI,)(py2neo · PyPI,)(py2neo · PyPI,)(py2neo · PyPI,)&quot;},&quot;citationTag&quot;:&quot;MENDELEY_CITATION_v3_eyJjaXRhdGlvbklEIjoiTUVOREVMRVlfQ0lUQVRJT05fMWU1YjhlYTktYjU0Ni00MWI0LThiNzItYWQxMWM1NDFiM2I2IiwicHJvcGVydGllcyI6eyJub3RlSW5kZXgiOjB9LCJpc0VkaXRlZCI6ZmFsc2UsIm1hbnVhbE92ZXJyaWRlIjp7ImlzTWFudWFsbHlPdmVycmlkZGVuIjp0cnVlLCJjaXRlcHJvY1RleHQiOiIoPGk+cHkybmVvIMK3IFB5UEk8L2k+LCBuLmQuKSIsIm1hbnVhbE92ZXJyaWRlVGV4dCI6Ii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KHB5Mm5lbyDCtyBQeVBJLCkocHkybmVvIMK3IFB5UEksKShweTJuZW8gwrcgUHlQSSwpIn0sImNpdGF0aW9uSXRlbXMiOlt7ImlkIjoiYWE0NGU5NDgtZmQ5Zi0zY2Y2LThiZDUtODkyYjRlODIwZWRmIiwiaXRlbURhdGEiOnsidHlwZSI6IndlYnBhZ2UiLCJpZCI6ImFhNDRlOTQ4LWZkOWYtM2NmNi04YmQ1LTg5MmI0ZTgyMGVkZiIsInRpdGxlIjoicHkybmVvIMK3IFB5UEkiLCJhY2Nlc3NlZCI6eyJkYXRlLXBhcnRzIjpbWzIwMjMsMTAsMl1dfSwiVVJMIjoiaHR0cHM6Ly9weXBpLm9yZy9wcm9qZWN0L3B5Mm5lby8iLCJjb250YWluZXItdGl0bGUtc2hvcnQiOiIifSwiaXNUZW1wb3JhcnkiOmZhbHNlfV19&quot;,&quot;citationItems&quot;:[{&quot;id&quot;:&quot;aa44e948-fd9f-3cf6-8bd5-892b4e820edf&quot;,&quot;itemData&quot;:{&quot;type&quot;:&quot;webpage&quot;,&quot;id&quot;:&quot;aa44e948-fd9f-3cf6-8bd5-892b4e820edf&quot;,&quot;title&quot;:&quot;py2neo · PyPI&quot;,&quot;accessed&quot;:{&quot;date-parts&quot;:[[2023,10,2]]},&quot;URL&quot;:&quot;https://pypi.org/project/py2neo/&quot;,&quot;container-title-short&quot;:&quot;&quot;},&quot;isTemporary&quot;:false}]},{&quot;citationID&quot;:&quot;MENDELEY_CITATION_085de171-e42a-4ce4-bb9f-264e66d4b795&quot;,&quot;properties&quot;:{&quot;noteIndex&quot;:0},&quot;isEdited&quot;:false,&quot;manualOverride&quot;:{&quot;isManuallyOverridden&quot;:true,&quot;citeprocText&quot;:&quot;(Sung et al., 2022)&quot;,&quot;manualOverrideText&quot;:&quot;(Sung et al., 2022)(Sung et al., 2022)(Sung et al., 2022)(Sung et al., 2022)(Sung et al., 2022)(Sung et al., 2022)(Sung et al., 2022)(Sung et al., 2022)(Sung et al., 2022)(Sung et al., 2022)(Sung et al., 2022)(Sung et al., 2022)(Sung et al., 2022)(Sung et al., 2022)(Sung et al., 2022)(Sung et al., 2022)(Sung et al., 2022)(Sung et al., 2022)(Sung et al., 2022)&quot;},&quot;citationTag&quot;:&quot;MENDELEY_CITATION_v3_eyJjaXRhdGlvbklEIjoiTUVOREVMRVlfQ0lUQVRJT05fMDg1ZGUxNzEtZTQyYS00Y2U0LWJiOWYtMjY0ZTY2ZDRiNzk1IiwicHJvcGVydGllcyI6eyJub3RlSW5kZXgiOjB9LCJpc0VkaXRlZCI6ZmFsc2UsIm1hbnVhbE92ZXJyaWRlIjp7ImlzTWFudWFsbHlPdmVycmlkZGVuIjp0cnVlLCJjaXRlcHJvY1RleHQiOiIoU3VuZyBldCBhbC4sIDIwMjIpIiwibWFudWFsT3ZlcnJpZGVUZXh0Ijoi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&quot;,&quot;citationItems&quot;:[{&quot;id&quot;:&quot;ffe54be1-38ff-31f5-bdc7-889ddae9c2a3&quot;,&quot;itemData&quot;:{&quot;type&quot;:&quot;article-journal&quot;,&quot;id&quot;:&quot;ffe54be1-38ff-31f5-bdc7-889ddae9c2a3&quot;,&quot;title&quot;:&quot;BERN2: an advanced neural biomedical named entity recognition and normalization tool&quot;,&quot;author&quot;:[{&quot;family&quot;:&quot;Sung&quot;,&quot;given&quot;:&quot;Mujeen&quot;,&quot;parse-names&quot;:false,&quot;dropping-particle&quot;:&quot;&quot;,&quot;non-dropping-particle&quot;:&quot;&quot;},{&quot;family&quot;:&quot;Jeong&quot;,&quot;given&quot;:&quot;Minbyul&quot;,&quot;parse-names&quot;:false,&quot;dropping-particle&quot;:&quot;&quot;,&quot;non-dropping-particle&quot;:&quot;&quot;},{&quot;family&quot;:&quot;Choi&quot;,&quot;given&quot;:&quot;Yonghwa&quot;,&quot;parse-names&quot;:false,&quot;dropping-particle&quot;:&quot;&quot;,&quot;non-dropping-particle&quot;:&quot;&quot;},{&quot;family&quot;:&quot;Kim&quot;,&quot;given&quot;:&quot;Donghyeon&quot;,&quot;parse-names&quot;:false,&quot;dropping-particle&quot;:&quot;&quot;,&quot;non-dropping-particle&quot;:&quot;&quot;},{&quot;family&quot;:&quot;Lee&quot;,&quot;given&quot;:&quot;Jinhyuk&quot;,&quot;parse-names&quot;:false,&quot;dropping-particle&quot;:&quot;&quot;,&quot;non-dropping-particle&quot;:&quot;&quot;},{&quot;family&quot;:&quot;Kang&quot;,&quot;given&quot;:&quot;Jaewoo&quot;,&quot;parse-names&quot;:false,&quot;dropping-particle&quot;:&quot;&quot;,&quot;non-dropping-particle&quot;:&quot;&quot;}],&quot;container-title&quot;:&quot;Bioinformatics&quot;,&quot;accessed&quot;:{&quot;date-parts&quot;:[[2023,10,12]]},&quot;DOI&quot;:&quot;10.1093/BIOINFORMATICS/BTAC598&quot;,&quot;ISBN&quot;:&quot;7372973740&quot;,&quot;ISSN&quot;:&quot;1367-4803&quot;,&quot;PMID&quot;:&quot;36053172&quot;,&quot;URL&quot;:&quot;https://dx.doi.org/10.1093/bioinformatics/btac598&quot;,&quot;issued&quot;:{&quot;date-parts&quot;:[[2022,10,14]]},&quot;page&quot;:&quot;4837-4839&quot;,&quot;abstract&quot;:&quot;In biomedical natural language processing, named entity recognition (NER) and named entity normalization (NEN) are key tasks that enable the automatic extraction of biomedical entities (e.g. diseases and drugs) from the ever-growing biomedical literature. In this article, we present BERN2 (Advanced Biomedical Entity Recognition and Normalization), a tool that improves the previous neural network-based NER tool by employing a multi-task NER model and neural network-based NEN models to achieve much faster and more accurate inference. We hope that our tool can help annotate large-scale biomedical texts for various tasks such as biomedical knowledge graph construction.&quot;,&quot;publisher&quot;:&quot;Oxford Academic&quot;,&quot;issue&quot;:&quot;20&quot;,&quot;volume&quot;:&quot;38&quot;,&quot;container-title-short&quot;:&quot;&quot;},&quot;isTemporary&quot;:false}]},{&quot;citationID&quot;:&quot;MENDELEY_CITATION_d4f492f6-18ec-4b10-9f92-ae3841d0d485&quot;,&quot;properties&quot;:{&quot;noteIndex&quot;:0},&quot;isEdited&quot;:false,&quot;manualOverride&quot;:{&quot;isManuallyOverridden&quot;:true,&quot;citeprocText&quot;:&quot;(OpenAI, 2023)&quot;,&quot;manualOverrideText&quot;:&quot;(OpenAI, 2023)(OpenAI, 2023)(OpenAI, 2023)(OpenAI, 2023)(OpenAI, 2023)(OpenAI, 2023)(OpenAI, 2023)(OpenAI, 2023)(OpenAI, 2023)(OpenAI, 2023)(OpenAI, 2023)(OpenAI, 2023)(OpenAI, 2023)(OpenAI, 2023)(OpenAI, 2023)(OpenAI, 2023)(OpenAI, 2023)(OpenAI, 2023)(OpenAI, 2023)&quot;},&quot;citationTag&quot;:&quot;MENDELEY_CITATION_v3_eyJjaXRhdGlvbklEIjoiTUVOREVMRVlfQ0lUQVRJT05fZDRmNDkyZjYtMThlYy00YjEwLTlmOTItYWUzODQxZDBkNDg1IiwicHJvcGVydGllcyI6eyJub3RlSW5kZXgiOjB9LCJpc0VkaXRlZCI6ZmFsc2UsIm1hbnVhbE92ZXJyaWRlIjp7ImlzTWFudWFsbHlPdmVycmlkZGVuIjp0cnVlLCJjaXRlcHJvY1RleHQiOiIoT3BlbkFJLCAyMDIzKSIsIm1hbnVhbE92ZXJyaWRlVGV4dCI6Ii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&quot;,&quot;citationItems&quot;:[{&quot;id&quot;:&quot;539c5c1b-25ec-34ff-bb82-e2f5330bc5c8&quot;,&quot;itemData&quot;:{&quot;type&quot;:&quot;article-journal&quot;,&quot;id&quot;:&quot;539c5c1b-25ec-34ff-bb82-e2f5330bc5c8&quot;,&quot;title&quot;:&quot;GPT-4 Technical Report&quot;,&quot;author&quot;:[{&quot;family&quot;:&quot;OpenAI&quot;,&quot;given&quot;:&quot;&quot;,&quot;parse-names&quot;:false,&quot;dropping-particle&quot;:&quot;&quot;,&quot;non-dropping-particle&quot;:&quot;&quot;}],&quot;accessed&quot;:{&quot;date-parts&quot;:[[2023,10,12]]},&quot;URL&quot;:&quot;https://arxiv.org/abs/2303.08774v3&quot;,&quot;issued&quot;:{&quot;date-parts&quot;:[[2023,3,15]]},&quot;abstract&quot;:&quot;We report the development of GPT-4, a large-scale, multimodal model which can accept image and text inputs and produce text outputs. While less capable than humans in many real-world scenarios, GPT-4 exhibits human-level performance on various professional and academic benchmarks, including passing a simulated bar exam with a score around the top 10% of test takers. GPT-4 is a Transformer-based model pre-trained to predict the next token in a document. The post-training alignment process results in improved performance on measures of factuality and adherence to desired behavior. A core component of this project was developing infrastructure and optimization methods that behave predictably across a wide range of scales. This allowed us to accurately predict some aspects of GPT-4's performance based on models trained with no more than 1/1,000th the compute of GPT-4.&quot;,&quot;container-title-short&quot;:&quot;&quot;},&quot;isTemporary&quot;:false}]},{&quot;citationID&quot;:&quot;MENDELEY_CITATION_6aca5a64-82af-4e7e-a80b-dc5a3d37cc30&quot;,&quot;properties&quot;:{&quot;noteIndex&quot;:0},&quot;isEdited&quot;:false,&quot;manualOverride&quot;:{&quot;isManuallyOverridden&quot;:false,&quot;citeprocText&quot;:&quot;(Reimers et al., 2019)&quot;,&quot;manualOverrideText&quot;:&quot;&quot;},&quot;citationTag&quot;:&quot;MENDELEY_CITATION_v3_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&quot;,&quot;citationItems&quot;:[{&quot;id&quot;:&quot;e8823245-23fc-3410-9fe6-8f8d3fe24b97&quot;,&quot;itemData&quot;:{&quot;type&quot;:&quot;article-journal&quot;,&quot;id&quot;:&quot;e8823245-23fc-3410-9fe6-8f8d3fe24b97&quot;,&quot;title&quot;:&quot;Sentence-BERT: Sentence Embeddings using Siamese BERT-Networks&quot;,&quot;author&quot;:[{&quot;family&quot;:&quot;Reimers&quot;,&quot;given&quot;:&quot;Nils&quot;,&quot;parse-names&quot;:false,&quot;dropping-particle&quot;:&quot;&quot;,&quot;non-dropping-particle&quot;:&quot;&quot;},{&quot;family&quot;:&quot;Gurevych&quot;,&quot;given&quot;:&quot;Iryna&quot;,&quot;parse-names&quot;:false,&quot;dropping-particle&quot;:&quot;&quot;,&quot;non-dropping-particle&quot;:&quot;&quot;}],&quot;container-title&quot;:&quot;EMNLP-IJCNLP 2019 - 2019 Conference on Empirical Methods in Natural Language Processing and 9th International Joint Conference on Natural Language Processing, Proceedings of the Conference&quot;,&quot;accessed&quot;:{&quot;date-parts&quot;:[[2023,10,12]]},&quot;DOI&quot;:&quot;10.18653/v1/d19-1410&quot;,&quot;ISBN&quot;:&quot;9781950737901&quot;,&quot;URL&quot;:&quot;https://arxiv.org/abs/1908.10084v1&quot;,&quot;issued&quot;:{&quot;date-parts&quot;:[[2019,8,27]]},&quot;page&quot;:&quot;3982-3992&quot;,&quot;abstract&quot;:&quot;BERT (Devlin et al., 2018) and RoBERTa (Liu et al., 2019) has set a new state-of-the-art performance on sentence-pair regression tasks like semantic textual similarity (STS). However, it requires that both sentences are fed into the network, which causes a massive computational overhead: Finding the most similar pair in a collection of 10,000 sentences requires about 50 million inference computations (~65 hours) with BERT. The construction of BERT makes it unsuitable for semantic similarity search as well as for unsupervised tasks like clustering. In this publication, we present Sentence-BERT (SBERT), a modification of the pretrained BERT network that use siamese and triplet network structures to derive semantically meaningful sentence embeddings that can be compared using cosine-similarity. This reduces the effort for finding the most similar pair from 65 hours with BERT / RoBERTa to about 5 seconds with SBERT, while maintaining the accuracy from BERT. We evaluate SBERT and SRoBERTa on common STS tasks and transfer learning tasks, where it outperforms other state-of-the-art sentence embeddings methods.&quot;,&quot;publisher&quot;:&quot;Association for Computational Linguistics&quot;,&quot;container-title-short&quot;:&quot;&quot;},&quot;isTemporary&quot;:false}]},{&quot;citationID&quot;:&quot;MENDELEY_CITATION_e406326d-c049-4c46-acba-e1e2dc193a78&quot;,&quot;properties&quot;:{&quot;noteIndex&quot;:0},&quot;isEdited&quot;:false,&quot;manualOverride&quot;:{&quot;isManuallyOverridden&quot;:true,&quot;citeprocText&quot;:&quot;(&lt;i&gt;🏡 Home | Chroma&lt;/i&gt;, n.d.)&quot;,&quot;manualOverrideText&quot;:&quot;(Chroma,2023-10-12.)&quot;},&quot;citationTag&quot;:&quot;MENDELEY_CITATION_v3_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&quot;,&quot;citationItems&quot;:[{&quot;id&quot;:&quot;aab42d59-b312-30ad-a3ba-40f7fb7a8775&quot;,&quot;itemData&quot;:{&quot;type&quot;:&quot;webpage&quot;,&quot;id&quot;:&quot;aab42d59-b312-30ad-a3ba-40f7fb7a8775&quot;,&quot;title&quot;:&quot;🏡 Home | Chroma&quot;,&quot;accessed&quot;:{&quot;date-parts&quot;:[[2023,10,12]]},&quot;URL&quot;:&quot;https://docs.trychroma.com/&quot;,&quot;container-title-short&quot;:&quot;&quot;},&quot;isTemporary&quot;:false}]},{&quot;citationID&quot;:&quot;MENDELEY_CITATION_e04e730e-c282-41d9-b18e-0621b2c438c0&quot;,&quot;properties&quot;:{&quot;noteIndex&quot;:0},&quot;isEdited&quot;:false,&quot;manualOverride&quot;:{&quot;isManuallyOverridden&quot;:true,&quot;citeprocText&quot;:&quot;(&lt;i&gt;Introduction | 🦜️🔗 Langchain&lt;/i&gt;, n.d.)&quot;,&quot;manualOverrideText&quot;:&quot;(Langchain,2023-10-12.)&quot;},&quot;citationTag&quot;:&quot;MENDELEY_CITATION_v3_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&quot;,&quot;citationItems&quot;:[{&quot;id&quot;:&quot;c3a97126-cb1e-33c6-983d-479005394103&quot;,&quot;itemData&quot;:{&quot;type&quot;:&quot;webpage&quot;,&quot;id&quot;:&quot;c3a97126-cb1e-33c6-983d-479005394103&quot;,&quot;title&quot;:&quot;Introduction | 🦜️🔗 Langchain&quot;,&quot;accessed&quot;:{&quot;date-parts&quot;:[[2023,10,12]]},&quot;URL&quot;:&quot;https://python.langchain.com/docs/get_started/introduction&quot;,&quot;container-title-short&quot;:&quot;&quot;},&quot;isTemporary&quot;:false}]},{&quot;citationID&quot;:&quot;MENDELEY_CITATION_b38696c1-35ea-4213-890c-ed175784bc9b&quot;,&quot;properties&quot;:{&quot;noteIndex&quot;:0},&quot;isEdited&quot;:false,&quot;manualOverride&quot;:{&quot;isManuallyOverridden&quot;:true,&quot;citeprocText&quot;:&quot;(&lt;i&gt;neo4j-contrib/neovis.js: Neo4j + vis.js = neovis.js. Graph visualizations in the browser with data from Neo4j.&lt;/i&gt;, n.d.)&quot;,&quot;manualOverrideText&quot;:&quot;(neovis.js. Graph visualizations in the browser with data from Neo4j. 2023-10-12.)&quot;},&quot;citationTag&quot;:&quot;MENDELEY_CITATION_v3_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&quot;,&quot;citationItems&quot;:[{&quot;id&quot;:&quot;2875e1f3-2479-386e-b2b1-19a482ecef53&quot;,&quot;itemData&quot;:{&quot;type&quot;:&quot;webpage&quot;,&quot;id&quot;:&quot;2875e1f3-2479-386e-b2b1-19a482ecef53&quot;,&quot;title&quot;:&quot;neo4j-contrib/neovis.js: Neo4j + vis.js = neovis.js. Graph visualizations in the browser with data from Neo4j.&quot;,&quot;accessed&quot;:{&quot;date-parts&quot;:[[2023,10,12]]},&quot;URL&quot;:&quot;https://github.com/neo4j-contrib/neovis.js?&quot;,&quot;container-title-short&quot;:&quot;&quot;},&quot;isTemporary&quot;:false}]},{&quot;citationID&quot;:&quot;MENDELEY_CITATION_7990d960-eecc-4de1-b965-aa2a1b878c46&quot;,&quot;properties&quot;:{&quot;noteIndex&quot;:0},&quot;isEdited&quot;:false,&quot;manualOverride&quot;:{&quot;isManuallyOverridden&quot;:true,&quot;citeprocText&quot;:&quot;(Van Rossum et al., 2009)&quot;,&quot;manualOverrideText&quot;:&quot;(Van Rossum et al., 2009)(Van Rossum et al., 2009)(Van Rossum et al., 2009)(Van Rossum et al., 2009)(Van Rossum et al., 2009)(Van Rossum et al., 2009)(Van Rossum et al., 2009)(Van Rossum et al., 2009)(Van Rossum et al., 2009)(Van Rossum et al., 2009)(Van Rossum et al., 2009)&quot;},&quot;citationTag&quot;:&quot;MENDELEY_CITATION_v3_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&quot;,&quot;citationItems&quot;:[{&quot;id&quot;:&quot;950f9871-e321-38b8-969d-f43f23810a68&quot;,&quot;itemData&quot;:{&quot;type&quot;:&quot;article-journal&quot;,&quot;id&quot;:&quot;950f9871-e321-38b8-969d-f43f23810a68&quot;,&quot;title&quot;:&quot;Python 3 Reference Manual; CreateSpace&quot;,&quot;author&quot;:[{&quot;family&quot;:&quot;Rossum&quot;,&quot;given&quot;:&quot;G&quot;,&quot;parse-names&quot;:false,&quot;dropping-particle&quot;:&quot;&quot;,&quot;non-dropping-particle&quot;:&quot;Van&quot;},{&quot;family&quot;:&quot;Drake&quot;,&quot;given&quot;:&quot;F L&quot;,&quot;parse-names&quot;:false,&quot;dropping-particle&quot;:&quot;&quot;,&quot;non-dropping-particle&quot;:&quot;&quot;}],&quot;container-title&quot;:&quot;Scotts Valley, CA&quot;,&quot;accessed&quot;:{&quot;date-parts&quot;:[[2023,10,12]]},&quot;ISBN&quot;:&quot;978-1-4414-1269-0&quot;,&quot;URL&quot;:&quot;https://www.python.org/&quot;,&quot;issued&quot;:{&quot;date-parts&quot;:[[2009]]},&quot;page&quot;:&quot;242&quot;,&quot;abstract&quot;:&quot;PYTHON 3 Reference Manual (Python Documentation MANUAL Part 2).Python is an easy to learn object-oriented programming language, which combines power with clear syntax. It has modules, classes, exceptions, very high level data types, and dynamic typing. Python is free software. It can be used with GNU (GNU/Linux), Unix, Microsoft Windows and many other systems.This is a printed softcover copy of the official Python documentation from the latest Python 3.0 distribution. For each copy sold $1 will be donated to the Python Software Foundation by the publisher.This book is part of a brand new six-part series of Python documentation books. Searching for \&quot;Python Documentation Manual\&quot; will show all six available books.ABOUT THE AUTHOR: Guido van Rossum, is the inventor of Python. Fred L. Drake, Jr. is the official editor of the Python documentation.&quot;,&quot;container-title-short&quot;:&quot;&quot;},&quot;isTemporary&quot;:false}]},{&quot;citationID&quot;:&quot;MENDELEY_CITATION_b14be3b8-1057-4ba1-91bc-b5f23d73c608&quot;,&quot;properties&quot;:{&quot;noteIndex&quot;:0},&quot;isEdited&quot;:false,&quot;manualOverride&quot;:{&quot;isManuallyOverridden&quot;:true,&quot;citeprocText&quot;:&quot;(Gillespie et al., 2022)&quot;,&quot;manualOverrideText&quot;:&quot;(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Gillespie et al., 2022)&quot;},&quot;citationTag&quot;:&quot;MENDELEY_CITATION_v3_eyJjaXRhdGlvbklEIjoiTUVOREVMRVlfQ0lUQVRJT05fYjE0YmUzYjgtMTA1Ny00YmExLTkxYmMtYjVmMjNkNzNjNjA4IiwicHJvcGVydGllcyI6eyJub3RlSW5kZXgiOjB9LCJpc0VkaXRlZCI6ZmFsc2UsIm1hbnVhbE92ZXJyaWRlIjp7ImlzTWFudWFsbHlPdmVycmlkZGVuIjp0cnVlLCJjaXRlcHJvY1RleHQiOiIoR2lsbGVzcGllIGV0IGFsLiwgMjAyMikiLCJtYW51YWxPdmVycmlkZVRleHQiOiI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&quot;,&quot;citationItems&quot;:[{&quot;id&quot;:&quot;ae3aad0c-b186-3a9f-8056-ef07c4fc93d3&quot;,&quot;itemData&quot;:{&quot;type&quot;:&quot;article-journal&quot;,&quot;id&quot;:&quot;ae3aad0c-b186-3a9f-8056-ef07c4fc93d3&quot;,&quot;title&quot;:&quot;The reactome pathway knowledgebase 2022&quot;,&quot;author&quot;:[{&quot;family&quot;:&quot;Gillespie&quot;,&quot;given&quot;:&quot;Marc&quot;,&quot;parse-names&quot;:false,&quot;dropping-particle&quot;:&quot;&quot;,&quot;non-dropping-particle&quot;:&quot;&quot;},{&quot;family&quot;:&quot;Jassal&quot;,&quot;given&quot;:&quot;Bijay&quot;,&quot;parse-names&quot;:false,&quot;dropping-particle&quot;:&quot;&quot;,&quot;non-dropping-particle&quot;:&quot;&quot;},{&quot;family&quot;:&quot;Stephan&quot;,&quot;given&quot;:&quot;Ralf&quot;,&quot;parse-names&quot;:false,&quot;dropping-particle&quot;:&quot;&quot;,&quot;non-dropping-particle&quot;:&quot;&quot;},{&quot;family&quot;:&quot;Milacic&quot;,&quot;given&quot;:&quot;Marija&quot;,&quot;parse-names&quot;:false,&quot;dropping-particle&quot;:&quot;&quot;,&quot;non-dropping-particle&quot;:&quot;&quot;},{&quot;family&quot;:&quot;Rothfels&quot;,&quot;given&quot;:&quot;Karen&quot;,&quot;parse-names&quot;:false,&quot;dropping-particle&quot;:&quot;&quot;,&quot;non-dropping-particle&quot;:&quot;&quot;},{&quot;family&quot;:&quot;Senff-Ribeiro&quot;,&quot;given&quot;:&quot;Andrea&quot;,&quot;parse-names&quot;:false,&quot;dropping-particle&quot;:&quot;&quot;,&quot;non-dropping-particle&quot;:&quot;&quot;},{&quot;family&quot;:&quot;Griss&quot;,&quot;given&quot;:&quot;Johannes&quot;,&quot;parse-names&quot;:false,&quot;dropping-particle&quot;:&quot;&quot;,&quot;non-dropping-particle&quot;:&quot;&quot;},{&quot;family&quot;:&quot;Sevilla&quot;,&quot;given&quot;:&quot;Cristoffer&quot;,&quot;parse-names&quot;:false,&quot;dropping-particle&quot;:&quot;&quot;,&quot;non-dropping-particle&quot;:&quot;&quot;},{&quot;family&quot;:&quot;Matthews&quot;,&quot;given&quot;:&quot;Lisa&quot;,&quot;parse-names&quot;:false,&quot;dropping-particle&quot;:&quot;&quot;,&quot;non-dropping-particle&quot;:&quot;&quot;},{&quot;family&quot;:&quot;Gong&quot;,&quot;given&quot;:&quot;Chuqiao&quot;,&quot;parse-names&quot;:false,&quot;dropping-particle&quot;:&quot;&quot;,&quot;non-dropping-particle&quot;:&quot;&quot;},{&quot;family&quot;:&quot;Deng&quot;,&quot;given&quot;:&quot;Chuan&quot;,&quot;parse-names&quot;:false,&quot;dropping-particle&quot;:&quot;&quot;,&quot;non-dropping-particle&quot;:&quot;&quot;},{&quot;family&quot;:&quot;Varusai&quot;,&quot;given&quot;:&quot;Thawfeek&quot;,&quot;parse-names&quot;:false,&quot;dropping-particle&quot;:&quot;&quot;,&quot;non-dropping-particle&quot;:&quot;&quot;},{&quot;family&quot;:&quot;Ragueneau&quot;,&quot;given&quot;:&quot;Eliot&quot;,&quot;parse-names&quot;:false,&quot;dropping-particle&quot;:&quot;&quot;,&quot;non-dropping-particle&quot;:&quot;&quot;},{&quot;family&quot;:&quot;Haider&quot;,&quot;given&quot;:&quot;Yusra&quot;,&quot;parse-names&quot;:false,&quot;dropping-particle&quot;:&quot;&quot;,&quot;non-dropping-particle&quot;:&quot;&quot;},{&quot;family&quot;:&quot;May&quot;,&quot;given&quot;:&quot;Bruce&quot;,&quot;parse-names&quot;:false,&quot;dropping-particle&quot;:&quot;&quot;,&quot;non-dropping-particle&quot;:&quot;&quot;},{&quot;family&quot;:&quot;Shamovsky&quot;,&quot;given&quot;:&quot;Veronica&quot;,&quot;parse-names&quot;:false,&quot;dropping-particle&quot;:&quot;&quot;,&quot;non-dropping-particle&quot;:&quot;&quot;},{&quot;family&quot;:&quot;Weiser&quot;,&quot;given&quot;:&quot;Joel&quot;,&quot;parse-names&quot;:false,&quot;dropping-particle&quot;:&quot;&quot;,&quot;non-dropping-particle&quot;:&quot;&quot;},{&quot;family&quot;:&quot;Brunson&quot;,&quot;given&quot;:&quot;Timothy&quot;,&quot;parse-names&quot;:false,&quot;dropping-particle&quot;:&quot;&quot;,&quot;non-dropping-particle&quot;:&quot;&quot;},{&quot;family&quot;:&quot;Sanati&quot;,&quot;given&quot;:&quot;Nasim&quot;,&quot;parse-names&quot;:false,&quot;dropping-particle&quot;:&quot;&quot;,&quot;non-dropping-particle&quot;:&quot;&quot;},{&quot;family&quot;:&quot;Beckman&quot;,&quot;given&quot;:&quot;Liam&quot;,&quot;parse-names&quot;:false,&quot;dropping-particle&quot;:&quot;&quot;,&quot;non-dropping-particle&quot;:&quot;&quot;},{&quot;family&quot;:&quot;Shao&quot;,&quot;given&quot;:&quot;Xiang&quot;,&quot;parse-names&quot;:false,&quot;dropping-particle&quot;:&quot;&quot;,&quot;non-dropping-particle&quot;:&quot;&quot;},{&quot;family&quot;:&quot;Fabregat&quot;,&quot;given&quot;:&quot;Antonio&quot;,&quot;parse-names&quot;:false,&quot;dropping-particle&quot;:&quot;&quot;,&quot;non-dropping-particle&quot;:&quot;&quot;},{&quot;family&quot;:&quot;Sidiropoulos&quot;,&quot;given&quot;:&quot;Konstantinos&quot;,&quot;parse-names&quot;:false,&quot;dropping-particle&quot;:&quot;&quot;,&quot;non-dropping-particle&quot;:&quot;&quot;},{&quot;family&quot;:&quot;Murillo&quot;,&quot;given&quot;:&quot;Julieth&quot;,&quot;parse-names&quot;:false,&quot;dropping-particle&quot;:&quot;&quot;,&quot;non-dropping-particle&quot;:&quot;&quot;},{&quot;family&quot;:&quot;Viteri&quot;,&quot;given&quot;:&quot;Guilherme&quot;,&quot;parse-names&quot;:false,&quot;dropping-particle&quot;:&quot;&quot;,&quot;non-dropping-particle&quot;:&quot;&quot;},{&quot;family&quot;:&quot;Cook&quot;,&quot;given&quot;:&quot;Justin&quot;,&quot;parse-names&quot;:false,&quot;dropping-particle&quot;:&quot;&quot;,&quot;non-dropping-particle&quot;:&quot;&quot;},{&quot;family&quot;:&quot;Shorser&quot;,&quot;given&quot;:&quot;Solomon&quot;,&quot;parse-names&quot;:false,&quot;dropping-particle&quot;:&quot;&quot;,&quot;non-dropping-particle&quot;:&quot;&quot;},{&quot;family&quot;:&quot;Bader&quot;,&quot;given&quot;:&quot;Gary&quot;,&quot;parse-names&quot;:false,&quot;dropping-particle&quot;:&quot;&quot;,&quot;non-dropping-particle&quot;:&quot;&quot;},{&quot;family&quot;:&quot;Demir&quot;,&quot;given&quot;:&quot;Emek&quot;,&quot;parse-names&quot;:false,&quot;dropping-particle&quot;:&quot;&quot;,&quot;non-dropping-particle&quot;:&quot;&quot;},{&quot;family&quot;:&quot;Sander&quot;,&quot;given&quot;:&quot;Chris&quot;,&quot;parse-names&quot;:false,&quot;dropping-particle&quot;:&quot;&quot;,&quot;non-dropping-particle&quot;:&quot;&quot;},{&quot;family&quot;:&quot;Haw&quot;,&quot;given&quot;:&quot;Robin&quot;,&quot;parse-names&quot;:false,&quot;dropping-particle&quot;:&quot;&quot;,&quot;non-dropping-particle&quot;:&quot;&quot;},{&quot;family&quot;:&quot;Wu&quot;,&quot;given&quot;:&quot;Guanming&quot;,&quot;parse-names&quot;:false,&quot;dropping-particle&quot;:&quot;&quot;,&quot;non-dropping-particle&quot;:&quot;&quot;},{&quot;family&quot;:&quot;Stein&quot;,&quot;given&quot;:&quot;Lincoln&quot;,&quot;parse-names&quot;:false,&quot;dropping-particle&quot;:&quot;&quot;,&quot;non-dropping-particle&quot;:&quot;&quot;},{&quot;family&quot;:&quot;Hermjakob&quot;,&quot;given&quot;:&quot;Henning&quot;,&quot;parse-names&quot;:false,&quot;dropping-particle&quot;:&quot;&quot;,&quot;non-dropping-particle&quot;:&quot;&quot;},{&quot;family&quot;:&quot;D'Eustachio&quot;,&quot;given&quot;:&quot;Peter&quot;,&quot;parse-names&quot;:false,&quot;dropping-particle&quot;:&quot;&quot;,&quot;non-dropping-particle&quot;:&quot;&quot;}],&quot;container-title&quot;:&quot;Nucleic Acids Research&quot;,&quot;container-title-short&quot;:&quot;Nucleic Acids Res&quot;,&quot;accessed&quot;:{&quot;date-parts&quot;:[[2023,10,4]]},&quot;DOI&quot;:&quot;10.1093/NAR/GKAB1028&quot;,&quot;ISSN&quot;:&quot;0305-1048&quot;,&quot;PMID&quot;:&quot;34788843&quot;,&quot;URL&quot;:&quot;https://dx.doi.org/10.1093/nar/gkab1028&quot;,&quot;issued&quot;:{&quot;date-parts&quot;:[[2022,1,7]]},&quot;page&quot;:&quot;D687-D692&quot;,&quot;abstract&quot;:&quot;The Reactome Knowledgebase (https://reactome.org), an Elixir core resource, provides manually curated molecular details across a broad range of physiological and pathological biological processes in humans, including both hereditary and acquired disease processes. The processes are annotated as an ordered network of molecular transformations in a single consistent data model. Reactome thus functions both as a digital archive of manually curated human biological processes and as a tool for discovering functional relationships in data such as gene expression profiles or somatic mutation catalogs from tumor cells. Recent curation work has expanded our annotations of normal and disease-associated signaling processes and of the drugs that target them, in particular infections caused by the SARS-CoV-1 and SARS-CoV-2 coronaviruses and the host response to infection. New tools support better simultaneous analysis of high-throughput data from multiple sources and the placement of understudied ('dark') proteins from analyzed datasets in the context of Reactome's manually curated pathways.&quot;,&quot;publisher&quot;:&quot;Oxford Academic&quot;,&quot;issue&quot;:&quot;D1&quot;,&quot;volume&quot;:&quot;50&quot;},&quot;isTemporary&quot;:false}]},{&quot;citationID&quot;:&quot;MENDELEY_CITATION_d27754c4-fea7-4342-ab20-487b192ca6ec&quot;,&quot;properties&quot;:{&quot;noteIndex&quot;:0},&quot;isEdited&quot;:false,&quot;manualOverride&quot;:{&quot;isManuallyOverridden&quot;:true,&quot;citeprocText&quot;:&quot;(Ankley et al., 2010)&quot;,&quot;manualOverrideText&quot;:&quot;(Ankley et al., 2010)(Ankley et al., 2010)(Ankley et al., 2010)(Ankley et al., 2010)(Ankley et al., 2010)(Ankley et al., 2010)(Ankley et al., 2010)(Ankley et al., 2010)(Ankley et al., 2010)(Ankley et al.(Ankley et al., 2010)(Ankley et al., 2010)(Ankley et al., 2010)(Ankley et al., 2010)(Ankley et al., 2010)(Ankley et al., 2010)(Ankley et al., 2010)(Ankley et al., 2010)(Ankley et al., 2010)(Ankley et al.&quot;},&quot;citationTag&quot;:&quot;MENDELEY_CITATION_v3_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&quot;,&quot;citationItems&quot;:[{&quot;id&quot;:&quot;df36d5be-fe45-38d1-8311-337ae78688ed&quot;,&quot;itemData&quot;:{&quot;type&quot;:&quot;article-journal&quot;,&quot;id&quot;:&quot;df36d5be-fe45-38d1-8311-337ae78688ed&quot;,&quot;title&quot;:&quot;Adverse outcome pathways: A conceptual framework to support ecotoxicology research and risk assessment&quot;,&quot;author&quot;:[{&quot;family&quot;:&quot;Ankley&quot;,&quot;given&quot;:&quot;Gerald T.&quot;,&quot;parse-names&quot;:false,&quot;dropping-particle&quot;:&quot;&quot;,&quot;non-dropping-particle&quot;:&quot;&quot;},{&quot;family&quot;:&quot;Bennett&quot;,&quot;given&quot;:&quot;Richard S.&quot;,&quot;parse-names&quot;:false,&quot;dropping-particle&quot;:&quot;&quot;,&quot;non-dropping-particle&quot;:&quot;&quot;},{&quot;family&quot;:&quot;Erickson&quot;,&quot;given&quot;:&quot;Russell J.&quot;,&quot;parse-names&quot;:false,&quot;dropping-particle&quot;:&quot;&quot;,&quot;non-dropping-particle&quot;:&quot;&quot;},{&quot;family&quot;:&quot;Hoff&quot;,&quot;given&quot;:&quot;Dale J.&quot;,&quot;parse-names&quot;:false,&quot;dropping-particle&quot;:&quot;&quot;,&quot;non-dropping-particle&quot;:&quot;&quot;},{&quot;family&quot;:&quot;Hornung&quot;,&quot;given&quot;:&quot;Michael W.&quot;,&quot;parse-names&quot;:false,&quot;dropping-particle&quot;:&quot;&quot;,&quot;non-dropping-particle&quot;:&quot;&quot;},{&quot;family&quot;:&quot;Johnson&quot;,&quot;given&quot;:&quot;Rodney D.&quot;,&quot;parse-names&quot;:false,&quot;dropping-particle&quot;:&quot;&quot;,&quot;non-dropping-particle&quot;:&quot;&quot;},{&quot;family&quot;:&quot;Mount&quot;,&quot;given&quot;:&quot;David R.&quot;,&quot;parse-names&quot;:false,&quot;dropping-particle&quot;:&quot;&quot;,&quot;non-dropping-particle&quot;:&quot;&quot;},{&quot;family&quot;:&quot;Nichols&quot;,&quot;given&quot;:&quot;John W.&quot;,&quot;parse-names&quot;:false,&quot;dropping-particle&quot;:&quot;&quot;,&quot;non-dropping-particle&quot;:&quot;&quot;},{&quot;family&quot;:&quot;Russom&quot;,&quot;given&quot;:&quot;Christine L.&quot;,&quot;parse-names&quot;:false,&quot;dropping-particle&quot;:&quot;&quot;,&quot;non-dropping-particle&quot;:&quot;&quot;},{&quot;family&quot;:&quot;Schmieder&quot;,&quot;given&quot;:&quot;Patricia K.&quot;,&quot;parse-names&quot;:false,&quot;dropping-particle&quot;:&quot;&quot;,&quot;non-dropping-particle&quot;:&quot;&quot;},{&quot;family&quot;:&quot;Serrrano&quot;,&quot;given&quot;:&quot;Jose A.&quot;,&quot;parse-names&quot;:false,&quot;dropping-particle&quot;:&quot;&quot;,&quot;non-dropping-particle&quot;:&quot;&quot;},{&quot;family&quot;:&quot;Tietge&quot;,&quot;given&quot;:&quot;Joseph E.&quot;,&quot;parse-names&quot;:false,&quot;dropping-particle&quot;:&quot;&quot;,&quot;non-dropping-particle&quot;:&quot;&quot;},{&quot;family&quot;:&quot;Villeneuve&quot;,&quot;given&quot;:&quot;Daniel L.&quot;,&quot;parse-names&quot;:false,&quot;dropping-particle&quot;:&quot;&quot;,&quot;non-dropping-particle&quot;:&quot;&quot;}],&quot;container-title&quot;:&quot;Environmental Toxicology and Chemistry&quot;,&quot;container-title-short&quot;:&quot;Environ Toxicol Chem&quot;,&quot;accessed&quot;:{&quot;date-parts&quot;:[[2023,10,1]]},&quot;DOI&quot;:&quot;10.1002/ETC.34&quot;,&quot;ISSN&quot;:&quot;1552-8618&quot;,&quot;PMID&quot;:&quot;20821501&quot;,&quot;URL&quot;:&quot;https://onlinelibrary.wiley.com/doi/full/10.1002/etc.34&quot;,&quot;issued&quot;:{&quot;date-parts&quot;:[[2010,3,1]]},&quot;page&quot;:&quot;730-741&quot;,&quot;abstract&quot;:&quot;Ecological risk assessors face increasing demands to assess more chemicals, with greater speed and accuracy, and to do so using fewer resources and experimental animals. New approaches in biological and computational sciences may be able to generate mechanistic information that could help in meeting these challenges. However, to use mechanistic data to support chemical assessments, there is a need for effective translation of this information into endpoints meaningful to ecological risk-effects on survival, development, and reproduction in individual organisms and, by extension, impacts on populations. Here we discuss a framework designed for this purpose, the adverse outcome pathway (AOP). An AOP is a conceptual construct that portrays existing knowledge concerning the linkage between a direct molecular initiating event and an adverse outcome at a biological level of organization relevant to risk assessment. The practical utility of AOPs for ecological risk assessment of chemicals is illustrated using five case examples. The examples demonstrate how the AOP concept can focus toxicity testing in terms of species and endpoint selection, enhance across-chemical extrapolation, and support prediction of mixture effects. The examples also show how AOPs facilitate use of molecular or biochemical endpoints (sometimes referred to as biomarkers) for forecasting chemical impacts on individuals and populations. In the concluding sections of the paper, we discuss how AOPs can help to guide research that supports chemical risk assessments and advocate for the incorporation of this approach into a broader systems biology framework. © 2009 SETAC.&quot;,&quot;publisher&quot;:&quot;John Wiley &amp; Sons, Ltd&quot;,&quot;issue&quot;:&quot;3&quot;,&quot;volume&quot;:&quot;29&quot;},&quot;isTemporary&quot;:false}]}]"/>
    <we:property name="MENDELEY_CITATIONS_LOCALE_CODE" value="&quot;en-US&quot;"/>
    <we:property name="MENDELEY_CITATIONS_STYLE" value="{&quot;id&quot;:&quot;https://www.zotero.org/styles/begell-house-apa&quot;,&quot;title&quot;:&quot;Begell House - APA&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5c4d12ee-9f78-4c5f-957e-c01eae6a0f3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1C5F2A92AF7C764B81BD6428BCF7F69D" ma:contentTypeVersion="15" ma:contentTypeDescription="Crear nuevo documento." ma:contentTypeScope="" ma:versionID="515e91fc1510b3b2dc329a5877e5bbef">
  <xsd:schema xmlns:xsd="http://www.w3.org/2001/XMLSchema" xmlns:xs="http://www.w3.org/2001/XMLSchema" xmlns:p="http://schemas.microsoft.com/office/2006/metadata/properties" xmlns:ns3="5c4d12ee-9f78-4c5f-957e-c01eae6a0f3a" xmlns:ns4="57c9ac20-894f-4cd1-9dd2-2bbfa95e739a" targetNamespace="http://schemas.microsoft.com/office/2006/metadata/properties" ma:root="true" ma:fieldsID="9973b2542d76aed5ddbb1bbdbab97d23" ns3:_="" ns4:_="">
    <xsd:import namespace="5c4d12ee-9f78-4c5f-957e-c01eae6a0f3a"/>
    <xsd:import namespace="57c9ac20-894f-4cd1-9dd2-2bbfa95e739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LengthInSeconds"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4d12ee-9f78-4c5f-957e-c01eae6a0f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DateTaken" ma:index="20" nillable="true" ma:displayName="MediaServiceDateTaken" ma:hidden="true" ma:internalName="MediaServiceDateTaken"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7c9ac20-894f-4cd1-9dd2-2bbfa95e739a"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18774E5-773C-4494-8DD2-E350B5BFD6A8}">
  <ds:schemaRefs>
    <ds:schemaRef ds:uri="http://schemas.openxmlformats.org/officeDocument/2006/bibliography"/>
  </ds:schemaRefs>
</ds:datastoreItem>
</file>

<file path=customXml/itemProps2.xml><?xml version="1.0" encoding="utf-8"?>
<ds:datastoreItem xmlns:ds="http://schemas.openxmlformats.org/officeDocument/2006/customXml" ds:itemID="{6DA6C221-1044-49E3-A131-DCA38F919969}">
  <ds:schemaRefs>
    <ds:schemaRef ds:uri="http://schemas.microsoft.com/office/2006/metadata/properties"/>
    <ds:schemaRef ds:uri="http://schemas.microsoft.com/office/infopath/2007/PartnerControls"/>
    <ds:schemaRef ds:uri="5c4d12ee-9f78-4c5f-957e-c01eae6a0f3a"/>
  </ds:schemaRefs>
</ds:datastoreItem>
</file>

<file path=customXml/itemProps3.xml><?xml version="1.0" encoding="utf-8"?>
<ds:datastoreItem xmlns:ds="http://schemas.openxmlformats.org/officeDocument/2006/customXml" ds:itemID="{1A376BF0-D9C6-4C37-8BF7-A478D743661D}">
  <ds:schemaRefs>
    <ds:schemaRef ds:uri="http://schemas.microsoft.com/sharepoint/v3/contenttype/forms"/>
  </ds:schemaRefs>
</ds:datastoreItem>
</file>

<file path=customXml/itemProps4.xml><?xml version="1.0" encoding="utf-8"?>
<ds:datastoreItem xmlns:ds="http://schemas.openxmlformats.org/officeDocument/2006/customXml" ds:itemID="{45AA8AE6-F1E2-42DD-88B5-D17D10BA11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4d12ee-9f78-4c5f-957e-c01eae6a0f3a"/>
    <ds:schemaRef ds:uri="57c9ac20-894f-4cd1-9dd2-2bbfa95e73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17</Pages>
  <Words>7022</Words>
  <Characters>40031</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Universitat Rovira i Virgili</Company>
  <LinksUpToDate>false</LinksUpToDate>
  <CharactersWithSpaces>46960</CharactersWithSpaces>
  <SharedDoc>false</SharedDoc>
  <HLinks>
    <vt:vector size="6" baseType="variant">
      <vt:variant>
        <vt:i4>131166</vt:i4>
      </vt:variant>
      <vt:variant>
        <vt:i4>2</vt:i4>
      </vt:variant>
      <vt:variant>
        <vt:i4>0</vt:i4>
      </vt:variant>
      <vt:variant>
        <vt:i4>5</vt:i4>
      </vt:variant>
      <vt:variant>
        <vt:lpwstr>https://aopwiki.org/donwloads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Saurav Kumar</dc:creator>
  <cp:keywords/>
  <dc:description/>
  <cp:lastModifiedBy>Saurav Kumar</cp:lastModifiedBy>
  <cp:revision>9</cp:revision>
  <cp:lastPrinted>2023-10-04T17:13:00Z</cp:lastPrinted>
  <dcterms:created xsi:type="dcterms:W3CDTF">2023-10-12T12:46:00Z</dcterms:created>
  <dcterms:modified xsi:type="dcterms:W3CDTF">2023-10-12T13:23:00Z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c8fe18fc-f0a5-4b84-8e05-d739c50deead</vt:lpwstr>
  </property>
  <property fmtid="{D5CDD505-2E9C-101B-9397-08002B2CF9AE}" pid="3" name="ContentTypeId">
    <vt:lpwstr>0x0101001C5F2A92AF7C764B81BD6428BCF7F69D</vt:lpwstr>
  </property>
</Properties>
</file>